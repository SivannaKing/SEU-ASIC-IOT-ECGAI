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C553A" w14:textId="3E814FDD" w:rsidR="0075579B" w:rsidRPr="004746BC" w:rsidRDefault="00526EA6" w:rsidP="0075579B">
      <w:pPr>
        <w:pStyle w:val="a7"/>
        <w:rPr>
          <w:rFonts w:ascii="Times New Roman" w:hAnsi="Times New Roman" w:cs="Times New Roman"/>
          <w:b w:val="0"/>
        </w:rPr>
      </w:pPr>
      <w:r>
        <w:rPr>
          <w:rFonts w:ascii="Times New Roman" w:hAnsi="Times New Roman" w:cs="Times New Roman"/>
          <w:b w:val="0"/>
        </w:rPr>
        <w:t>E</w:t>
      </w:r>
      <w:r>
        <w:rPr>
          <w:rFonts w:ascii="Times New Roman" w:hAnsi="Times New Roman" w:cs="Times New Roman" w:hint="eastAsia"/>
          <w:b w:val="0"/>
        </w:rPr>
        <w:t>nergy</w:t>
      </w:r>
      <w:r>
        <w:rPr>
          <w:rFonts w:ascii="Times New Roman" w:hAnsi="Times New Roman" w:cs="Times New Roman"/>
          <w:b w:val="0"/>
        </w:rPr>
        <w:t>-Efficient</w:t>
      </w:r>
      <w:r w:rsidR="0075579B" w:rsidRPr="00C95151">
        <w:rPr>
          <w:rFonts w:ascii="Times New Roman" w:hAnsi="Times New Roman" w:cs="Times New Roman"/>
          <w:b w:val="0"/>
        </w:rPr>
        <w:t xml:space="preserve"> Arrhythmia Classifi</w:t>
      </w:r>
      <w:r w:rsidR="0075579B" w:rsidRPr="00C95151">
        <w:rPr>
          <w:rFonts w:ascii="Times New Roman" w:hAnsi="Times New Roman" w:cs="Times New Roman" w:hint="eastAsia"/>
          <w:b w:val="0"/>
        </w:rPr>
        <w:t>er</w:t>
      </w:r>
      <w:r w:rsidR="0075579B" w:rsidRPr="00C95151">
        <w:rPr>
          <w:rFonts w:ascii="Times New Roman" w:hAnsi="Times New Roman" w:cs="Times New Roman"/>
          <w:b w:val="0"/>
        </w:rPr>
        <w:t xml:space="preserve"> Using Layer-</w:t>
      </w:r>
      <w:r w:rsidR="0075579B" w:rsidRPr="00C95151">
        <w:rPr>
          <w:rFonts w:ascii="Times New Roman" w:hAnsi="Times New Roman" w:cs="Times New Roman" w:hint="eastAsia"/>
          <w:b w:val="0"/>
        </w:rPr>
        <w:t>Wise</w:t>
      </w:r>
      <w:r w:rsidR="0075579B" w:rsidRPr="00C95151">
        <w:rPr>
          <w:rFonts w:ascii="Times New Roman" w:hAnsi="Times New Roman" w:cs="Times New Roman"/>
          <w:b w:val="0"/>
        </w:rPr>
        <w:t xml:space="preserve"> Quantized Convolutional Neural Network</w:t>
      </w:r>
    </w:p>
    <w:p w14:paraId="65E83D1D" w14:textId="77777777" w:rsidR="00391BB8" w:rsidRPr="001A4F63" w:rsidRDefault="00391BB8" w:rsidP="00391BB8">
      <w:pPr>
        <w:rPr>
          <w:rFonts w:ascii="Times New Roman" w:hAnsi="Times New Roman" w:cs="Times New Roman"/>
          <w:sz w:val="22"/>
        </w:rPr>
      </w:pPr>
      <w:r>
        <w:rPr>
          <w:rFonts w:ascii="Times New Roman" w:eastAsia="宋体" w:hAnsi="Times New Roman" w:cs="Times New Roman"/>
          <w:sz w:val="22"/>
        </w:rPr>
        <w:t>Ⅰ</w:t>
      </w:r>
      <w:r>
        <w:rPr>
          <w:rFonts w:ascii="Times New Roman" w:eastAsia="宋体" w:hAnsi="Times New Roman" w:cs="Times New Roman" w:hint="eastAsia"/>
          <w:sz w:val="22"/>
        </w:rPr>
        <w:t>.</w:t>
      </w:r>
      <w:r>
        <w:rPr>
          <w:rFonts w:ascii="Times New Roman" w:eastAsia="宋体" w:hAnsi="Times New Roman" w:cs="Times New Roman"/>
          <w:sz w:val="22"/>
        </w:rPr>
        <w:t xml:space="preserve"> </w:t>
      </w:r>
      <w:r w:rsidRPr="001A4F63">
        <w:rPr>
          <w:rFonts w:ascii="Times New Roman" w:hAnsi="Times New Roman" w:cs="Times New Roman"/>
          <w:sz w:val="22"/>
        </w:rPr>
        <w:t>INTRODUCTION</w:t>
      </w:r>
    </w:p>
    <w:p w14:paraId="71DA3ABF" w14:textId="55D4E636" w:rsidR="000726D2" w:rsidRDefault="004E0969" w:rsidP="00443A37">
      <w:pPr>
        <w:ind w:firstLineChars="200" w:firstLine="420"/>
        <w:rPr>
          <w:rFonts w:ascii="Arial" w:hAnsi="Arial" w:cs="Arial"/>
        </w:rPr>
      </w:pPr>
      <w:r>
        <w:rPr>
          <w:rFonts w:ascii="Arial" w:hAnsi="Arial" w:cs="Arial" w:hint="eastAsia"/>
        </w:rPr>
        <w:t>心律失常</w:t>
      </w:r>
      <w:r w:rsidRPr="004E0969">
        <w:rPr>
          <w:rFonts w:ascii="Arial" w:hAnsi="Arial" w:cs="Arial"/>
        </w:rPr>
        <w:t>是心血管疾病（</w:t>
      </w:r>
      <w:r w:rsidRPr="004E0969">
        <w:rPr>
          <w:rFonts w:ascii="Arial" w:hAnsi="Arial" w:cs="Arial"/>
        </w:rPr>
        <w:t>CVD</w:t>
      </w:r>
      <w:r w:rsidRPr="004E0969">
        <w:rPr>
          <w:rFonts w:ascii="Arial" w:hAnsi="Arial" w:cs="Arial"/>
        </w:rPr>
        <w:t>）的</w:t>
      </w:r>
      <w:r>
        <w:rPr>
          <w:rFonts w:ascii="Arial" w:hAnsi="Arial" w:cs="Arial" w:hint="eastAsia"/>
        </w:rPr>
        <w:t>起因</w:t>
      </w:r>
      <w:r>
        <w:rPr>
          <w:rFonts w:ascii="Arial" w:hAnsi="Arial" w:cs="Arial"/>
        </w:rPr>
        <w:t>和</w:t>
      </w:r>
      <w:r>
        <w:rPr>
          <w:rFonts w:ascii="Arial" w:hAnsi="Arial" w:cs="Arial" w:hint="eastAsia"/>
        </w:rPr>
        <w:t>重要表现</w:t>
      </w:r>
      <w:r w:rsidRPr="004E0969">
        <w:rPr>
          <w:rFonts w:ascii="Arial" w:hAnsi="Arial" w:cs="Arial"/>
        </w:rPr>
        <w:t>，</w:t>
      </w:r>
      <w:r w:rsidR="0028640B">
        <w:rPr>
          <w:rFonts w:ascii="Arial" w:hAnsi="Arial" w:cs="Arial" w:hint="eastAsia"/>
        </w:rPr>
        <w:t>而后者</w:t>
      </w:r>
      <w:r>
        <w:rPr>
          <w:rFonts w:ascii="Arial" w:hAnsi="Arial" w:cs="Arial"/>
        </w:rPr>
        <w:t>是</w:t>
      </w:r>
      <w:r>
        <w:rPr>
          <w:rFonts w:ascii="Arial" w:hAnsi="Arial" w:cs="Arial" w:hint="eastAsia"/>
        </w:rPr>
        <w:t>造成人类</w:t>
      </w:r>
      <w:r>
        <w:rPr>
          <w:rFonts w:ascii="Arial" w:hAnsi="Arial" w:cs="Arial"/>
        </w:rPr>
        <w:t>死亡</w:t>
      </w:r>
      <w:r w:rsidRPr="004E0969">
        <w:rPr>
          <w:rFonts w:ascii="Arial" w:hAnsi="Arial" w:cs="Arial"/>
        </w:rPr>
        <w:t>的</w:t>
      </w:r>
      <w:r>
        <w:rPr>
          <w:rFonts w:ascii="Arial" w:hAnsi="Arial" w:cs="Arial" w:hint="eastAsia"/>
        </w:rPr>
        <w:t>首要</w:t>
      </w:r>
      <w:r w:rsidRPr="004E0969">
        <w:rPr>
          <w:rFonts w:ascii="Arial" w:hAnsi="Arial" w:cs="Arial"/>
        </w:rPr>
        <w:t>原因</w:t>
      </w:r>
      <w:r w:rsidR="00A003CF">
        <w:rPr>
          <w:rFonts w:ascii="Arial" w:hAnsi="Arial" w:cs="Arial"/>
        </w:rPr>
        <w:fldChar w:fldCharType="begin"/>
      </w:r>
      <w:r w:rsidR="00A003CF">
        <w:rPr>
          <w:rFonts w:ascii="Arial" w:hAnsi="Arial" w:cs="Arial"/>
        </w:rPr>
        <w:instrText xml:space="preserve"> REF _Ref28541168 \r \h </w:instrText>
      </w:r>
      <w:r w:rsidR="00A003CF">
        <w:rPr>
          <w:rFonts w:ascii="Arial" w:hAnsi="Arial" w:cs="Arial"/>
        </w:rPr>
      </w:r>
      <w:r w:rsidR="00A003CF">
        <w:rPr>
          <w:rFonts w:ascii="Arial" w:hAnsi="Arial" w:cs="Arial"/>
        </w:rPr>
        <w:fldChar w:fldCharType="separate"/>
      </w:r>
      <w:r w:rsidR="00A003CF">
        <w:rPr>
          <w:rFonts w:ascii="Arial" w:hAnsi="Arial" w:cs="Arial"/>
        </w:rPr>
        <w:t>[1]</w:t>
      </w:r>
      <w:r w:rsidR="00A003CF">
        <w:rPr>
          <w:rFonts w:ascii="Arial" w:hAnsi="Arial" w:cs="Arial"/>
        </w:rPr>
        <w:fldChar w:fldCharType="end"/>
      </w:r>
      <w:r w:rsidRPr="004E0969">
        <w:rPr>
          <w:rFonts w:ascii="Arial" w:hAnsi="Arial" w:cs="Arial"/>
        </w:rPr>
        <w:t>。</w:t>
      </w:r>
      <w:r>
        <w:rPr>
          <w:rFonts w:ascii="Arial" w:hAnsi="Arial" w:cs="Arial" w:hint="eastAsia"/>
        </w:rPr>
        <w:t>心电图</w:t>
      </w:r>
      <w:r w:rsidRPr="004E0969">
        <w:rPr>
          <w:rFonts w:ascii="Arial" w:hAnsi="Arial" w:cs="Arial"/>
        </w:rPr>
        <w:t>（</w:t>
      </w:r>
      <w:r w:rsidRPr="004E0969">
        <w:rPr>
          <w:rFonts w:ascii="Arial" w:hAnsi="Arial" w:cs="Arial"/>
        </w:rPr>
        <w:t>ECG</w:t>
      </w:r>
      <w:r w:rsidRPr="004E0969">
        <w:rPr>
          <w:rFonts w:ascii="Arial" w:hAnsi="Arial" w:cs="Arial"/>
        </w:rPr>
        <w:t>）</w:t>
      </w:r>
      <w:r w:rsidR="00F31580">
        <w:rPr>
          <w:rFonts w:ascii="Arial" w:hAnsi="Arial" w:cs="Arial" w:hint="eastAsia"/>
        </w:rPr>
        <w:t>是</w:t>
      </w:r>
      <w:r w:rsidR="00443A37">
        <w:rPr>
          <w:rFonts w:ascii="Arial" w:hAnsi="Arial" w:cs="Arial" w:hint="eastAsia"/>
        </w:rPr>
        <w:t>检测心律失常</w:t>
      </w:r>
      <w:r>
        <w:rPr>
          <w:rFonts w:ascii="Arial" w:hAnsi="Arial" w:cs="Arial" w:hint="eastAsia"/>
        </w:rPr>
        <w:t>的重要</w:t>
      </w:r>
      <w:r w:rsidR="00023A92">
        <w:rPr>
          <w:rFonts w:ascii="Arial" w:hAnsi="Arial" w:cs="Arial" w:hint="eastAsia"/>
        </w:rPr>
        <w:t>手段</w:t>
      </w:r>
      <w:r>
        <w:rPr>
          <w:rFonts w:ascii="Arial" w:hAnsi="Arial" w:cs="Arial" w:hint="eastAsia"/>
        </w:rPr>
        <w:t>之一，</w:t>
      </w:r>
      <w:r w:rsidR="00023A92">
        <w:rPr>
          <w:rFonts w:ascii="Arial" w:hAnsi="Arial" w:cs="Arial" w:hint="eastAsia"/>
        </w:rPr>
        <w:t>被广泛应用于</w:t>
      </w:r>
      <w:r>
        <w:rPr>
          <w:rFonts w:ascii="Arial" w:hAnsi="Arial" w:cs="Arial" w:hint="eastAsia"/>
        </w:rPr>
        <w:t>临床</w:t>
      </w:r>
      <w:r w:rsidRPr="004E0969">
        <w:rPr>
          <w:rFonts w:ascii="Arial" w:hAnsi="Arial" w:cs="Arial"/>
        </w:rPr>
        <w:t>诊断心律不齐</w:t>
      </w:r>
      <w:r w:rsidR="00A003CF">
        <w:rPr>
          <w:rFonts w:ascii="Arial" w:hAnsi="Arial" w:cs="Arial"/>
        </w:rPr>
        <w:fldChar w:fldCharType="begin"/>
      </w:r>
      <w:r w:rsidR="00A003CF">
        <w:rPr>
          <w:rFonts w:ascii="Arial" w:hAnsi="Arial" w:cs="Arial"/>
        </w:rPr>
        <w:instrText xml:space="preserve"> REF _Ref28541386 \r \h </w:instrText>
      </w:r>
      <w:r w:rsidR="00A003CF">
        <w:rPr>
          <w:rFonts w:ascii="Arial" w:hAnsi="Arial" w:cs="Arial"/>
        </w:rPr>
      </w:r>
      <w:r w:rsidR="00A003CF">
        <w:rPr>
          <w:rFonts w:ascii="Arial" w:hAnsi="Arial" w:cs="Arial"/>
        </w:rPr>
        <w:fldChar w:fldCharType="separate"/>
      </w:r>
      <w:r w:rsidR="00A003CF">
        <w:rPr>
          <w:rFonts w:ascii="Arial" w:hAnsi="Arial" w:cs="Arial"/>
        </w:rPr>
        <w:t>[2]</w:t>
      </w:r>
      <w:r w:rsidR="00A003CF">
        <w:rPr>
          <w:rFonts w:ascii="Arial" w:hAnsi="Arial" w:cs="Arial"/>
        </w:rPr>
        <w:fldChar w:fldCharType="end"/>
      </w:r>
      <w:r>
        <w:rPr>
          <w:rFonts w:ascii="Arial" w:hAnsi="Arial" w:cs="Arial" w:hint="eastAsia"/>
        </w:rPr>
        <w:t>。</w:t>
      </w:r>
      <w:r w:rsidR="00C266E8">
        <w:rPr>
          <w:rFonts w:ascii="Arial" w:hAnsi="Arial" w:cs="Arial" w:hint="eastAsia"/>
        </w:rPr>
        <w:t>部分类型</w:t>
      </w:r>
      <w:r w:rsidR="0028640B">
        <w:rPr>
          <w:rFonts w:ascii="Arial" w:hAnsi="Arial" w:cs="Arial" w:hint="eastAsia"/>
        </w:rPr>
        <w:t>心律失常的早期症状由于持续时间短，</w:t>
      </w:r>
      <w:r w:rsidR="00D22491">
        <w:rPr>
          <w:rFonts w:ascii="Arial" w:hAnsi="Arial" w:cs="Arial" w:hint="eastAsia"/>
        </w:rPr>
        <w:t>往往</w:t>
      </w:r>
      <w:r w:rsidR="0028640B">
        <w:rPr>
          <w:rFonts w:ascii="Arial" w:hAnsi="Arial" w:cs="Arial" w:hint="eastAsia"/>
        </w:rPr>
        <w:t>不易被察觉</w:t>
      </w:r>
      <w:r w:rsidR="00C266E8">
        <w:rPr>
          <w:rFonts w:ascii="Arial" w:hAnsi="Arial" w:cs="Arial" w:hint="eastAsia"/>
        </w:rPr>
        <w:t>，但</w:t>
      </w:r>
      <w:r w:rsidR="0028640B">
        <w:rPr>
          <w:rFonts w:ascii="Arial" w:hAnsi="Arial" w:cs="Arial" w:hint="eastAsia"/>
        </w:rPr>
        <w:t>发病突然并且</w:t>
      </w:r>
      <w:r w:rsidR="00C266E8">
        <w:rPr>
          <w:rFonts w:ascii="Arial" w:hAnsi="Arial" w:cs="Arial" w:hint="eastAsia"/>
        </w:rPr>
        <w:t>症状</w:t>
      </w:r>
      <w:r w:rsidR="0028640B">
        <w:rPr>
          <w:rFonts w:ascii="Arial" w:hAnsi="Arial" w:cs="Arial" w:hint="eastAsia"/>
        </w:rPr>
        <w:t>强烈</w:t>
      </w:r>
      <w:r w:rsidR="00A003CF">
        <w:rPr>
          <w:rFonts w:ascii="Arial" w:hAnsi="Arial" w:cs="Arial"/>
        </w:rPr>
        <w:fldChar w:fldCharType="begin"/>
      </w:r>
      <w:r w:rsidR="00A003CF">
        <w:rPr>
          <w:rFonts w:ascii="Arial" w:hAnsi="Arial" w:cs="Arial"/>
        </w:rPr>
        <w:instrText xml:space="preserve"> </w:instrText>
      </w:r>
      <w:r w:rsidR="00A003CF">
        <w:rPr>
          <w:rFonts w:ascii="Arial" w:hAnsi="Arial" w:cs="Arial" w:hint="eastAsia"/>
        </w:rPr>
        <w:instrText>REF _Ref28540975 \r \h</w:instrText>
      </w:r>
      <w:r w:rsidR="00A003CF">
        <w:rPr>
          <w:rFonts w:ascii="Arial" w:hAnsi="Arial" w:cs="Arial"/>
        </w:rPr>
        <w:instrText xml:space="preserve"> </w:instrText>
      </w:r>
      <w:r w:rsidR="00A003CF">
        <w:rPr>
          <w:rFonts w:ascii="Arial" w:hAnsi="Arial" w:cs="Arial"/>
        </w:rPr>
      </w:r>
      <w:r w:rsidR="00A003CF">
        <w:rPr>
          <w:rFonts w:ascii="Arial" w:hAnsi="Arial" w:cs="Arial"/>
        </w:rPr>
        <w:fldChar w:fldCharType="separate"/>
      </w:r>
      <w:r w:rsidR="00A003CF">
        <w:rPr>
          <w:rFonts w:ascii="Arial" w:hAnsi="Arial" w:cs="Arial"/>
        </w:rPr>
        <w:t>[3]</w:t>
      </w:r>
      <w:r w:rsidR="00A003CF">
        <w:rPr>
          <w:rFonts w:ascii="Arial" w:hAnsi="Arial" w:cs="Arial"/>
        </w:rPr>
        <w:fldChar w:fldCharType="end"/>
      </w:r>
      <w:r w:rsidR="0028640B">
        <w:rPr>
          <w:rFonts w:ascii="Arial" w:hAnsi="Arial" w:cs="Arial" w:hint="eastAsia"/>
        </w:rPr>
        <w:t>，如果没有得到及时的治疗</w:t>
      </w:r>
      <w:r w:rsidR="00C266E8">
        <w:rPr>
          <w:rFonts w:ascii="Arial" w:hAnsi="Arial" w:cs="Arial" w:hint="eastAsia"/>
        </w:rPr>
        <w:t>可能</w:t>
      </w:r>
      <w:r w:rsidR="0028640B">
        <w:rPr>
          <w:rFonts w:ascii="Arial" w:hAnsi="Arial" w:cs="Arial" w:hint="eastAsia"/>
        </w:rPr>
        <w:t>会造成中风、心力衰竭</w:t>
      </w:r>
      <w:r w:rsidR="00C266E8">
        <w:rPr>
          <w:rFonts w:ascii="Arial" w:hAnsi="Arial" w:cs="Arial" w:hint="eastAsia"/>
        </w:rPr>
        <w:t>等后果，</w:t>
      </w:r>
      <w:r w:rsidR="0028640B">
        <w:rPr>
          <w:rFonts w:ascii="Arial" w:hAnsi="Arial" w:cs="Arial" w:hint="eastAsia"/>
        </w:rPr>
        <w:t>严重可能会导致死亡</w:t>
      </w:r>
      <w:r w:rsidR="00A003CF">
        <w:rPr>
          <w:rFonts w:ascii="Arial" w:hAnsi="Arial" w:cs="Arial"/>
        </w:rPr>
        <w:fldChar w:fldCharType="begin"/>
      </w:r>
      <w:r w:rsidR="00A003CF">
        <w:rPr>
          <w:rFonts w:ascii="Arial" w:hAnsi="Arial" w:cs="Arial"/>
        </w:rPr>
        <w:instrText xml:space="preserve"> </w:instrText>
      </w:r>
      <w:r w:rsidR="00A003CF">
        <w:rPr>
          <w:rFonts w:ascii="Arial" w:hAnsi="Arial" w:cs="Arial" w:hint="eastAsia"/>
        </w:rPr>
        <w:instrText>REF _Ref28541406 \r \h</w:instrText>
      </w:r>
      <w:r w:rsidR="00A003CF">
        <w:rPr>
          <w:rFonts w:ascii="Arial" w:hAnsi="Arial" w:cs="Arial"/>
        </w:rPr>
        <w:instrText xml:space="preserve"> </w:instrText>
      </w:r>
      <w:r w:rsidR="00A003CF">
        <w:rPr>
          <w:rFonts w:ascii="Arial" w:hAnsi="Arial" w:cs="Arial"/>
        </w:rPr>
      </w:r>
      <w:r w:rsidR="00A003CF">
        <w:rPr>
          <w:rFonts w:ascii="Arial" w:hAnsi="Arial" w:cs="Arial"/>
        </w:rPr>
        <w:fldChar w:fldCharType="separate"/>
      </w:r>
      <w:r w:rsidR="00A003CF">
        <w:rPr>
          <w:rFonts w:ascii="Arial" w:hAnsi="Arial" w:cs="Arial"/>
        </w:rPr>
        <w:t>[4]</w:t>
      </w:r>
      <w:r w:rsidR="00A003CF">
        <w:rPr>
          <w:rFonts w:ascii="Arial" w:hAnsi="Arial" w:cs="Arial"/>
        </w:rPr>
        <w:fldChar w:fldCharType="end"/>
      </w:r>
      <w:r w:rsidR="0028640B">
        <w:rPr>
          <w:rFonts w:ascii="Arial" w:hAnsi="Arial" w:cs="Arial" w:hint="eastAsia"/>
        </w:rPr>
        <w:t>。</w:t>
      </w:r>
      <w:r w:rsidR="000726D2">
        <w:rPr>
          <w:rFonts w:ascii="Arial" w:hAnsi="Arial" w:cs="Arial" w:hint="eastAsia"/>
        </w:rPr>
        <w:t>而</w:t>
      </w:r>
      <w:r w:rsidR="00443A37">
        <w:rPr>
          <w:rFonts w:ascii="Arial" w:hAnsi="Arial" w:cs="Arial" w:hint="eastAsia"/>
        </w:rPr>
        <w:t>诸如手环等可穿戴</w:t>
      </w:r>
      <w:r w:rsidR="000726D2">
        <w:rPr>
          <w:rFonts w:ascii="Arial" w:hAnsi="Arial" w:cs="Arial" w:hint="eastAsia"/>
        </w:rPr>
        <w:t>设备可以进行长时间的、实时的心率检测，</w:t>
      </w:r>
      <w:r w:rsidR="00443A37">
        <w:rPr>
          <w:rFonts w:ascii="Arial" w:hAnsi="Arial" w:cs="Arial" w:hint="eastAsia"/>
        </w:rPr>
        <w:t>如果在患者出现心律失常时候能够及时预警，就能保证患者得到及时的治疗，避免更多意外发生。因此，能够进行实时心律失常监测的可穿戴设备相关技术</w:t>
      </w:r>
      <w:r w:rsidR="000726D2">
        <w:rPr>
          <w:rFonts w:ascii="Arial" w:hAnsi="Arial" w:cs="Arial" w:hint="eastAsia"/>
        </w:rPr>
        <w:t>受到了广泛关注</w:t>
      </w:r>
      <w:r w:rsidR="00A003CF">
        <w:rPr>
          <w:rFonts w:ascii="Arial" w:hAnsi="Arial" w:cs="Arial"/>
        </w:rPr>
        <w:fldChar w:fldCharType="begin"/>
      </w:r>
      <w:r w:rsidR="00A003CF">
        <w:rPr>
          <w:rFonts w:ascii="Arial" w:hAnsi="Arial" w:cs="Arial"/>
        </w:rPr>
        <w:instrText xml:space="preserve"> </w:instrText>
      </w:r>
      <w:r w:rsidR="00A003CF">
        <w:rPr>
          <w:rFonts w:ascii="Arial" w:hAnsi="Arial" w:cs="Arial" w:hint="eastAsia"/>
        </w:rPr>
        <w:instrText>REF _nebEA9B8E79_4A65_4548_BD3F_5846B0A59E1A \r \h</w:instrText>
      </w:r>
      <w:r w:rsidR="00A003CF">
        <w:rPr>
          <w:rFonts w:ascii="Arial" w:hAnsi="Arial" w:cs="Arial"/>
        </w:rPr>
        <w:instrText xml:space="preserve"> </w:instrText>
      </w:r>
      <w:r w:rsidR="00A003CF">
        <w:rPr>
          <w:rFonts w:ascii="Arial" w:hAnsi="Arial" w:cs="Arial"/>
        </w:rPr>
      </w:r>
      <w:r w:rsidR="00A003CF">
        <w:rPr>
          <w:rFonts w:ascii="Arial" w:hAnsi="Arial" w:cs="Arial"/>
        </w:rPr>
        <w:fldChar w:fldCharType="separate"/>
      </w:r>
      <w:r w:rsidR="00A003CF">
        <w:rPr>
          <w:rFonts w:ascii="Arial" w:hAnsi="Arial" w:cs="Arial"/>
        </w:rPr>
        <w:t>[5]</w:t>
      </w:r>
      <w:r w:rsidR="00A003CF">
        <w:rPr>
          <w:rFonts w:ascii="Arial" w:hAnsi="Arial" w:cs="Arial"/>
        </w:rPr>
        <w:fldChar w:fldCharType="end"/>
      </w:r>
      <w:r w:rsidR="000726D2">
        <w:rPr>
          <w:rFonts w:ascii="Arial" w:hAnsi="Arial" w:cs="Arial" w:hint="eastAsia"/>
        </w:rPr>
        <w:t>。</w:t>
      </w:r>
    </w:p>
    <w:p w14:paraId="5339AF0C" w14:textId="04205E0A" w:rsidR="006E7AB7" w:rsidRDefault="006E7AB7" w:rsidP="006F448C">
      <w:pPr>
        <w:jc w:val="center"/>
        <w:rPr>
          <w:rFonts w:ascii="Arial" w:hAnsi="Arial" w:cs="Arial"/>
        </w:rPr>
      </w:pPr>
      <w:r>
        <w:rPr>
          <w:noProof/>
        </w:rPr>
        <w:drawing>
          <wp:inline distT="0" distB="0" distL="0" distR="0" wp14:anchorId="68C457E8" wp14:editId="0FEDDCA8">
            <wp:extent cx="5274310" cy="27209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2720975"/>
                    </a:xfrm>
                    <a:prstGeom prst="rect">
                      <a:avLst/>
                    </a:prstGeom>
                  </pic:spPr>
                </pic:pic>
              </a:graphicData>
            </a:graphic>
          </wp:inline>
        </w:drawing>
      </w:r>
    </w:p>
    <w:p w14:paraId="3EAD0D48" w14:textId="14298F18" w:rsidR="00D77C7E" w:rsidRDefault="00070F70" w:rsidP="00824247">
      <w:pPr>
        <w:ind w:firstLineChars="200" w:firstLine="420"/>
        <w:rPr>
          <w:rFonts w:ascii="Arial" w:hAnsi="Arial" w:cs="Arial"/>
        </w:rPr>
      </w:pPr>
      <w:commentRangeStart w:id="0"/>
      <w:r>
        <w:rPr>
          <w:rFonts w:ascii="Arial" w:hAnsi="Arial" w:cs="Arial" w:hint="eastAsia"/>
        </w:rPr>
        <w:t>神经网络具有从数据中学习特征的能力，</w:t>
      </w:r>
      <w:r w:rsidRPr="004A1DCE">
        <w:rPr>
          <w:rFonts w:ascii="Arial" w:hAnsi="Arial" w:cs="Arial"/>
        </w:rPr>
        <w:t>由于特征是算法</w:t>
      </w:r>
      <w:r>
        <w:rPr>
          <w:rFonts w:ascii="Arial" w:hAnsi="Arial" w:cs="Arial" w:hint="eastAsia"/>
        </w:rPr>
        <w:t>从数据中</w:t>
      </w:r>
      <w:r w:rsidRPr="004A1DCE">
        <w:rPr>
          <w:rFonts w:ascii="Arial" w:hAnsi="Arial" w:cs="Arial"/>
        </w:rPr>
        <w:t>学习而</w:t>
      </w:r>
      <w:r>
        <w:rPr>
          <w:rFonts w:ascii="Arial" w:hAnsi="Arial" w:cs="Arial" w:hint="eastAsia"/>
        </w:rPr>
        <w:t>非</w:t>
      </w:r>
      <w:r w:rsidR="00A0796A">
        <w:rPr>
          <w:rFonts w:ascii="Arial" w:hAnsi="Arial" w:cs="Arial"/>
        </w:rPr>
        <w:t>心脏病学知识，因此深度学习方法倾向于学习更</w:t>
      </w:r>
      <w:r w:rsidRPr="004A1DCE">
        <w:rPr>
          <w:rFonts w:ascii="Arial" w:hAnsi="Arial" w:cs="Arial"/>
        </w:rPr>
        <w:t>抽象特征和内在特征</w:t>
      </w:r>
      <w:r w:rsidRPr="004A1DCE">
        <w:rPr>
          <w:rFonts w:ascii="Arial" w:hAnsi="Arial" w:cs="Arial" w:hint="eastAsia"/>
        </w:rPr>
        <w:t>，</w:t>
      </w:r>
      <w:r w:rsidR="00A0796A">
        <w:rPr>
          <w:rFonts w:ascii="Arial" w:hAnsi="Arial" w:cs="Arial" w:hint="eastAsia"/>
        </w:rPr>
        <w:t>从而</w:t>
      </w:r>
      <w:r w:rsidRPr="004A1DCE">
        <w:rPr>
          <w:rFonts w:ascii="Arial" w:hAnsi="Arial" w:cs="Arial" w:hint="eastAsia"/>
        </w:rPr>
        <w:t>表现出更好的</w:t>
      </w:r>
      <w:r>
        <w:rPr>
          <w:rFonts w:ascii="Arial" w:hAnsi="Arial" w:cs="Arial" w:hint="eastAsia"/>
        </w:rPr>
        <w:t>泛化能力</w:t>
      </w:r>
      <w:r w:rsidRPr="004A1DCE">
        <w:rPr>
          <w:rFonts w:ascii="Arial" w:hAnsi="Arial" w:cs="Arial" w:hint="eastAsia"/>
        </w:rPr>
        <w:t>和鲁棒性。</w:t>
      </w:r>
      <w:r w:rsidR="006857CF">
        <w:rPr>
          <w:rFonts w:ascii="Arial" w:hAnsi="Arial" w:cs="Arial" w:hint="eastAsia"/>
        </w:rPr>
        <w:t>因此，</w:t>
      </w:r>
      <w:r>
        <w:rPr>
          <w:rFonts w:ascii="Arial" w:hAnsi="Arial" w:cs="Arial" w:hint="eastAsia"/>
        </w:rPr>
        <w:t>近年来</w:t>
      </w:r>
      <w:r w:rsidR="00A0796A">
        <w:rPr>
          <w:rFonts w:ascii="Arial" w:hAnsi="Arial" w:cs="Arial" w:hint="eastAsia"/>
        </w:rPr>
        <w:t>将神经网络应用于自动心律</w:t>
      </w:r>
      <w:r w:rsidR="00423BA2">
        <w:rPr>
          <w:rFonts w:ascii="Arial" w:hAnsi="Arial" w:cs="Arial" w:hint="eastAsia"/>
        </w:rPr>
        <w:t>症状判决</w:t>
      </w:r>
      <w:r w:rsidR="00A0796A">
        <w:rPr>
          <w:rFonts w:ascii="Arial" w:hAnsi="Arial" w:cs="Arial" w:hint="eastAsia"/>
        </w:rPr>
        <w:t>算法</w:t>
      </w:r>
      <w:r w:rsidR="006857CF">
        <w:rPr>
          <w:rFonts w:ascii="Arial" w:hAnsi="Arial" w:cs="Arial" w:hint="eastAsia"/>
        </w:rPr>
        <w:t>的研究</w:t>
      </w:r>
      <w:r>
        <w:rPr>
          <w:rFonts w:ascii="Arial" w:hAnsi="Arial" w:cs="Arial" w:hint="eastAsia"/>
        </w:rPr>
        <w:t>受到越来越多的关注。</w:t>
      </w:r>
      <w:commentRangeEnd w:id="0"/>
      <w:r w:rsidR="00F31580">
        <w:rPr>
          <w:rStyle w:val="aa"/>
        </w:rPr>
        <w:commentReference w:id="0"/>
      </w:r>
    </w:p>
    <w:p w14:paraId="54FDE121" w14:textId="5F97BCAB" w:rsidR="00FE5EE5" w:rsidRPr="00824247" w:rsidRDefault="00F31580" w:rsidP="00824247">
      <w:pPr>
        <w:ind w:firstLineChars="200" w:firstLine="420"/>
        <w:rPr>
          <w:rFonts w:ascii="Arial" w:hAnsi="Arial" w:cs="Arial"/>
        </w:rPr>
      </w:pPr>
      <w:r>
        <w:rPr>
          <w:rFonts w:ascii="Arial" w:hAnsi="Arial" w:cs="Arial" w:hint="eastAsia"/>
        </w:rPr>
        <w:t>基于以上的原因，在可穿戴设备上应用深度学习神经网络算法来监测心律特征，可以实现长时间实时监测以发现早期症状后及时预警，并具有较高准确率。</w:t>
      </w:r>
      <w:r w:rsidR="0016310D">
        <w:rPr>
          <w:rFonts w:ascii="Arial" w:hAnsi="Arial" w:cs="Arial" w:hint="eastAsia"/>
        </w:rPr>
        <w:t>但是，神经网络作为计算密集型和访存密集型的算法，在进行</w:t>
      </w:r>
      <w:r w:rsidR="00423BA2">
        <w:rPr>
          <w:rFonts w:ascii="Arial" w:hAnsi="Arial" w:cs="Arial" w:hint="eastAsia"/>
        </w:rPr>
        <w:t>症状判决</w:t>
      </w:r>
      <w:r w:rsidR="0016310D">
        <w:rPr>
          <w:rFonts w:ascii="Arial" w:hAnsi="Arial" w:cs="Arial" w:hint="eastAsia"/>
        </w:rPr>
        <w:t>过程中需要进行大量的计算并且</w:t>
      </w:r>
      <w:r w:rsidR="001461D9">
        <w:rPr>
          <w:rFonts w:ascii="Arial" w:hAnsi="Arial" w:cs="Arial" w:hint="eastAsia"/>
        </w:rPr>
        <w:t>其中</w:t>
      </w:r>
      <w:r w:rsidR="00FE5EE5">
        <w:rPr>
          <w:rFonts w:ascii="Arial" w:hAnsi="Arial" w:cs="Arial" w:hint="eastAsia"/>
        </w:rPr>
        <w:t>包含大量的高位宽权重，</w:t>
      </w:r>
      <w:r w:rsidR="006857CF">
        <w:rPr>
          <w:rFonts w:ascii="Arial" w:hAnsi="Arial" w:cs="Arial" w:hint="eastAsia"/>
        </w:rPr>
        <w:t>这</w:t>
      </w:r>
      <w:r w:rsidR="00FE5EE5">
        <w:rPr>
          <w:rFonts w:ascii="Arial" w:hAnsi="Arial" w:cs="Arial" w:hint="eastAsia"/>
        </w:rPr>
        <w:t>产生</w:t>
      </w:r>
      <w:r w:rsidR="006857CF">
        <w:rPr>
          <w:rFonts w:ascii="Arial" w:hAnsi="Arial" w:cs="Arial" w:hint="eastAsia"/>
        </w:rPr>
        <w:t>了</w:t>
      </w:r>
      <w:r w:rsidR="00FE5EE5">
        <w:rPr>
          <w:rFonts w:ascii="Arial" w:hAnsi="Arial" w:cs="Arial" w:hint="eastAsia"/>
        </w:rPr>
        <w:t>大量功耗和内存</w:t>
      </w:r>
      <w:r w:rsidR="006857CF">
        <w:rPr>
          <w:rFonts w:ascii="Arial" w:hAnsi="Arial" w:cs="Arial" w:hint="eastAsia"/>
        </w:rPr>
        <w:t>需求</w:t>
      </w:r>
      <w:r w:rsidR="00FE5EE5">
        <w:rPr>
          <w:rFonts w:ascii="Arial" w:hAnsi="Arial" w:cs="Arial" w:hint="eastAsia"/>
        </w:rPr>
        <w:t>。</w:t>
      </w:r>
      <w:r w:rsidR="006857CF">
        <w:rPr>
          <w:rFonts w:ascii="Arial" w:hAnsi="Arial" w:cs="Arial" w:hint="eastAsia"/>
        </w:rPr>
        <w:t>这极大程度地限制了</w:t>
      </w:r>
      <w:r w:rsidR="00FE5EE5">
        <w:rPr>
          <w:rFonts w:ascii="Arial" w:hAnsi="Arial" w:cs="Arial" w:hint="eastAsia"/>
        </w:rPr>
        <w:t>使用神经网络算法</w:t>
      </w:r>
      <w:r w:rsidR="006857CF">
        <w:rPr>
          <w:rFonts w:ascii="Arial" w:hAnsi="Arial" w:cs="Arial" w:hint="eastAsia"/>
        </w:rPr>
        <w:t>在低功耗</w:t>
      </w:r>
      <w:r w:rsidR="001461D9">
        <w:rPr>
          <w:rFonts w:ascii="Arial" w:hAnsi="Arial" w:cs="Arial" w:hint="eastAsia"/>
        </w:rPr>
        <w:t>可穿戴</w:t>
      </w:r>
      <w:r w:rsidR="006857CF">
        <w:rPr>
          <w:rFonts w:ascii="Arial" w:hAnsi="Arial" w:cs="Arial" w:hint="eastAsia"/>
        </w:rPr>
        <w:t>设备中的应用。</w:t>
      </w:r>
    </w:p>
    <w:p w14:paraId="1860FCF5" w14:textId="5B2DD625" w:rsidR="00C82E3F" w:rsidRPr="00C82E3F" w:rsidRDefault="00C82E3F" w:rsidP="00C82E3F">
      <w:pPr>
        <w:ind w:firstLineChars="200" w:firstLine="420"/>
        <w:rPr>
          <w:rFonts w:ascii="Arial" w:hAnsi="Arial" w:cs="Arial"/>
        </w:rPr>
      </w:pPr>
      <w:r w:rsidRPr="00C82E3F">
        <w:rPr>
          <w:rFonts w:ascii="Arial" w:hAnsi="Arial" w:cs="Arial" w:hint="eastAsia"/>
        </w:rPr>
        <w:t>为了解决</w:t>
      </w:r>
      <w:r w:rsidR="00A0796A">
        <w:rPr>
          <w:rFonts w:ascii="Arial" w:hAnsi="Arial" w:cs="Arial" w:hint="eastAsia"/>
        </w:rPr>
        <w:t>上述局限</w:t>
      </w:r>
      <w:r w:rsidRPr="00C82E3F">
        <w:rPr>
          <w:rFonts w:ascii="Arial" w:hAnsi="Arial" w:cs="Arial" w:hint="eastAsia"/>
        </w:rPr>
        <w:t>，我们提出了一种</w:t>
      </w:r>
      <w:r w:rsidR="001461D9">
        <w:rPr>
          <w:rFonts w:ascii="Arial" w:hAnsi="Arial" w:cs="Arial" w:hint="eastAsia"/>
        </w:rPr>
        <w:t>高能效的</w:t>
      </w:r>
      <w:r w:rsidR="00FE5EE5">
        <w:rPr>
          <w:rFonts w:ascii="Arial" w:hAnsi="Arial" w:cs="Arial" w:hint="eastAsia"/>
        </w:rPr>
        <w:t>针对</w:t>
      </w:r>
      <w:r w:rsidR="006857CF">
        <w:rPr>
          <w:rFonts w:ascii="Arial" w:hAnsi="Arial" w:cs="Arial" w:hint="eastAsia"/>
        </w:rPr>
        <w:t>心律诊断神经网络的量化方法，同时还设计了相应的神经网络</w:t>
      </w:r>
      <w:r w:rsidR="001461D9">
        <w:rPr>
          <w:rFonts w:ascii="Arial" w:hAnsi="Arial" w:cs="Arial" w:hint="eastAsia"/>
        </w:rPr>
        <w:t>，评估了该网络的硬件开销</w:t>
      </w:r>
      <w:r w:rsidRPr="00C82E3F">
        <w:rPr>
          <w:rFonts w:ascii="Arial" w:hAnsi="Arial" w:cs="Arial" w:hint="eastAsia"/>
        </w:rPr>
        <w:t>。</w:t>
      </w:r>
      <w:r w:rsidR="001461D9">
        <w:rPr>
          <w:rFonts w:ascii="Arial" w:hAnsi="Arial" w:cs="Arial" w:hint="eastAsia"/>
        </w:rPr>
        <w:t>该</w:t>
      </w:r>
      <w:r w:rsidRPr="00C82E3F">
        <w:rPr>
          <w:rFonts w:ascii="Arial" w:hAnsi="Arial" w:cs="Arial"/>
        </w:rPr>
        <w:t>方法</w:t>
      </w:r>
      <w:r w:rsidR="006857CF">
        <w:rPr>
          <w:rFonts w:ascii="Arial" w:hAnsi="Arial" w:cs="Arial" w:hint="eastAsia"/>
        </w:rPr>
        <w:t>能够</w:t>
      </w:r>
      <w:r w:rsidRPr="00C82E3F">
        <w:rPr>
          <w:rFonts w:ascii="Arial" w:hAnsi="Arial" w:cs="Arial"/>
        </w:rPr>
        <w:t>将神经网络</w:t>
      </w:r>
      <w:r w:rsidR="006857CF">
        <w:rPr>
          <w:rFonts w:ascii="Arial" w:hAnsi="Arial" w:cs="Arial" w:hint="eastAsia"/>
        </w:rPr>
        <w:t>的大小</w:t>
      </w:r>
      <w:r w:rsidRPr="00C82E3F">
        <w:rPr>
          <w:rFonts w:ascii="Arial" w:hAnsi="Arial" w:cs="Arial"/>
        </w:rPr>
        <w:t>压缩到极低的水平</w:t>
      </w:r>
      <w:r w:rsidR="001461D9">
        <w:rPr>
          <w:rFonts w:ascii="Arial" w:hAnsi="Arial" w:cs="Arial" w:hint="eastAsia"/>
        </w:rPr>
        <w:t>，大幅度减少对计算和存储的需求，从而降低设备的能耗</w:t>
      </w:r>
      <w:r w:rsidRPr="00C82E3F">
        <w:rPr>
          <w:rFonts w:ascii="Arial" w:hAnsi="Arial" w:cs="Arial"/>
        </w:rPr>
        <w:t>，</w:t>
      </w:r>
      <w:r w:rsidR="006857CF">
        <w:rPr>
          <w:rFonts w:ascii="Arial" w:hAnsi="Arial" w:cs="Arial" w:hint="eastAsia"/>
        </w:rPr>
        <w:t>同时该方法不会导致</w:t>
      </w:r>
      <w:r w:rsidRPr="00C82E3F">
        <w:rPr>
          <w:rFonts w:ascii="Arial" w:hAnsi="Arial" w:cs="Arial"/>
        </w:rPr>
        <w:t>过多的精度损失。</w:t>
      </w:r>
      <w:r w:rsidR="005D00F2">
        <w:rPr>
          <w:rFonts w:ascii="Arial" w:hAnsi="Arial" w:cs="Arial" w:hint="eastAsia"/>
        </w:rPr>
        <w:t>本文</w:t>
      </w:r>
      <w:r>
        <w:rPr>
          <w:rFonts w:ascii="Arial" w:hAnsi="Arial" w:cs="Arial" w:hint="eastAsia"/>
        </w:rPr>
        <w:t>的</w:t>
      </w:r>
      <w:r w:rsidRPr="00C82E3F">
        <w:rPr>
          <w:rFonts w:ascii="Arial" w:hAnsi="Arial" w:cs="Arial"/>
        </w:rPr>
        <w:t>贡献</w:t>
      </w:r>
      <w:r w:rsidR="006857CF">
        <w:rPr>
          <w:rFonts w:ascii="Arial" w:hAnsi="Arial" w:cs="Arial" w:hint="eastAsia"/>
        </w:rPr>
        <w:t>大致</w:t>
      </w:r>
      <w:r>
        <w:rPr>
          <w:rFonts w:ascii="Arial" w:hAnsi="Arial" w:cs="Arial" w:hint="eastAsia"/>
        </w:rPr>
        <w:t>可以分为三个</w:t>
      </w:r>
      <w:r>
        <w:rPr>
          <w:rFonts w:ascii="Arial" w:hAnsi="Arial" w:cs="Arial"/>
        </w:rPr>
        <w:t>方面</w:t>
      </w:r>
      <w:r w:rsidRPr="00C82E3F">
        <w:rPr>
          <w:rFonts w:ascii="Arial" w:hAnsi="Arial" w:cs="Arial"/>
        </w:rPr>
        <w:t>：</w:t>
      </w:r>
    </w:p>
    <w:p w14:paraId="5BD4FA00" w14:textId="087D241C" w:rsidR="00C82E3F" w:rsidRDefault="006857CF" w:rsidP="00C82E3F">
      <w:pPr>
        <w:pStyle w:val="a9"/>
        <w:numPr>
          <w:ilvl w:val="0"/>
          <w:numId w:val="11"/>
        </w:numPr>
        <w:ind w:firstLineChars="0"/>
        <w:rPr>
          <w:rFonts w:ascii="Arial" w:hAnsi="Arial" w:cs="Arial"/>
        </w:rPr>
      </w:pPr>
      <w:r>
        <w:rPr>
          <w:rFonts w:ascii="Arial" w:hAnsi="Arial" w:cs="Arial" w:hint="eastAsia"/>
        </w:rPr>
        <w:t>首先，</w:t>
      </w:r>
      <w:r w:rsidR="004A63AD">
        <w:rPr>
          <w:rFonts w:ascii="Arial" w:hAnsi="Arial" w:cs="Arial" w:hint="eastAsia"/>
        </w:rPr>
        <w:t>本文</w:t>
      </w:r>
      <w:r w:rsidR="00423BA2">
        <w:rPr>
          <w:rFonts w:ascii="Arial" w:hAnsi="Arial" w:cs="Arial" w:hint="eastAsia"/>
        </w:rPr>
        <w:t>设计了</w:t>
      </w:r>
      <w:r w:rsidR="00C82E3F" w:rsidRPr="00C82E3F">
        <w:rPr>
          <w:rFonts w:ascii="Arial" w:hAnsi="Arial" w:cs="Arial"/>
        </w:rPr>
        <w:t>一种</w:t>
      </w:r>
      <w:r w:rsidR="00C82E3F">
        <w:rPr>
          <w:rFonts w:ascii="Arial" w:hAnsi="Arial" w:cs="Arial" w:hint="eastAsia"/>
        </w:rPr>
        <w:t>新型的</w:t>
      </w:r>
      <w:r w:rsidR="005D00F2">
        <w:rPr>
          <w:rFonts w:ascii="Arial" w:hAnsi="Arial" w:cs="Arial" w:hint="eastAsia"/>
        </w:rPr>
        <w:t>，以</w:t>
      </w:r>
      <w:r w:rsidR="005D00F2">
        <w:rPr>
          <w:rFonts w:ascii="Arial" w:hAnsi="Arial" w:cs="Arial" w:hint="eastAsia"/>
        </w:rPr>
        <w:t>ECG</w:t>
      </w:r>
      <w:r w:rsidR="005D00F2">
        <w:rPr>
          <w:rFonts w:ascii="Arial" w:hAnsi="Arial" w:cs="Arial" w:hint="eastAsia"/>
        </w:rPr>
        <w:t>片段为输入的神经网络</w:t>
      </w:r>
      <w:r w:rsidR="00C82E3F" w:rsidRPr="00C82E3F">
        <w:rPr>
          <w:rFonts w:ascii="Arial" w:hAnsi="Arial" w:cs="Arial"/>
        </w:rPr>
        <w:t>，</w:t>
      </w:r>
      <w:r w:rsidR="005D00F2">
        <w:rPr>
          <w:rFonts w:ascii="Arial" w:hAnsi="Arial" w:cs="Arial" w:hint="eastAsia"/>
        </w:rPr>
        <w:t>能够实现</w:t>
      </w:r>
      <w:r w:rsidR="00C82E3F" w:rsidRPr="00C82E3F">
        <w:rPr>
          <w:rFonts w:ascii="Arial" w:hAnsi="Arial" w:cs="Arial"/>
        </w:rPr>
        <w:t>端到端</w:t>
      </w:r>
      <w:r w:rsidR="005D00F2">
        <w:rPr>
          <w:rFonts w:ascii="Arial" w:hAnsi="Arial" w:cs="Arial"/>
        </w:rPr>
        <w:t>心律</w:t>
      </w:r>
      <w:r w:rsidR="00C82E3F" w:rsidRPr="00C82E3F">
        <w:rPr>
          <w:rFonts w:ascii="Arial" w:hAnsi="Arial" w:cs="Arial"/>
        </w:rPr>
        <w:t>分类，</w:t>
      </w:r>
      <w:r w:rsidR="005D00F2">
        <w:rPr>
          <w:rFonts w:ascii="Arial" w:hAnsi="Arial" w:cs="Arial" w:hint="eastAsia"/>
        </w:rPr>
        <w:t>该网络在</w:t>
      </w:r>
      <w:r w:rsidR="004A63AD">
        <w:rPr>
          <w:rFonts w:ascii="Arial" w:hAnsi="Arial" w:cs="Arial" w:hint="eastAsia"/>
        </w:rPr>
        <w:t>长时</w:t>
      </w:r>
      <w:r w:rsidR="004A63AD">
        <w:rPr>
          <w:rFonts w:ascii="Arial" w:hAnsi="Arial" w:cs="Arial" w:hint="eastAsia"/>
        </w:rPr>
        <w:t>ECG</w:t>
      </w:r>
      <w:r w:rsidR="004A63AD">
        <w:rPr>
          <w:rFonts w:ascii="Arial" w:hAnsi="Arial" w:cs="Arial" w:hint="eastAsia"/>
        </w:rPr>
        <w:t>片段分类的任务中获得</w:t>
      </w:r>
      <w:r w:rsidR="004641D0">
        <w:rPr>
          <w:rFonts w:ascii="Arial" w:hAnsi="Arial" w:cs="Arial" w:hint="eastAsia"/>
        </w:rPr>
        <w:t>9</w:t>
      </w:r>
      <w:r w:rsidR="004641D0">
        <w:rPr>
          <w:rFonts w:ascii="Arial" w:hAnsi="Arial" w:cs="Arial"/>
        </w:rPr>
        <w:t>5.7</w:t>
      </w:r>
      <w:r w:rsidR="004641D0">
        <w:rPr>
          <w:rFonts w:ascii="Arial" w:hAnsi="Arial" w:cs="Arial" w:hint="eastAsia"/>
        </w:rPr>
        <w:t>%</w:t>
      </w:r>
      <w:r w:rsidR="004641D0">
        <w:rPr>
          <w:rFonts w:ascii="Arial" w:hAnsi="Arial" w:cs="Arial" w:hint="eastAsia"/>
        </w:rPr>
        <w:t>的识别准确率</w:t>
      </w:r>
      <w:r>
        <w:rPr>
          <w:rFonts w:ascii="Arial" w:hAnsi="Arial" w:cs="Arial" w:hint="eastAsia"/>
        </w:rPr>
        <w:t>；</w:t>
      </w:r>
      <w:r w:rsidR="004641D0">
        <w:rPr>
          <w:rFonts w:ascii="Arial" w:hAnsi="Arial" w:cs="Arial"/>
        </w:rPr>
        <w:t xml:space="preserve"> </w:t>
      </w:r>
    </w:p>
    <w:p w14:paraId="61E21C21" w14:textId="0628BA03" w:rsidR="004A63AD" w:rsidRDefault="004A63AD" w:rsidP="00C82E3F">
      <w:pPr>
        <w:pStyle w:val="a9"/>
        <w:numPr>
          <w:ilvl w:val="0"/>
          <w:numId w:val="11"/>
        </w:numPr>
        <w:ind w:firstLineChars="0"/>
        <w:rPr>
          <w:rFonts w:ascii="Arial" w:hAnsi="Arial" w:cs="Arial"/>
        </w:rPr>
      </w:pPr>
      <w:r>
        <w:rPr>
          <w:rFonts w:ascii="Arial" w:hAnsi="Arial" w:cs="Arial" w:hint="eastAsia"/>
        </w:rPr>
        <w:t>本文</w:t>
      </w:r>
      <w:r w:rsidR="00F04C97">
        <w:rPr>
          <w:rFonts w:ascii="Arial" w:hAnsi="Arial" w:cs="Arial" w:hint="eastAsia"/>
        </w:rPr>
        <w:t>通过分析用于心律失常检测的神经网络随着权重位宽增加造成功耗和内存急剧增加的特点，</w:t>
      </w:r>
      <w:r>
        <w:rPr>
          <w:rFonts w:ascii="Arial" w:hAnsi="Arial" w:cs="Arial" w:hint="eastAsia"/>
        </w:rPr>
        <w:t>将</w:t>
      </w:r>
      <w:r w:rsidR="00552140">
        <w:rPr>
          <w:rFonts w:ascii="Arial" w:hAnsi="Arial" w:cs="Arial" w:hint="eastAsia"/>
        </w:rPr>
        <w:t>心律失常检测算法</w:t>
      </w:r>
      <w:r>
        <w:rPr>
          <w:rFonts w:ascii="Arial" w:hAnsi="Arial" w:cs="Arial" w:hint="eastAsia"/>
        </w:rPr>
        <w:t>与神经网络量化的工作原理相结合，提出了一种</w:t>
      </w:r>
      <w:r w:rsidR="00EC7483">
        <w:rPr>
          <w:rFonts w:ascii="Arial" w:hAnsi="Arial" w:cs="Arial" w:hint="eastAsia"/>
        </w:rPr>
        <w:t>新型的、针对</w:t>
      </w:r>
      <w:r>
        <w:rPr>
          <w:rFonts w:ascii="Arial" w:hAnsi="Arial" w:cs="Arial" w:hint="eastAsia"/>
        </w:rPr>
        <w:t>长时</w:t>
      </w:r>
      <w:r>
        <w:rPr>
          <w:rFonts w:ascii="Arial" w:hAnsi="Arial" w:cs="Arial" w:hint="eastAsia"/>
        </w:rPr>
        <w:t>ECG</w:t>
      </w:r>
      <w:r>
        <w:rPr>
          <w:rFonts w:ascii="Arial" w:hAnsi="Arial" w:cs="Arial" w:hint="eastAsia"/>
        </w:rPr>
        <w:t>片段的神经网络</w:t>
      </w:r>
      <w:r w:rsidR="00552140">
        <w:rPr>
          <w:rFonts w:ascii="Arial" w:hAnsi="Arial" w:cs="Arial" w:hint="eastAsia"/>
        </w:rPr>
        <w:t>分层</w:t>
      </w:r>
      <w:r>
        <w:rPr>
          <w:rFonts w:ascii="Arial" w:hAnsi="Arial" w:cs="Arial" w:hint="eastAsia"/>
        </w:rPr>
        <w:t>量化方法</w:t>
      </w:r>
      <w:r w:rsidR="006857CF">
        <w:rPr>
          <w:rFonts w:ascii="Arial" w:hAnsi="Arial" w:cs="Arial" w:hint="eastAsia"/>
        </w:rPr>
        <w:t>；</w:t>
      </w:r>
      <w:r w:rsidR="00F04C97">
        <w:rPr>
          <w:rFonts w:ascii="Arial" w:hAnsi="Arial" w:cs="Arial"/>
        </w:rPr>
        <w:t xml:space="preserve"> </w:t>
      </w:r>
    </w:p>
    <w:p w14:paraId="3B970BB7" w14:textId="456D6210" w:rsidR="004A63AD" w:rsidRPr="00C82E3F" w:rsidRDefault="00F04C97" w:rsidP="00C82E3F">
      <w:pPr>
        <w:pStyle w:val="a9"/>
        <w:numPr>
          <w:ilvl w:val="0"/>
          <w:numId w:val="11"/>
        </w:numPr>
        <w:ind w:firstLineChars="0"/>
        <w:rPr>
          <w:rFonts w:ascii="Arial" w:hAnsi="Arial" w:cs="Arial"/>
        </w:rPr>
      </w:pPr>
      <w:r>
        <w:rPr>
          <w:rFonts w:ascii="Arial" w:hAnsi="Arial" w:cs="Arial" w:hint="eastAsia"/>
        </w:rPr>
        <w:lastRenderedPageBreak/>
        <w:t>本文还进一步</w:t>
      </w:r>
      <w:r w:rsidR="004A63AD">
        <w:rPr>
          <w:rFonts w:ascii="Arial" w:hAnsi="Arial" w:cs="Arial" w:hint="eastAsia"/>
        </w:rPr>
        <w:t>探索了上述网络在量化过程中网络性能与硬件资源消耗的关系，</w:t>
      </w:r>
      <w:r>
        <w:rPr>
          <w:rFonts w:ascii="Arial" w:hAnsi="Arial" w:cs="Arial" w:hint="eastAsia"/>
        </w:rPr>
        <w:t>在网络识别精确率</w:t>
      </w:r>
      <w:r w:rsidR="00EC7483">
        <w:rPr>
          <w:rFonts w:ascii="Arial" w:hAnsi="Arial" w:cs="Arial" w:hint="eastAsia"/>
        </w:rPr>
        <w:t>仅</w:t>
      </w:r>
      <w:r>
        <w:rPr>
          <w:rFonts w:ascii="Arial" w:hAnsi="Arial" w:cs="Arial" w:hint="eastAsia"/>
        </w:rPr>
        <w:t>下降</w:t>
      </w:r>
      <w:r>
        <w:rPr>
          <w:rFonts w:ascii="Arial" w:hAnsi="Arial" w:cs="Arial" w:hint="eastAsia"/>
        </w:rPr>
        <w:t>2</w:t>
      </w:r>
      <w:r w:rsidR="00EC7483">
        <w:rPr>
          <w:rFonts w:ascii="Arial" w:hAnsi="Arial" w:cs="Arial" w:hint="eastAsia"/>
        </w:rPr>
        <w:t>.</w:t>
      </w:r>
      <w:r w:rsidR="00EC7483">
        <w:rPr>
          <w:rFonts w:ascii="Arial" w:hAnsi="Arial" w:cs="Arial"/>
        </w:rPr>
        <w:t>6</w:t>
      </w:r>
      <w:r>
        <w:rPr>
          <w:rFonts w:ascii="Arial" w:hAnsi="Arial" w:cs="Arial" w:hint="eastAsia"/>
        </w:rPr>
        <w:t>%</w:t>
      </w:r>
      <w:r w:rsidR="00552140">
        <w:rPr>
          <w:rFonts w:ascii="Arial" w:hAnsi="Arial" w:cs="Arial" w:hint="eastAsia"/>
        </w:rPr>
        <w:t>的</w:t>
      </w:r>
      <w:r w:rsidR="00EC7483">
        <w:rPr>
          <w:rFonts w:ascii="Arial" w:hAnsi="Arial" w:cs="Arial" w:hint="eastAsia"/>
        </w:rPr>
        <w:t>同时</w:t>
      </w:r>
      <w:r>
        <w:rPr>
          <w:rFonts w:ascii="Arial" w:hAnsi="Arial" w:cs="Arial" w:hint="eastAsia"/>
        </w:rPr>
        <w:t>将</w:t>
      </w:r>
      <w:r w:rsidR="00552140">
        <w:rPr>
          <w:rFonts w:ascii="Arial" w:hAnsi="Arial" w:cs="Arial" w:hint="eastAsia"/>
        </w:rPr>
        <w:t>网络</w:t>
      </w:r>
      <w:r>
        <w:rPr>
          <w:rFonts w:ascii="Arial" w:hAnsi="Arial" w:cs="Arial" w:hint="eastAsia"/>
        </w:rPr>
        <w:t>内存大小</w:t>
      </w:r>
      <w:r w:rsidR="00EC7483">
        <w:rPr>
          <w:rFonts w:ascii="Arial" w:hAnsi="Arial" w:cs="Arial" w:hint="eastAsia"/>
        </w:rPr>
        <w:t>降低了</w:t>
      </w:r>
      <w:r w:rsidR="00EC7483">
        <w:rPr>
          <w:rFonts w:ascii="Arial" w:hAnsi="Arial" w:cs="Arial" w:hint="eastAsia"/>
        </w:rPr>
        <w:t>1</w:t>
      </w:r>
      <w:r w:rsidR="00EC7483">
        <w:rPr>
          <w:rFonts w:ascii="Arial" w:hAnsi="Arial" w:cs="Arial"/>
        </w:rPr>
        <w:t>5.5</w:t>
      </w:r>
      <w:r w:rsidR="00EC7483">
        <w:rPr>
          <w:rFonts w:ascii="Arial" w:hAnsi="Arial" w:cs="Arial" w:hint="eastAsia"/>
        </w:rPr>
        <w:t>倍</w:t>
      </w:r>
      <w:r w:rsidR="00552140">
        <w:rPr>
          <w:rFonts w:ascii="Arial" w:hAnsi="Arial" w:cs="Arial" w:hint="eastAsia"/>
        </w:rPr>
        <w:t>。</w:t>
      </w:r>
    </w:p>
    <w:p w14:paraId="5F4AD5D1" w14:textId="4634E7B6" w:rsidR="00391BB8" w:rsidRDefault="00C82E3F" w:rsidP="00C14C1D">
      <w:pPr>
        <w:ind w:firstLineChars="200" w:firstLine="420"/>
        <w:rPr>
          <w:rFonts w:ascii="Arial" w:hAnsi="Arial" w:cs="Arial"/>
        </w:rPr>
      </w:pPr>
      <w:r>
        <w:rPr>
          <w:rFonts w:ascii="Arial" w:hAnsi="Arial" w:cs="Arial" w:hint="eastAsia"/>
        </w:rPr>
        <w:t>本文</w:t>
      </w:r>
      <w:r w:rsidR="00C57407" w:rsidRPr="00C57407">
        <w:rPr>
          <w:rFonts w:ascii="Arial" w:hAnsi="Arial" w:cs="Arial" w:hint="eastAsia"/>
        </w:rPr>
        <w:t>余</w:t>
      </w:r>
      <w:r>
        <w:rPr>
          <w:rFonts w:ascii="Arial" w:hAnsi="Arial" w:cs="Arial" w:hint="eastAsia"/>
        </w:rPr>
        <w:t>下</w:t>
      </w:r>
      <w:r w:rsidR="00C57407" w:rsidRPr="00C57407">
        <w:rPr>
          <w:rFonts w:ascii="Arial" w:hAnsi="Arial" w:cs="Arial" w:hint="eastAsia"/>
        </w:rPr>
        <w:t>部分安排如下：在第</w:t>
      </w:r>
      <w:r w:rsidR="00C57407">
        <w:rPr>
          <w:rFonts w:ascii="Arial" w:hAnsi="Arial" w:cs="Arial" w:hint="eastAsia"/>
        </w:rPr>
        <w:t>二</w:t>
      </w:r>
      <w:r w:rsidR="00C57407">
        <w:rPr>
          <w:rFonts w:ascii="Arial" w:hAnsi="Arial" w:cs="Arial"/>
        </w:rPr>
        <w:t>节回顾了相关工作</w:t>
      </w:r>
      <w:r>
        <w:rPr>
          <w:rFonts w:ascii="Arial" w:hAnsi="Arial" w:cs="Arial" w:hint="eastAsia"/>
        </w:rPr>
        <w:t>；</w:t>
      </w:r>
      <w:r w:rsidR="00C57407" w:rsidRPr="00C57407">
        <w:rPr>
          <w:rFonts w:ascii="Arial" w:hAnsi="Arial" w:cs="Arial"/>
        </w:rPr>
        <w:t>第三</w:t>
      </w:r>
      <w:r w:rsidR="00C57407">
        <w:rPr>
          <w:rFonts w:ascii="Arial" w:hAnsi="Arial" w:cs="Arial" w:hint="eastAsia"/>
        </w:rPr>
        <w:t>节</w:t>
      </w:r>
      <w:r w:rsidR="00C57407" w:rsidRPr="00C57407">
        <w:rPr>
          <w:rFonts w:ascii="Arial" w:hAnsi="Arial" w:cs="Arial"/>
        </w:rPr>
        <w:t>介绍了提</w:t>
      </w:r>
      <w:r>
        <w:rPr>
          <w:rFonts w:ascii="Arial" w:hAnsi="Arial" w:cs="Arial"/>
        </w:rPr>
        <w:t>出的卷积神经网络架构和分层量化方案</w:t>
      </w:r>
      <w:r>
        <w:rPr>
          <w:rFonts w:ascii="Arial" w:hAnsi="Arial" w:cs="Arial" w:hint="eastAsia"/>
        </w:rPr>
        <w:t>；</w:t>
      </w:r>
      <w:r>
        <w:rPr>
          <w:rFonts w:ascii="Arial" w:hAnsi="Arial" w:cs="Arial"/>
        </w:rPr>
        <w:t>第四节给出了实验结果和讨论</w:t>
      </w:r>
      <w:r>
        <w:rPr>
          <w:rFonts w:ascii="Arial" w:hAnsi="Arial" w:cs="Arial" w:hint="eastAsia"/>
        </w:rPr>
        <w:t>；</w:t>
      </w:r>
      <w:r w:rsidR="00C57407" w:rsidRPr="00C57407">
        <w:rPr>
          <w:rFonts w:ascii="Arial" w:hAnsi="Arial" w:cs="Arial"/>
        </w:rPr>
        <w:t>最后</w:t>
      </w:r>
      <w:r w:rsidR="00144757">
        <w:rPr>
          <w:rFonts w:ascii="Arial" w:hAnsi="Arial" w:cs="Arial" w:hint="eastAsia"/>
        </w:rPr>
        <w:t>在</w:t>
      </w:r>
      <w:r w:rsidR="00C57407" w:rsidRPr="00C57407">
        <w:rPr>
          <w:rFonts w:ascii="Arial" w:hAnsi="Arial" w:cs="Arial"/>
        </w:rPr>
        <w:t>第五节给出结论。</w:t>
      </w:r>
    </w:p>
    <w:p w14:paraId="76AA1957" w14:textId="77777777" w:rsidR="00F31580" w:rsidRDefault="00F31580" w:rsidP="00C14C1D">
      <w:pPr>
        <w:ind w:firstLineChars="200" w:firstLine="420"/>
        <w:rPr>
          <w:rFonts w:ascii="Arial" w:hAnsi="Arial" w:cs="Arial"/>
        </w:rPr>
      </w:pPr>
    </w:p>
    <w:p w14:paraId="05284592" w14:textId="77777777" w:rsidR="00391BB8" w:rsidRPr="001A4F63" w:rsidRDefault="00391BB8" w:rsidP="00391BB8">
      <w:pPr>
        <w:rPr>
          <w:rFonts w:ascii="Times New Roman" w:hAnsi="Times New Roman" w:cs="Times New Roman"/>
          <w:sz w:val="22"/>
        </w:rPr>
      </w:pPr>
      <w:r w:rsidRPr="001A4F63">
        <w:rPr>
          <w:rFonts w:ascii="Times New Roman" w:eastAsia="宋体" w:hAnsi="Times New Roman" w:cs="Times New Roman"/>
          <w:sz w:val="22"/>
        </w:rPr>
        <w:t xml:space="preserve">Ⅱ. </w:t>
      </w:r>
      <w:r w:rsidRPr="001A4F63">
        <w:rPr>
          <w:rFonts w:ascii="Times New Roman" w:hAnsi="Times New Roman" w:cs="Times New Roman"/>
          <w:sz w:val="22"/>
        </w:rPr>
        <w:t>RELATED WORK</w:t>
      </w:r>
    </w:p>
    <w:p w14:paraId="3E7DCB40" w14:textId="5CCE9E3C" w:rsidR="0056132B" w:rsidRPr="0056132B" w:rsidRDefault="00423BA2" w:rsidP="0056132B">
      <w:pPr>
        <w:ind w:firstLineChars="200" w:firstLine="420"/>
        <w:rPr>
          <w:rFonts w:ascii="Arial" w:hAnsi="Arial" w:cs="Arial"/>
        </w:rPr>
      </w:pPr>
      <w:r>
        <w:rPr>
          <w:rFonts w:ascii="Arial" w:hAnsi="Arial" w:cs="Arial" w:hint="eastAsia"/>
        </w:rPr>
        <w:t>传统的</w:t>
      </w:r>
      <w:r w:rsidR="00E64DF1">
        <w:rPr>
          <w:rFonts w:ascii="Arial" w:hAnsi="Arial" w:cs="Arial" w:hint="eastAsia"/>
        </w:rPr>
        <w:t>自动心律</w:t>
      </w:r>
      <w:r w:rsidR="0056132B" w:rsidRPr="0056132B">
        <w:rPr>
          <w:rFonts w:ascii="Arial" w:hAnsi="Arial" w:cs="Arial" w:hint="eastAsia"/>
        </w:rPr>
        <w:t>诊断</w:t>
      </w:r>
      <w:r>
        <w:rPr>
          <w:rFonts w:ascii="Arial" w:hAnsi="Arial" w:cs="Arial" w:hint="eastAsia"/>
        </w:rPr>
        <w:t>通常都采用</w:t>
      </w:r>
      <w:r w:rsidR="0056132B" w:rsidRPr="0056132B">
        <w:rPr>
          <w:rFonts w:ascii="Arial" w:hAnsi="Arial" w:cs="Arial" w:hint="eastAsia"/>
        </w:rPr>
        <w:t>机器学习</w:t>
      </w:r>
      <w:r w:rsidR="00AB5A83">
        <w:rPr>
          <w:rFonts w:ascii="Arial" w:hAnsi="Arial" w:cs="Arial" w:hint="eastAsia"/>
        </w:rPr>
        <w:t>算法</w:t>
      </w:r>
      <w:r w:rsidR="0056132B" w:rsidRPr="0056132B">
        <w:rPr>
          <w:rFonts w:ascii="Arial" w:hAnsi="Arial" w:cs="Arial" w:hint="eastAsia"/>
        </w:rPr>
        <w:t>。这</w:t>
      </w:r>
      <w:r w:rsidR="00AB5A83">
        <w:rPr>
          <w:rFonts w:ascii="Arial" w:hAnsi="Arial" w:cs="Arial" w:hint="eastAsia"/>
        </w:rPr>
        <w:t>类算法</w:t>
      </w:r>
      <w:r w:rsidR="000452D9">
        <w:rPr>
          <w:rFonts w:ascii="Arial" w:hAnsi="Arial" w:cs="Arial" w:hint="eastAsia"/>
        </w:rPr>
        <w:t>通过</w:t>
      </w:r>
      <w:r w:rsidR="009D2C7D">
        <w:rPr>
          <w:rFonts w:ascii="Arial" w:hAnsi="Arial" w:cs="Arial" w:hint="eastAsia"/>
        </w:rPr>
        <w:t>心脏病学</w:t>
      </w:r>
      <w:r w:rsidR="00AB5A83">
        <w:rPr>
          <w:rFonts w:ascii="Arial" w:hAnsi="Arial" w:cs="Arial" w:hint="eastAsia"/>
        </w:rPr>
        <w:t>知识</w:t>
      </w:r>
      <w:r w:rsidR="000452D9">
        <w:rPr>
          <w:rFonts w:ascii="Arial" w:hAnsi="Arial" w:cs="Arial" w:hint="eastAsia"/>
        </w:rPr>
        <w:t>设计特征</w:t>
      </w:r>
      <w:r w:rsidR="00AB5A83">
        <w:rPr>
          <w:rFonts w:ascii="Arial" w:hAnsi="Arial" w:cs="Arial" w:hint="eastAsia"/>
        </w:rPr>
        <w:t>，从</w:t>
      </w:r>
      <w:r w:rsidR="00AB5A83">
        <w:rPr>
          <w:rFonts w:ascii="Arial" w:hAnsi="Arial" w:cs="Arial" w:hint="eastAsia"/>
        </w:rPr>
        <w:t>ECG</w:t>
      </w:r>
      <w:r w:rsidR="0056132B" w:rsidRPr="0056132B">
        <w:rPr>
          <w:rFonts w:ascii="Arial" w:hAnsi="Arial" w:cs="Arial" w:hint="eastAsia"/>
        </w:rPr>
        <w:t>信号</w:t>
      </w:r>
      <w:r w:rsidR="00AB5A83">
        <w:rPr>
          <w:rFonts w:ascii="Arial" w:hAnsi="Arial" w:cs="Arial" w:hint="eastAsia"/>
        </w:rPr>
        <w:t>提取出</w:t>
      </w:r>
      <w:r w:rsidR="00E64DF1">
        <w:rPr>
          <w:rFonts w:ascii="Arial" w:hAnsi="Arial" w:cs="Arial" w:hint="eastAsia"/>
        </w:rPr>
        <w:t>特征，再</w:t>
      </w:r>
      <w:r w:rsidR="00317857">
        <w:rPr>
          <w:rFonts w:ascii="Arial" w:hAnsi="Arial" w:cs="Arial" w:hint="eastAsia"/>
        </w:rPr>
        <w:t>使用</w:t>
      </w:r>
      <w:r w:rsidR="00AB5A83">
        <w:rPr>
          <w:rFonts w:ascii="Arial" w:hAnsi="Arial" w:cs="Arial" w:hint="eastAsia"/>
        </w:rPr>
        <w:t>分类器对</w:t>
      </w:r>
      <w:r w:rsidR="00E64DF1">
        <w:rPr>
          <w:rFonts w:ascii="Arial" w:hAnsi="Arial" w:cs="Arial" w:hint="eastAsia"/>
        </w:rPr>
        <w:t>其进行分类</w:t>
      </w:r>
      <w:r w:rsidR="00AB5A83">
        <w:rPr>
          <w:rFonts w:ascii="Arial" w:hAnsi="Arial" w:cs="Arial" w:hint="eastAsia"/>
        </w:rPr>
        <w:t>输出对应的</w:t>
      </w:r>
      <w:r w:rsidR="00E64DF1">
        <w:rPr>
          <w:rFonts w:ascii="Arial" w:hAnsi="Arial" w:cs="Arial" w:hint="eastAsia"/>
        </w:rPr>
        <w:t>心律</w:t>
      </w:r>
      <w:r w:rsidR="00AB5A83">
        <w:rPr>
          <w:rFonts w:ascii="Arial" w:hAnsi="Arial" w:cs="Arial" w:hint="eastAsia"/>
        </w:rPr>
        <w:t>类型。</w:t>
      </w:r>
      <w:r w:rsidR="0056132B" w:rsidRPr="0056132B">
        <w:rPr>
          <w:rFonts w:ascii="Arial" w:hAnsi="Arial" w:cs="Arial" w:hint="eastAsia"/>
        </w:rPr>
        <w:t>例如，</w:t>
      </w:r>
      <w:r w:rsidR="00A003CF">
        <w:rPr>
          <w:rFonts w:ascii="Arial" w:hAnsi="Arial" w:cs="Arial"/>
        </w:rPr>
        <w:fldChar w:fldCharType="begin"/>
      </w:r>
      <w:r w:rsidR="00A003CF">
        <w:rPr>
          <w:rFonts w:ascii="Arial" w:hAnsi="Arial" w:cs="Arial"/>
        </w:rPr>
        <w:instrText xml:space="preserve"> </w:instrText>
      </w:r>
      <w:r w:rsidR="00A003CF">
        <w:rPr>
          <w:rFonts w:ascii="Arial" w:hAnsi="Arial" w:cs="Arial" w:hint="eastAsia"/>
        </w:rPr>
        <w:instrText>REF _Ref29844259 \r \h</w:instrText>
      </w:r>
      <w:r w:rsidR="00A003CF">
        <w:rPr>
          <w:rFonts w:ascii="Arial" w:hAnsi="Arial" w:cs="Arial"/>
        </w:rPr>
        <w:instrText xml:space="preserve"> </w:instrText>
      </w:r>
      <w:r w:rsidR="00A003CF">
        <w:rPr>
          <w:rFonts w:ascii="Arial" w:hAnsi="Arial" w:cs="Arial"/>
        </w:rPr>
      </w:r>
      <w:r w:rsidR="00A003CF">
        <w:rPr>
          <w:rFonts w:ascii="Arial" w:hAnsi="Arial" w:cs="Arial"/>
        </w:rPr>
        <w:fldChar w:fldCharType="separate"/>
      </w:r>
      <w:r w:rsidR="00A003CF">
        <w:rPr>
          <w:rFonts w:ascii="Arial" w:hAnsi="Arial" w:cs="Arial"/>
        </w:rPr>
        <w:t>[6]</w:t>
      </w:r>
      <w:r w:rsidR="00A003CF">
        <w:rPr>
          <w:rFonts w:ascii="Arial" w:hAnsi="Arial" w:cs="Arial"/>
        </w:rPr>
        <w:fldChar w:fldCharType="end"/>
      </w:r>
      <w:r w:rsidR="0056132B" w:rsidRPr="0056132B">
        <w:rPr>
          <w:rFonts w:ascii="Arial" w:hAnsi="Arial" w:cs="Arial"/>
        </w:rPr>
        <w:t>手动</w:t>
      </w:r>
      <w:r w:rsidR="00D77C7E">
        <w:rPr>
          <w:rFonts w:ascii="Arial" w:hAnsi="Arial" w:cs="Arial" w:hint="eastAsia"/>
        </w:rPr>
        <w:t>标定</w:t>
      </w:r>
      <w:r w:rsidR="00D77C7E">
        <w:rPr>
          <w:rFonts w:ascii="Arial" w:hAnsi="Arial" w:cs="Arial"/>
        </w:rPr>
        <w:t>心拍</w:t>
      </w:r>
      <w:r w:rsidR="0056132B" w:rsidRPr="0056132B">
        <w:rPr>
          <w:rFonts w:ascii="Arial" w:hAnsi="Arial" w:cs="Arial"/>
        </w:rPr>
        <w:t>基准点，</w:t>
      </w:r>
      <w:r w:rsidR="00317857">
        <w:rPr>
          <w:rFonts w:ascii="Arial" w:hAnsi="Arial" w:cs="Arial" w:hint="eastAsia"/>
        </w:rPr>
        <w:t>从</w:t>
      </w:r>
      <w:r w:rsidR="0056132B" w:rsidRPr="0056132B">
        <w:rPr>
          <w:rFonts w:ascii="Arial" w:hAnsi="Arial" w:cs="Arial"/>
        </w:rPr>
        <w:t>R</w:t>
      </w:r>
      <w:r w:rsidR="000452D9">
        <w:rPr>
          <w:rFonts w:ascii="Arial" w:hAnsi="Arial" w:cs="Arial" w:hint="eastAsia"/>
        </w:rPr>
        <w:t>-</w:t>
      </w:r>
      <w:r w:rsidR="0056132B" w:rsidRPr="0056132B">
        <w:rPr>
          <w:rFonts w:ascii="Arial" w:hAnsi="Arial" w:cs="Arial"/>
        </w:rPr>
        <w:t>R</w:t>
      </w:r>
      <w:r w:rsidR="000452D9">
        <w:rPr>
          <w:rFonts w:ascii="Arial" w:hAnsi="Arial" w:cs="Arial"/>
        </w:rPr>
        <w:t>间隔</w:t>
      </w:r>
      <w:r w:rsidR="0056132B" w:rsidRPr="0056132B">
        <w:rPr>
          <w:rFonts w:ascii="Arial" w:hAnsi="Arial" w:cs="Arial"/>
        </w:rPr>
        <w:t>和</w:t>
      </w:r>
      <w:r w:rsidR="00EE4503">
        <w:rPr>
          <w:rFonts w:ascii="Arial" w:hAnsi="Arial" w:cs="Arial" w:hint="eastAsia"/>
        </w:rPr>
        <w:t>心拍</w:t>
      </w:r>
      <w:r w:rsidR="0056132B" w:rsidRPr="0056132B">
        <w:rPr>
          <w:rFonts w:ascii="Arial" w:hAnsi="Arial" w:cs="Arial"/>
        </w:rPr>
        <w:t>信息</w:t>
      </w:r>
      <w:r w:rsidR="00EE4503">
        <w:rPr>
          <w:rFonts w:ascii="Arial" w:hAnsi="Arial" w:cs="Arial" w:hint="eastAsia"/>
        </w:rPr>
        <w:t>中</w:t>
      </w:r>
      <w:r w:rsidR="0056132B" w:rsidRPr="0056132B">
        <w:rPr>
          <w:rFonts w:ascii="Arial" w:hAnsi="Arial" w:cs="Arial"/>
        </w:rPr>
        <w:t>计算</w:t>
      </w:r>
      <w:r w:rsidR="000452D9">
        <w:rPr>
          <w:rFonts w:ascii="Arial" w:hAnsi="Arial" w:cs="Arial" w:hint="eastAsia"/>
        </w:rPr>
        <w:t>形态</w:t>
      </w:r>
      <w:r w:rsidR="0056132B" w:rsidRPr="0056132B">
        <w:rPr>
          <w:rFonts w:ascii="Arial" w:hAnsi="Arial" w:cs="Arial"/>
        </w:rPr>
        <w:t>特征，</w:t>
      </w:r>
      <w:r w:rsidR="000452D9">
        <w:rPr>
          <w:rFonts w:ascii="Arial" w:hAnsi="Arial" w:cs="Arial" w:hint="eastAsia"/>
        </w:rPr>
        <w:t>最后</w:t>
      </w:r>
      <w:r w:rsidR="0056132B" w:rsidRPr="0056132B">
        <w:rPr>
          <w:rFonts w:ascii="Arial" w:hAnsi="Arial" w:cs="Arial"/>
        </w:rPr>
        <w:t>使用线性判别器（</w:t>
      </w:r>
      <w:r w:rsidR="0056132B" w:rsidRPr="0056132B">
        <w:rPr>
          <w:rFonts w:ascii="Arial" w:hAnsi="Arial" w:cs="Arial"/>
        </w:rPr>
        <w:t>LD</w:t>
      </w:r>
      <w:r w:rsidR="0056132B" w:rsidRPr="0056132B">
        <w:rPr>
          <w:rFonts w:ascii="Arial" w:hAnsi="Arial" w:cs="Arial"/>
        </w:rPr>
        <w:t>）</w:t>
      </w:r>
      <w:r w:rsidR="000452D9">
        <w:rPr>
          <w:rFonts w:ascii="Arial" w:hAnsi="Arial" w:cs="Arial" w:hint="eastAsia"/>
        </w:rPr>
        <w:t>进行分类</w:t>
      </w:r>
      <w:r w:rsidR="00E64DF1">
        <w:rPr>
          <w:rFonts w:ascii="Arial" w:hAnsi="Arial" w:cs="Arial"/>
        </w:rPr>
        <w:t>。但是，形态特征通常由于其幅度低</w:t>
      </w:r>
      <w:r w:rsidR="0056132B" w:rsidRPr="0056132B">
        <w:rPr>
          <w:rFonts w:ascii="Arial" w:hAnsi="Arial" w:cs="Arial"/>
        </w:rPr>
        <w:t>难以</w:t>
      </w:r>
      <w:r w:rsidR="00317857">
        <w:rPr>
          <w:rFonts w:ascii="Arial" w:hAnsi="Arial" w:cs="Arial" w:hint="eastAsia"/>
        </w:rPr>
        <w:t>被</w:t>
      </w:r>
      <w:r w:rsidR="0056132B" w:rsidRPr="0056132B">
        <w:rPr>
          <w:rFonts w:ascii="Arial" w:hAnsi="Arial" w:cs="Arial"/>
        </w:rPr>
        <w:t>检测，</w:t>
      </w:r>
      <w:r w:rsidR="000452D9">
        <w:rPr>
          <w:rFonts w:ascii="Arial" w:hAnsi="Arial" w:cs="Arial"/>
        </w:rPr>
        <w:t>导致</w:t>
      </w:r>
      <w:r w:rsidR="000452D9">
        <w:rPr>
          <w:rFonts w:ascii="Arial" w:hAnsi="Arial" w:cs="Arial" w:hint="eastAsia"/>
        </w:rPr>
        <w:t>性能</w:t>
      </w:r>
      <w:r w:rsidR="00E64DF1">
        <w:rPr>
          <w:rFonts w:ascii="Arial" w:hAnsi="Arial" w:cs="Arial" w:hint="eastAsia"/>
        </w:rPr>
        <w:t>较差</w:t>
      </w:r>
      <w:r w:rsidR="0056132B" w:rsidRPr="0056132B">
        <w:rPr>
          <w:rFonts w:ascii="Arial" w:hAnsi="Arial" w:cs="Arial"/>
        </w:rPr>
        <w:t>。因此，</w:t>
      </w:r>
      <w:r w:rsidR="00A003CF">
        <w:rPr>
          <w:rFonts w:ascii="Arial" w:hAnsi="Arial" w:cs="Arial"/>
        </w:rPr>
        <w:fldChar w:fldCharType="begin"/>
      </w:r>
      <w:r w:rsidR="00A003CF">
        <w:rPr>
          <w:rFonts w:ascii="Arial" w:hAnsi="Arial" w:cs="Arial"/>
        </w:rPr>
        <w:instrText xml:space="preserve"> REF _nebE35060EA_486B_4266_AE93_198111A91E62 \r \h </w:instrText>
      </w:r>
      <w:r w:rsidR="00A003CF">
        <w:rPr>
          <w:rFonts w:ascii="Arial" w:hAnsi="Arial" w:cs="Arial"/>
        </w:rPr>
      </w:r>
      <w:r w:rsidR="00A003CF">
        <w:rPr>
          <w:rFonts w:ascii="Arial" w:hAnsi="Arial" w:cs="Arial"/>
        </w:rPr>
        <w:fldChar w:fldCharType="separate"/>
      </w:r>
      <w:r w:rsidR="00A003CF">
        <w:rPr>
          <w:rFonts w:ascii="Arial" w:hAnsi="Arial" w:cs="Arial"/>
        </w:rPr>
        <w:t>[7]</w:t>
      </w:r>
      <w:r w:rsidR="00A003CF">
        <w:rPr>
          <w:rFonts w:ascii="Arial" w:hAnsi="Arial" w:cs="Arial"/>
        </w:rPr>
        <w:fldChar w:fldCharType="end"/>
      </w:r>
      <w:r w:rsidR="00E64DF1">
        <w:rPr>
          <w:rFonts w:ascii="Arial" w:hAnsi="Arial" w:cs="Arial"/>
        </w:rPr>
        <w:t>提出</w:t>
      </w:r>
      <w:r w:rsidR="00092C84">
        <w:rPr>
          <w:rFonts w:ascii="Arial" w:hAnsi="Arial" w:cs="Arial"/>
        </w:rPr>
        <w:t>一种</w:t>
      </w:r>
      <w:r w:rsidR="00092C84">
        <w:rPr>
          <w:rFonts w:ascii="Arial" w:hAnsi="Arial" w:cs="Arial" w:hint="eastAsia"/>
        </w:rPr>
        <w:t>新型</w:t>
      </w:r>
      <w:r w:rsidR="000452D9">
        <w:rPr>
          <w:rFonts w:ascii="Arial" w:hAnsi="Arial" w:cs="Arial" w:hint="eastAsia"/>
        </w:rPr>
        <w:t>的</w:t>
      </w:r>
      <w:r w:rsidR="00D77C7E">
        <w:rPr>
          <w:rFonts w:ascii="Arial" w:hAnsi="Arial" w:cs="Arial" w:hint="eastAsia"/>
        </w:rPr>
        <w:t>算法</w:t>
      </w:r>
      <w:r w:rsidR="000452D9">
        <w:rPr>
          <w:rFonts w:ascii="Arial" w:hAnsi="Arial" w:cs="Arial" w:hint="eastAsia"/>
        </w:rPr>
        <w:t>：该算法使用</w:t>
      </w:r>
      <w:r w:rsidR="000452D9">
        <w:rPr>
          <w:rFonts w:ascii="Arial" w:hAnsi="Arial" w:cs="Arial"/>
        </w:rPr>
        <w:t>高阶统计</w:t>
      </w:r>
      <w:r w:rsidR="0056132B" w:rsidRPr="0056132B">
        <w:rPr>
          <w:rFonts w:ascii="Arial" w:hAnsi="Arial" w:cs="Arial"/>
        </w:rPr>
        <w:t>和</w:t>
      </w:r>
      <w:r w:rsidR="0056132B" w:rsidRPr="0056132B">
        <w:rPr>
          <w:rFonts w:ascii="Arial" w:hAnsi="Arial" w:cs="Arial"/>
        </w:rPr>
        <w:t>Hermite</w:t>
      </w:r>
      <w:r w:rsidR="0056132B" w:rsidRPr="0056132B">
        <w:rPr>
          <w:rFonts w:ascii="Arial" w:hAnsi="Arial" w:cs="Arial"/>
        </w:rPr>
        <w:t>基函数</w:t>
      </w:r>
      <w:r w:rsidR="00E64DF1">
        <w:rPr>
          <w:rFonts w:ascii="Arial" w:hAnsi="Arial" w:cs="Arial"/>
        </w:rPr>
        <w:t>提取相似性特征</w:t>
      </w:r>
      <w:r w:rsidR="00317857">
        <w:rPr>
          <w:rFonts w:ascii="Arial" w:hAnsi="Arial" w:cs="Arial" w:hint="eastAsia"/>
        </w:rPr>
        <w:t>，</w:t>
      </w:r>
      <w:r w:rsidR="000452D9">
        <w:rPr>
          <w:rFonts w:ascii="Arial" w:hAnsi="Arial" w:cs="Arial" w:hint="eastAsia"/>
        </w:rPr>
        <w:t>传递</w:t>
      </w:r>
      <w:r w:rsidR="0056132B" w:rsidRPr="0056132B">
        <w:rPr>
          <w:rFonts w:ascii="Arial" w:hAnsi="Arial" w:cs="Arial"/>
        </w:rPr>
        <w:t>给</w:t>
      </w:r>
      <w:r w:rsidR="000452D9">
        <w:rPr>
          <w:rFonts w:ascii="Arial" w:hAnsi="Arial" w:cs="Arial" w:hint="eastAsia"/>
        </w:rPr>
        <w:t>层次</w:t>
      </w:r>
      <w:r w:rsidR="0056132B" w:rsidRPr="0056132B">
        <w:rPr>
          <w:rFonts w:ascii="Arial" w:hAnsi="Arial" w:cs="Arial"/>
        </w:rPr>
        <w:t>分类</w:t>
      </w:r>
      <w:r w:rsidR="00317857">
        <w:rPr>
          <w:rFonts w:ascii="Arial" w:hAnsi="Arial" w:cs="Arial" w:hint="eastAsia"/>
        </w:rPr>
        <w:t>器</w:t>
      </w:r>
      <w:r w:rsidR="00D77C7E">
        <w:rPr>
          <w:rFonts w:ascii="Arial" w:hAnsi="Arial" w:cs="Arial" w:hint="eastAsia"/>
        </w:rPr>
        <w:t>进行诊断</w:t>
      </w:r>
      <w:r w:rsidR="0056132B" w:rsidRPr="0056132B">
        <w:rPr>
          <w:rFonts w:ascii="Arial" w:hAnsi="Arial" w:cs="Arial"/>
        </w:rPr>
        <w:t>。与使用</w:t>
      </w:r>
      <w:r w:rsidR="00D77C7E">
        <w:rPr>
          <w:rFonts w:ascii="Arial" w:hAnsi="Arial" w:cs="Arial"/>
        </w:rPr>
        <w:t>心拍</w:t>
      </w:r>
      <w:r w:rsidR="00092C84">
        <w:rPr>
          <w:rFonts w:ascii="Arial" w:hAnsi="Arial" w:cs="Arial" w:hint="eastAsia"/>
        </w:rPr>
        <w:t>诊断的算法</w:t>
      </w:r>
      <w:r w:rsidR="0056132B" w:rsidRPr="0056132B">
        <w:rPr>
          <w:rFonts w:ascii="Arial" w:hAnsi="Arial" w:cs="Arial"/>
        </w:rPr>
        <w:t>不同，</w:t>
      </w:r>
      <w:r w:rsidR="00A003CF">
        <w:rPr>
          <w:rFonts w:ascii="Arial" w:hAnsi="Arial" w:cs="Arial"/>
        </w:rPr>
        <w:fldChar w:fldCharType="begin"/>
      </w:r>
      <w:r w:rsidR="00A003CF">
        <w:rPr>
          <w:rFonts w:ascii="Arial" w:hAnsi="Arial" w:cs="Arial"/>
        </w:rPr>
        <w:instrText xml:space="preserve"> REF _neb8A8DCAD4_2246_46D9_8463_BEB2251113EE \r \h </w:instrText>
      </w:r>
      <w:r w:rsidR="00A003CF">
        <w:rPr>
          <w:rFonts w:ascii="Arial" w:hAnsi="Arial" w:cs="Arial"/>
        </w:rPr>
      </w:r>
      <w:r w:rsidR="00A003CF">
        <w:rPr>
          <w:rFonts w:ascii="Arial" w:hAnsi="Arial" w:cs="Arial"/>
        </w:rPr>
        <w:fldChar w:fldCharType="separate"/>
      </w:r>
      <w:r w:rsidR="00A003CF">
        <w:rPr>
          <w:rFonts w:ascii="Arial" w:hAnsi="Arial" w:cs="Arial"/>
        </w:rPr>
        <w:t>[9]</w:t>
      </w:r>
      <w:r w:rsidR="00A003CF">
        <w:rPr>
          <w:rFonts w:ascii="Arial" w:hAnsi="Arial" w:cs="Arial"/>
        </w:rPr>
        <w:fldChar w:fldCharType="end"/>
      </w:r>
      <w:r w:rsidR="0056132B" w:rsidRPr="0056132B">
        <w:rPr>
          <w:rFonts w:ascii="Arial" w:hAnsi="Arial" w:cs="Arial"/>
        </w:rPr>
        <w:t>使用</w:t>
      </w:r>
      <w:r w:rsidR="00E6192C">
        <w:rPr>
          <w:rFonts w:ascii="Arial" w:hAnsi="Arial" w:cs="Arial" w:hint="eastAsia"/>
        </w:rPr>
        <w:t>长时</w:t>
      </w:r>
      <w:r w:rsidR="00E6192C" w:rsidRPr="0056132B">
        <w:rPr>
          <w:rFonts w:ascii="Arial" w:hAnsi="Arial" w:cs="Arial"/>
        </w:rPr>
        <w:t>ECG</w:t>
      </w:r>
      <w:r w:rsidR="00E6192C">
        <w:rPr>
          <w:rFonts w:ascii="Arial" w:hAnsi="Arial" w:cs="Arial" w:hint="eastAsia"/>
        </w:rPr>
        <w:t>信号作为输入，使用</w:t>
      </w:r>
      <w:r w:rsidR="0056132B" w:rsidRPr="0056132B">
        <w:rPr>
          <w:rFonts w:ascii="Arial" w:hAnsi="Arial" w:cs="Arial"/>
        </w:rPr>
        <w:t>Welch</w:t>
      </w:r>
      <w:r w:rsidR="0056132B" w:rsidRPr="0056132B">
        <w:rPr>
          <w:rFonts w:ascii="Arial" w:hAnsi="Arial" w:cs="Arial"/>
        </w:rPr>
        <w:t>法和离散傅立叶变换估计频谱功率密度，并</w:t>
      </w:r>
      <w:r w:rsidR="00E6192C">
        <w:rPr>
          <w:rFonts w:ascii="Arial" w:hAnsi="Arial" w:cs="Arial" w:hint="eastAsia"/>
        </w:rPr>
        <w:t>使用多个</w:t>
      </w:r>
      <w:r w:rsidR="00EE4503">
        <w:rPr>
          <w:rFonts w:ascii="Arial" w:hAnsi="Arial" w:cs="Arial"/>
        </w:rPr>
        <w:t>分类器</w:t>
      </w:r>
      <w:r w:rsidR="00E6192C">
        <w:rPr>
          <w:rFonts w:ascii="Arial" w:hAnsi="Arial" w:cs="Arial" w:hint="eastAsia"/>
        </w:rPr>
        <w:t>分别对特征进行分类</w:t>
      </w:r>
      <w:r w:rsidR="0056132B" w:rsidRPr="0056132B">
        <w:rPr>
          <w:rFonts w:ascii="Arial" w:hAnsi="Arial" w:cs="Arial" w:hint="eastAsia"/>
        </w:rPr>
        <w:t>，</w:t>
      </w:r>
      <w:r w:rsidR="00E6192C">
        <w:rPr>
          <w:rFonts w:ascii="Arial" w:hAnsi="Arial" w:cs="Arial" w:hint="eastAsia"/>
        </w:rPr>
        <w:t>结果显示支持向量机实现最优的分类结果</w:t>
      </w:r>
      <w:r w:rsidR="0056132B" w:rsidRPr="0056132B">
        <w:rPr>
          <w:rFonts w:ascii="Arial" w:hAnsi="Arial" w:cs="Arial" w:hint="eastAsia"/>
        </w:rPr>
        <w:t>。尽管</w:t>
      </w:r>
      <w:r w:rsidR="00E6192C">
        <w:rPr>
          <w:rFonts w:ascii="Arial" w:hAnsi="Arial" w:cs="Arial" w:hint="eastAsia"/>
        </w:rPr>
        <w:t>许多</w:t>
      </w:r>
      <w:r w:rsidR="0056132B" w:rsidRPr="0056132B">
        <w:rPr>
          <w:rFonts w:ascii="Arial" w:hAnsi="Arial" w:cs="Arial" w:hint="eastAsia"/>
        </w:rPr>
        <w:t>基于特征的</w:t>
      </w:r>
      <w:r w:rsidR="00E6192C">
        <w:rPr>
          <w:rFonts w:ascii="Arial" w:hAnsi="Arial" w:cs="Arial" w:hint="eastAsia"/>
        </w:rPr>
        <w:t>诊断算法实现了很高的准确性，但考虑到这类算法的性能主要</w:t>
      </w:r>
      <w:r w:rsidR="00EE4503">
        <w:rPr>
          <w:rFonts w:ascii="Arial" w:hAnsi="Arial" w:cs="Arial" w:hint="eastAsia"/>
        </w:rPr>
        <w:t>依赖于</w:t>
      </w:r>
      <w:r w:rsidR="00E6192C">
        <w:rPr>
          <w:rFonts w:ascii="Arial" w:hAnsi="Arial" w:cs="Arial" w:hint="eastAsia"/>
        </w:rPr>
        <w:t>特征设计的水平，而不同患者的</w:t>
      </w:r>
      <w:r w:rsidR="00E6192C">
        <w:rPr>
          <w:rFonts w:ascii="Arial" w:hAnsi="Arial" w:cs="Arial" w:hint="eastAsia"/>
        </w:rPr>
        <w:t>ECG</w:t>
      </w:r>
      <w:r w:rsidR="00EE4503">
        <w:rPr>
          <w:rFonts w:ascii="Arial" w:hAnsi="Arial" w:cs="Arial" w:hint="eastAsia"/>
        </w:rPr>
        <w:t>信号存在很大</w:t>
      </w:r>
      <w:r w:rsidR="00E6192C">
        <w:rPr>
          <w:rFonts w:ascii="Arial" w:hAnsi="Arial" w:cs="Arial" w:hint="eastAsia"/>
        </w:rPr>
        <w:t>差异，</w:t>
      </w:r>
      <w:r w:rsidR="00E64DF1">
        <w:rPr>
          <w:rFonts w:ascii="Arial" w:hAnsi="Arial" w:cs="Arial" w:hint="eastAsia"/>
        </w:rPr>
        <w:t>使得</w:t>
      </w:r>
      <w:r w:rsidR="00E6192C">
        <w:rPr>
          <w:rFonts w:ascii="Arial" w:hAnsi="Arial" w:cs="Arial" w:hint="eastAsia"/>
        </w:rPr>
        <w:t>这类算法的</w:t>
      </w:r>
      <w:commentRangeStart w:id="1"/>
      <w:r w:rsidR="00E6192C">
        <w:rPr>
          <w:rFonts w:ascii="Arial" w:hAnsi="Arial" w:cs="Arial" w:hint="eastAsia"/>
        </w:rPr>
        <w:t>泛化能力</w:t>
      </w:r>
      <w:commentRangeEnd w:id="1"/>
      <w:r>
        <w:rPr>
          <w:rStyle w:val="aa"/>
        </w:rPr>
        <w:commentReference w:id="1"/>
      </w:r>
      <w:r w:rsidR="00E6192C">
        <w:rPr>
          <w:rFonts w:ascii="Arial" w:hAnsi="Arial" w:cs="Arial" w:hint="eastAsia"/>
        </w:rPr>
        <w:t>比较差，无法很好地应用于数量庞大的心律失常</w:t>
      </w:r>
      <w:r w:rsidR="0056132B" w:rsidRPr="0056132B">
        <w:rPr>
          <w:rFonts w:ascii="Arial" w:hAnsi="Arial" w:cs="Arial" w:hint="eastAsia"/>
        </w:rPr>
        <w:t>患者</w:t>
      </w:r>
      <w:r w:rsidR="00E6192C">
        <w:rPr>
          <w:rFonts w:ascii="Arial" w:hAnsi="Arial" w:cs="Arial" w:hint="eastAsia"/>
        </w:rPr>
        <w:t>群体</w:t>
      </w:r>
      <w:r w:rsidR="00A003CF">
        <w:rPr>
          <w:rFonts w:ascii="Arial" w:hAnsi="Arial" w:cs="Arial"/>
        </w:rPr>
        <w:fldChar w:fldCharType="begin"/>
      </w:r>
      <w:r w:rsidR="00A003CF">
        <w:rPr>
          <w:rFonts w:ascii="Arial" w:hAnsi="Arial" w:cs="Arial"/>
        </w:rPr>
        <w:instrText xml:space="preserve"> </w:instrText>
      </w:r>
      <w:r w:rsidR="00A003CF">
        <w:rPr>
          <w:rFonts w:ascii="Arial" w:hAnsi="Arial" w:cs="Arial" w:hint="eastAsia"/>
        </w:rPr>
        <w:instrText>REF _Ref29844311 \r \h</w:instrText>
      </w:r>
      <w:r w:rsidR="00A003CF">
        <w:rPr>
          <w:rFonts w:ascii="Arial" w:hAnsi="Arial" w:cs="Arial"/>
        </w:rPr>
        <w:instrText xml:space="preserve"> </w:instrText>
      </w:r>
      <w:r w:rsidR="00A003CF">
        <w:rPr>
          <w:rFonts w:ascii="Arial" w:hAnsi="Arial" w:cs="Arial"/>
        </w:rPr>
      </w:r>
      <w:r w:rsidR="00A003CF">
        <w:rPr>
          <w:rFonts w:ascii="Arial" w:hAnsi="Arial" w:cs="Arial"/>
        </w:rPr>
        <w:fldChar w:fldCharType="separate"/>
      </w:r>
      <w:r w:rsidR="00A003CF">
        <w:rPr>
          <w:rFonts w:ascii="Arial" w:hAnsi="Arial" w:cs="Arial"/>
        </w:rPr>
        <w:t>[10]</w:t>
      </w:r>
      <w:r w:rsidR="00A003CF">
        <w:rPr>
          <w:rFonts w:ascii="Arial" w:hAnsi="Arial" w:cs="Arial"/>
        </w:rPr>
        <w:fldChar w:fldCharType="end"/>
      </w:r>
      <w:r w:rsidR="0056132B" w:rsidRPr="0056132B">
        <w:rPr>
          <w:rFonts w:ascii="Arial" w:hAnsi="Arial" w:cs="Arial"/>
        </w:rPr>
        <w:t>。</w:t>
      </w:r>
    </w:p>
    <w:p w14:paraId="2DBA1EF6" w14:textId="7D995589" w:rsidR="0056132B" w:rsidRDefault="00317857" w:rsidP="0056132B">
      <w:pPr>
        <w:ind w:firstLineChars="200" w:firstLine="420"/>
        <w:rPr>
          <w:rFonts w:ascii="Arial" w:hAnsi="Arial" w:cs="Arial"/>
        </w:rPr>
      </w:pPr>
      <w:r>
        <w:rPr>
          <w:rFonts w:ascii="Arial" w:hAnsi="Arial" w:cs="Arial" w:hint="eastAsia"/>
        </w:rPr>
        <w:t>近年来</w:t>
      </w:r>
      <w:r w:rsidR="0056132B" w:rsidRPr="0056132B">
        <w:rPr>
          <w:rFonts w:ascii="Arial" w:hAnsi="Arial" w:cs="Arial" w:hint="eastAsia"/>
        </w:rPr>
        <w:t>，</w:t>
      </w:r>
      <w:r w:rsidR="00423BA2">
        <w:rPr>
          <w:rFonts w:ascii="Arial" w:hAnsi="Arial" w:cs="Arial" w:hint="eastAsia"/>
        </w:rPr>
        <w:t>随着深度学习技术的发展，</w:t>
      </w:r>
      <w:r w:rsidR="00670EDE">
        <w:rPr>
          <w:rFonts w:ascii="Arial" w:hAnsi="Arial" w:cs="Arial" w:hint="eastAsia"/>
        </w:rPr>
        <w:t>使用</w:t>
      </w:r>
      <w:r w:rsidR="00423BA2">
        <w:rPr>
          <w:rFonts w:ascii="Arial" w:hAnsi="Arial" w:cs="Arial" w:hint="eastAsia"/>
        </w:rPr>
        <w:t>深度学习</w:t>
      </w:r>
      <w:commentRangeStart w:id="2"/>
      <w:r w:rsidR="00160A08">
        <w:rPr>
          <w:rFonts w:ascii="Arial" w:hAnsi="Arial" w:cs="Arial" w:hint="eastAsia"/>
        </w:rPr>
        <w:t>神经网络</w:t>
      </w:r>
      <w:commentRangeEnd w:id="2"/>
      <w:r w:rsidR="00423BA2">
        <w:rPr>
          <w:rStyle w:val="aa"/>
        </w:rPr>
        <w:commentReference w:id="2"/>
      </w:r>
      <w:r w:rsidR="00160A08">
        <w:rPr>
          <w:rFonts w:ascii="Arial" w:hAnsi="Arial" w:cs="Arial" w:hint="eastAsia"/>
        </w:rPr>
        <w:t>进行</w:t>
      </w:r>
      <w:r w:rsidR="00AF181A">
        <w:rPr>
          <w:rFonts w:ascii="Arial" w:hAnsi="Arial" w:cs="Arial" w:hint="eastAsia"/>
        </w:rPr>
        <w:t>心律失常</w:t>
      </w:r>
      <w:r w:rsidR="00670EDE">
        <w:rPr>
          <w:rFonts w:ascii="Arial" w:hAnsi="Arial" w:cs="Arial" w:hint="eastAsia"/>
        </w:rPr>
        <w:t>诊断</w:t>
      </w:r>
      <w:r w:rsidR="00AF181A">
        <w:rPr>
          <w:rFonts w:ascii="Arial" w:hAnsi="Arial" w:cs="Arial" w:hint="eastAsia"/>
        </w:rPr>
        <w:t>的算法被</w:t>
      </w:r>
      <w:r>
        <w:rPr>
          <w:rFonts w:ascii="Arial" w:hAnsi="Arial" w:cs="Arial" w:hint="eastAsia"/>
        </w:rPr>
        <w:t>相继提出，</w:t>
      </w:r>
      <w:r w:rsidR="0028566B">
        <w:rPr>
          <w:rFonts w:ascii="Arial" w:hAnsi="Arial" w:cs="Arial" w:hint="eastAsia"/>
        </w:rPr>
        <w:t>此类算法</w:t>
      </w:r>
      <w:r>
        <w:rPr>
          <w:rFonts w:ascii="Arial" w:hAnsi="Arial" w:cs="Arial" w:hint="eastAsia"/>
        </w:rPr>
        <w:t>融合了特征提取和分类</w:t>
      </w:r>
      <w:r w:rsidR="00D77C7E">
        <w:rPr>
          <w:rFonts w:ascii="Arial" w:hAnsi="Arial" w:cs="Arial" w:hint="eastAsia"/>
        </w:rPr>
        <w:t>，</w:t>
      </w:r>
      <w:r w:rsidR="00160A08">
        <w:rPr>
          <w:rFonts w:ascii="Arial" w:hAnsi="Arial" w:cs="Arial" w:hint="eastAsia"/>
        </w:rPr>
        <w:t>避免了特征设计</w:t>
      </w:r>
      <w:r w:rsidR="0056132B" w:rsidRPr="0056132B">
        <w:rPr>
          <w:rFonts w:ascii="Arial" w:hAnsi="Arial" w:cs="Arial" w:hint="eastAsia"/>
        </w:rPr>
        <w:t>，</w:t>
      </w:r>
      <w:del w:id="3" w:author="昊 刘" w:date="2020-02-11T11:28:00Z">
        <w:r w:rsidR="0056132B" w:rsidRPr="0056132B" w:rsidDel="0028566B">
          <w:rPr>
            <w:rFonts w:ascii="Arial" w:hAnsi="Arial" w:cs="Arial" w:hint="eastAsia"/>
          </w:rPr>
          <w:delText>即</w:delText>
        </w:r>
      </w:del>
      <w:ins w:id="4" w:author="昊 刘" w:date="2020-02-11T11:28:00Z">
        <w:r w:rsidR="0028566B">
          <w:rPr>
            <w:rFonts w:ascii="Arial" w:hAnsi="Arial" w:cs="Arial" w:hint="eastAsia"/>
          </w:rPr>
          <w:t>可</w:t>
        </w:r>
      </w:ins>
      <w:r w:rsidR="00160A08">
        <w:rPr>
          <w:rFonts w:ascii="Arial" w:hAnsi="Arial" w:cs="Arial" w:hint="eastAsia"/>
        </w:rPr>
        <w:t>根据输入</w:t>
      </w:r>
      <w:r w:rsidR="0056132B" w:rsidRPr="0056132B">
        <w:rPr>
          <w:rFonts w:ascii="Arial" w:hAnsi="Arial" w:cs="Arial"/>
        </w:rPr>
        <w:t>信号</w:t>
      </w:r>
      <w:r w:rsidR="00160A08">
        <w:rPr>
          <w:rFonts w:ascii="Arial" w:hAnsi="Arial" w:cs="Arial" w:hint="eastAsia"/>
        </w:rPr>
        <w:t>直接输出对应的</w:t>
      </w:r>
      <w:r w:rsidR="00160A08" w:rsidRPr="0056132B">
        <w:rPr>
          <w:rFonts w:ascii="Arial" w:hAnsi="Arial" w:cs="Arial" w:hint="eastAsia"/>
        </w:rPr>
        <w:t>心律类型</w:t>
      </w:r>
      <w:r w:rsidR="0056132B" w:rsidRPr="0056132B">
        <w:rPr>
          <w:rFonts w:ascii="Arial" w:hAnsi="Arial" w:cs="Arial"/>
        </w:rPr>
        <w:t>。例如，</w:t>
      </w:r>
      <w:r w:rsidR="00A003CF">
        <w:rPr>
          <w:rFonts w:ascii="Arial" w:hAnsi="Arial" w:cs="Arial"/>
        </w:rPr>
        <w:fldChar w:fldCharType="begin"/>
      </w:r>
      <w:r w:rsidR="00A003CF">
        <w:rPr>
          <w:rFonts w:ascii="Arial" w:hAnsi="Arial" w:cs="Arial"/>
        </w:rPr>
        <w:instrText xml:space="preserve"> REF _neb3673D717_DFDD_4846_B310_A54C6E397CA0 \r \h </w:instrText>
      </w:r>
      <w:r w:rsidR="00A003CF">
        <w:rPr>
          <w:rFonts w:ascii="Arial" w:hAnsi="Arial" w:cs="Arial"/>
        </w:rPr>
      </w:r>
      <w:r w:rsidR="00A003CF">
        <w:rPr>
          <w:rFonts w:ascii="Arial" w:hAnsi="Arial" w:cs="Arial"/>
        </w:rPr>
        <w:fldChar w:fldCharType="separate"/>
      </w:r>
      <w:r w:rsidR="00A003CF">
        <w:rPr>
          <w:rFonts w:ascii="Arial" w:hAnsi="Arial" w:cs="Arial"/>
        </w:rPr>
        <w:t>[11]</w:t>
      </w:r>
      <w:r w:rsidR="00A003CF">
        <w:rPr>
          <w:rFonts w:ascii="Arial" w:hAnsi="Arial" w:cs="Arial"/>
        </w:rPr>
        <w:fldChar w:fldCharType="end"/>
      </w:r>
      <w:r>
        <w:rPr>
          <w:rFonts w:ascii="Arial" w:hAnsi="Arial" w:cs="Arial"/>
        </w:rPr>
        <w:t>用</w:t>
      </w:r>
      <w:r w:rsidR="00E64DF1">
        <w:rPr>
          <w:rFonts w:ascii="Arial" w:hAnsi="Arial" w:cs="Arial" w:hint="eastAsia"/>
        </w:rPr>
        <w:t>3</w:t>
      </w:r>
      <w:r w:rsidR="00A97D1F" w:rsidRPr="00A97D1F">
        <w:rPr>
          <w:rFonts w:ascii="Arial" w:hAnsi="Arial" w:cs="Arial"/>
        </w:rPr>
        <w:t>层</w:t>
      </w:r>
      <w:r w:rsidR="008063B2">
        <w:rPr>
          <w:rFonts w:ascii="Arial" w:hAnsi="Arial" w:cs="Arial" w:hint="eastAsia"/>
        </w:rPr>
        <w:t>卷积</w:t>
      </w:r>
      <w:r>
        <w:rPr>
          <w:rFonts w:ascii="Arial" w:hAnsi="Arial" w:cs="Arial" w:hint="eastAsia"/>
        </w:rPr>
        <w:t>层</w:t>
      </w:r>
      <w:r w:rsidR="00E64DF1">
        <w:rPr>
          <w:rFonts w:ascii="Arial" w:hAnsi="Arial" w:cs="Arial"/>
        </w:rPr>
        <w:t>和</w:t>
      </w:r>
      <w:r w:rsidR="00E64DF1">
        <w:rPr>
          <w:rFonts w:ascii="Arial" w:hAnsi="Arial" w:cs="Arial" w:hint="eastAsia"/>
        </w:rPr>
        <w:t>2</w:t>
      </w:r>
      <w:r w:rsidR="00A97D1F" w:rsidRPr="00A97D1F">
        <w:rPr>
          <w:rFonts w:ascii="Arial" w:hAnsi="Arial" w:cs="Arial"/>
        </w:rPr>
        <w:t>层</w:t>
      </w:r>
      <w:r>
        <w:rPr>
          <w:rFonts w:ascii="Arial" w:hAnsi="Arial" w:cs="Arial" w:hint="eastAsia"/>
        </w:rPr>
        <w:t>全连接层</w:t>
      </w:r>
      <w:r>
        <w:rPr>
          <w:rFonts w:ascii="Arial" w:hAnsi="Arial" w:cs="Arial"/>
        </w:rPr>
        <w:t>组成的神经网络</w:t>
      </w:r>
      <w:r w:rsidR="00A97D1F" w:rsidRPr="00A97D1F">
        <w:rPr>
          <w:rFonts w:ascii="Arial" w:hAnsi="Arial" w:cs="Arial"/>
        </w:rPr>
        <w:t>学习</w:t>
      </w:r>
      <w:r>
        <w:rPr>
          <w:rFonts w:ascii="Arial" w:hAnsi="Arial" w:cs="Arial" w:hint="eastAsia"/>
        </w:rPr>
        <w:t>心拍</w:t>
      </w:r>
      <w:r w:rsidR="00A97D1F" w:rsidRPr="00A97D1F">
        <w:rPr>
          <w:rFonts w:ascii="Arial" w:hAnsi="Arial" w:cs="Arial"/>
        </w:rPr>
        <w:t>的特征，结果表明该算法在对除</w:t>
      </w:r>
      <w:r w:rsidR="00670EDE">
        <w:rPr>
          <w:rFonts w:ascii="Arial" w:hAnsi="Arial" w:cs="Arial"/>
        </w:rPr>
        <w:t>S</w:t>
      </w:r>
      <w:r w:rsidR="00E64DF1">
        <w:rPr>
          <w:rFonts w:ascii="Arial" w:hAnsi="Arial" w:cs="Arial"/>
        </w:rPr>
        <w:t>类以外</w:t>
      </w:r>
      <w:r w:rsidR="00A97D1F" w:rsidRPr="00A97D1F">
        <w:rPr>
          <w:rFonts w:ascii="Arial" w:hAnsi="Arial" w:cs="Arial"/>
        </w:rPr>
        <w:t>类型的心律诊断优于当时</w:t>
      </w:r>
      <w:r w:rsidR="00C25B06">
        <w:rPr>
          <w:rFonts w:ascii="Arial" w:hAnsi="Arial" w:cs="Arial" w:hint="eastAsia"/>
        </w:rPr>
        <w:t>的</w:t>
      </w:r>
      <w:r w:rsidR="00670EDE">
        <w:rPr>
          <w:rFonts w:ascii="Arial" w:hAnsi="Arial" w:cs="Arial" w:hint="eastAsia"/>
        </w:rPr>
        <w:t>所有</w:t>
      </w:r>
      <w:r w:rsidR="00A97D1F" w:rsidRPr="00A97D1F">
        <w:rPr>
          <w:rFonts w:ascii="Arial" w:hAnsi="Arial" w:cs="Arial"/>
        </w:rPr>
        <w:t>分类算法</w:t>
      </w:r>
      <w:r w:rsidR="0056132B" w:rsidRPr="0056132B">
        <w:rPr>
          <w:rFonts w:ascii="Arial" w:hAnsi="Arial" w:cs="Arial"/>
        </w:rPr>
        <w:t>。考虑到</w:t>
      </w:r>
      <w:r w:rsidR="00A003CF">
        <w:rPr>
          <w:rFonts w:ascii="Arial" w:hAnsi="Arial" w:cs="Arial"/>
        </w:rPr>
        <w:fldChar w:fldCharType="begin"/>
      </w:r>
      <w:r w:rsidR="00A003CF">
        <w:rPr>
          <w:rFonts w:ascii="Arial" w:hAnsi="Arial" w:cs="Arial"/>
        </w:rPr>
        <w:instrText xml:space="preserve"> REF _neb3673D717_DFDD_4846_B310_A54C6E397CA0 \r \h </w:instrText>
      </w:r>
      <w:r w:rsidR="00A003CF">
        <w:rPr>
          <w:rFonts w:ascii="Arial" w:hAnsi="Arial" w:cs="Arial"/>
        </w:rPr>
      </w:r>
      <w:r w:rsidR="00A003CF">
        <w:rPr>
          <w:rFonts w:ascii="Arial" w:hAnsi="Arial" w:cs="Arial"/>
        </w:rPr>
        <w:fldChar w:fldCharType="separate"/>
      </w:r>
      <w:r w:rsidR="00A003CF">
        <w:rPr>
          <w:rFonts w:ascii="Arial" w:hAnsi="Arial" w:cs="Arial"/>
        </w:rPr>
        <w:t>[11]</w:t>
      </w:r>
      <w:r w:rsidR="00A003CF">
        <w:rPr>
          <w:rFonts w:ascii="Arial" w:hAnsi="Arial" w:cs="Arial"/>
        </w:rPr>
        <w:fldChar w:fldCharType="end"/>
      </w:r>
      <w:r w:rsidR="0056132B" w:rsidRPr="0056132B">
        <w:rPr>
          <w:rFonts w:ascii="Arial" w:hAnsi="Arial" w:cs="Arial"/>
        </w:rPr>
        <w:t>的性能在很大程度上依赖</w:t>
      </w:r>
      <w:r w:rsidR="00670EDE" w:rsidRPr="0056132B">
        <w:rPr>
          <w:rFonts w:ascii="Arial" w:hAnsi="Arial" w:cs="Arial"/>
        </w:rPr>
        <w:t>手动注释</w:t>
      </w:r>
      <w:r w:rsidR="0056132B" w:rsidRPr="0056132B">
        <w:rPr>
          <w:rFonts w:ascii="Arial" w:hAnsi="Arial" w:cs="Arial"/>
        </w:rPr>
        <w:t>，</w:t>
      </w:r>
      <w:r w:rsidR="00A003CF">
        <w:rPr>
          <w:rFonts w:ascii="Arial" w:hAnsi="Arial" w:cs="Arial"/>
        </w:rPr>
        <w:fldChar w:fldCharType="begin"/>
      </w:r>
      <w:r w:rsidR="00A003CF">
        <w:rPr>
          <w:rFonts w:ascii="Arial" w:hAnsi="Arial" w:cs="Arial"/>
        </w:rPr>
        <w:instrText xml:space="preserve"> REF _nebC1882412_992B_4497_AF45_519DA858C80B \r \h </w:instrText>
      </w:r>
      <w:r w:rsidR="00A003CF">
        <w:rPr>
          <w:rFonts w:ascii="Arial" w:hAnsi="Arial" w:cs="Arial"/>
        </w:rPr>
      </w:r>
      <w:r w:rsidR="00A003CF">
        <w:rPr>
          <w:rFonts w:ascii="Arial" w:hAnsi="Arial" w:cs="Arial"/>
        </w:rPr>
        <w:fldChar w:fldCharType="separate"/>
      </w:r>
      <w:r w:rsidR="00A003CF">
        <w:rPr>
          <w:rFonts w:ascii="Arial" w:hAnsi="Arial" w:cs="Arial"/>
        </w:rPr>
        <w:t>[12]</w:t>
      </w:r>
      <w:r w:rsidR="00A003CF">
        <w:rPr>
          <w:rFonts w:ascii="Arial" w:hAnsi="Arial" w:cs="Arial"/>
        </w:rPr>
        <w:fldChar w:fldCharType="end"/>
      </w:r>
      <w:r w:rsidR="0056132B" w:rsidRPr="0056132B">
        <w:rPr>
          <w:rFonts w:ascii="Arial" w:hAnsi="Arial" w:cs="Arial"/>
        </w:rPr>
        <w:t>使用</w:t>
      </w:r>
      <w:r w:rsidR="0056132B" w:rsidRPr="0056132B">
        <w:rPr>
          <w:rFonts w:ascii="Arial" w:hAnsi="Arial" w:cs="Arial"/>
        </w:rPr>
        <w:t>Pan-Tompkins</w:t>
      </w:r>
      <w:r w:rsidR="0056132B" w:rsidRPr="0056132B">
        <w:rPr>
          <w:rFonts w:ascii="Arial" w:hAnsi="Arial" w:cs="Arial"/>
        </w:rPr>
        <w:t>算法</w:t>
      </w:r>
      <w:r w:rsidR="00A003CF">
        <w:rPr>
          <w:rFonts w:ascii="Arial" w:hAnsi="Arial" w:cs="Arial"/>
        </w:rPr>
        <w:fldChar w:fldCharType="begin"/>
      </w:r>
      <w:r w:rsidR="00A003CF">
        <w:rPr>
          <w:rFonts w:ascii="Arial" w:hAnsi="Arial" w:cs="Arial"/>
        </w:rPr>
        <w:instrText xml:space="preserve"> REF _Ref29844357 \r \h </w:instrText>
      </w:r>
      <w:r w:rsidR="00A003CF">
        <w:rPr>
          <w:rFonts w:ascii="Arial" w:hAnsi="Arial" w:cs="Arial"/>
        </w:rPr>
      </w:r>
      <w:r w:rsidR="00A003CF">
        <w:rPr>
          <w:rFonts w:ascii="Arial" w:hAnsi="Arial" w:cs="Arial"/>
        </w:rPr>
        <w:fldChar w:fldCharType="separate"/>
      </w:r>
      <w:r w:rsidR="00A003CF">
        <w:rPr>
          <w:rFonts w:ascii="Arial" w:hAnsi="Arial" w:cs="Arial"/>
        </w:rPr>
        <w:t>[13]</w:t>
      </w:r>
      <w:r w:rsidR="00A003CF">
        <w:rPr>
          <w:rFonts w:ascii="Arial" w:hAnsi="Arial" w:cs="Arial"/>
        </w:rPr>
        <w:fldChar w:fldCharType="end"/>
      </w:r>
      <w:r>
        <w:rPr>
          <w:rFonts w:ascii="Arial" w:hAnsi="Arial" w:cs="Arial" w:hint="eastAsia"/>
        </w:rPr>
        <w:t>自动</w:t>
      </w:r>
      <w:r w:rsidR="00241832">
        <w:rPr>
          <w:rFonts w:ascii="Arial" w:hAnsi="Arial" w:cs="Arial" w:hint="eastAsia"/>
        </w:rPr>
        <w:t>分割心</w:t>
      </w:r>
      <w:ins w:id="5" w:author="昊 刘" w:date="2020-02-11T11:27:00Z">
        <w:r w:rsidR="0028566B">
          <w:rPr>
            <w:rFonts w:ascii="Arial" w:hAnsi="Arial" w:cs="Arial" w:hint="eastAsia"/>
          </w:rPr>
          <w:t>？</w:t>
        </w:r>
      </w:ins>
      <w:r w:rsidR="008063B2">
        <w:rPr>
          <w:rFonts w:ascii="Arial" w:hAnsi="Arial" w:cs="Arial" w:hint="eastAsia"/>
        </w:rPr>
        <w:t>，使用</w:t>
      </w:r>
      <w:r w:rsidR="0056132B" w:rsidRPr="0056132B">
        <w:rPr>
          <w:rFonts w:ascii="Arial" w:hAnsi="Arial" w:cs="Arial"/>
        </w:rPr>
        <w:t>5</w:t>
      </w:r>
      <w:r w:rsidR="0056132B" w:rsidRPr="0056132B">
        <w:rPr>
          <w:rFonts w:ascii="Arial" w:hAnsi="Arial" w:cs="Arial"/>
        </w:rPr>
        <w:t>层</w:t>
      </w:r>
      <w:r w:rsidR="008063B2">
        <w:rPr>
          <w:rFonts w:ascii="Arial" w:hAnsi="Arial" w:cs="Arial" w:hint="eastAsia"/>
        </w:rPr>
        <w:t>神经网络</w:t>
      </w:r>
      <w:r w:rsidR="008063B2">
        <w:rPr>
          <w:rFonts w:ascii="Arial" w:hAnsi="Arial" w:cs="Arial"/>
        </w:rPr>
        <w:t>进行心律诊断。</w:t>
      </w:r>
      <w:r w:rsidR="00C25B06">
        <w:rPr>
          <w:rFonts w:ascii="Arial" w:hAnsi="Arial" w:cs="Arial" w:hint="eastAsia"/>
        </w:rPr>
        <w:t>实验</w:t>
      </w:r>
      <w:r w:rsidR="008063B2">
        <w:rPr>
          <w:rFonts w:ascii="Arial" w:hAnsi="Arial" w:cs="Arial" w:hint="eastAsia"/>
        </w:rPr>
        <w:t>显示</w:t>
      </w:r>
      <w:r w:rsidRPr="0056132B">
        <w:rPr>
          <w:rFonts w:ascii="Arial" w:hAnsi="Arial" w:cs="Arial"/>
        </w:rPr>
        <w:t>[8]</w:t>
      </w:r>
      <w:r w:rsidR="008063B2">
        <w:rPr>
          <w:rFonts w:ascii="Arial" w:hAnsi="Arial" w:cs="Arial" w:hint="eastAsia"/>
        </w:rPr>
        <w:t>在对</w:t>
      </w:r>
      <w:r w:rsidR="0056132B" w:rsidRPr="0056132B">
        <w:rPr>
          <w:rFonts w:ascii="Arial" w:hAnsi="Arial" w:cs="Arial"/>
        </w:rPr>
        <w:t>室上和心室异位搏动</w:t>
      </w:r>
      <w:r w:rsidR="008063B2">
        <w:rPr>
          <w:rFonts w:ascii="Arial" w:hAnsi="Arial" w:cs="Arial" w:hint="eastAsia"/>
        </w:rPr>
        <w:t>两类心律的灵敏度较其它算法提</w:t>
      </w:r>
      <w:r>
        <w:rPr>
          <w:rFonts w:ascii="Arial" w:hAnsi="Arial" w:cs="Arial" w:hint="eastAsia"/>
        </w:rPr>
        <w:t>升</w:t>
      </w:r>
      <w:r w:rsidR="008063B2">
        <w:rPr>
          <w:rFonts w:ascii="Arial" w:hAnsi="Arial" w:cs="Arial" w:hint="eastAsia"/>
        </w:rPr>
        <w:t>至少</w:t>
      </w:r>
      <w:r w:rsidR="0056132B" w:rsidRPr="0056132B">
        <w:rPr>
          <w:rFonts w:ascii="Arial" w:hAnsi="Arial" w:cs="Arial"/>
        </w:rPr>
        <w:t>10</w:t>
      </w:r>
      <w:r w:rsidR="0056132B" w:rsidRPr="0056132B">
        <w:rPr>
          <w:rFonts w:ascii="Arial" w:hAnsi="Arial" w:cs="Arial"/>
        </w:rPr>
        <w:t>％。</w:t>
      </w:r>
      <w:r w:rsidR="00E93843">
        <w:rPr>
          <w:rFonts w:ascii="Arial" w:hAnsi="Arial" w:cs="Arial" w:hint="eastAsia"/>
        </w:rPr>
        <w:t>因为</w:t>
      </w:r>
      <w:r w:rsidR="00C25B06">
        <w:rPr>
          <w:rFonts w:ascii="Arial" w:hAnsi="Arial" w:cs="Arial" w:hint="eastAsia"/>
        </w:rPr>
        <w:t>异常</w:t>
      </w:r>
      <w:r w:rsidR="00D65687">
        <w:rPr>
          <w:rFonts w:ascii="Arial" w:hAnsi="Arial" w:cs="Arial" w:hint="eastAsia"/>
        </w:rPr>
        <w:t>心拍仅占</w:t>
      </w:r>
      <w:r w:rsidR="00C25B06">
        <w:rPr>
          <w:rFonts w:ascii="Arial" w:hAnsi="Arial" w:cs="Arial" w:hint="eastAsia"/>
        </w:rPr>
        <w:t>所有心拍</w:t>
      </w:r>
      <w:r>
        <w:rPr>
          <w:rFonts w:ascii="Arial" w:hAnsi="Arial" w:cs="Arial" w:hint="eastAsia"/>
        </w:rPr>
        <w:t>的少</w:t>
      </w:r>
      <w:r w:rsidR="00D65687">
        <w:rPr>
          <w:rFonts w:ascii="Arial" w:hAnsi="Arial" w:cs="Arial" w:hint="eastAsia"/>
        </w:rPr>
        <w:t>部分</w:t>
      </w:r>
      <w:r w:rsidR="008063B2">
        <w:rPr>
          <w:rFonts w:ascii="Arial" w:hAnsi="Arial" w:cs="Arial" w:hint="eastAsia"/>
        </w:rPr>
        <w:t>，对所有</w:t>
      </w:r>
      <w:r>
        <w:rPr>
          <w:rFonts w:ascii="Arial" w:hAnsi="Arial" w:cs="Arial" w:hint="eastAsia"/>
        </w:rPr>
        <w:t>心拍</w:t>
      </w:r>
      <w:r w:rsidR="008063B2">
        <w:rPr>
          <w:rFonts w:ascii="Arial" w:hAnsi="Arial" w:cs="Arial" w:hint="eastAsia"/>
        </w:rPr>
        <w:t>进行</w:t>
      </w:r>
      <w:r w:rsidR="00E93843">
        <w:rPr>
          <w:rFonts w:ascii="Arial" w:hAnsi="Arial" w:cs="Arial" w:hint="eastAsia"/>
        </w:rPr>
        <w:t>精确</w:t>
      </w:r>
      <w:r w:rsidR="008063B2">
        <w:rPr>
          <w:rFonts w:ascii="Arial" w:hAnsi="Arial" w:cs="Arial" w:hint="eastAsia"/>
        </w:rPr>
        <w:t>检测会消耗大量资源，</w:t>
      </w:r>
      <w:r w:rsidR="00A003CF">
        <w:rPr>
          <w:rFonts w:ascii="Arial" w:hAnsi="Arial" w:cs="Arial"/>
        </w:rPr>
        <w:fldChar w:fldCharType="begin"/>
      </w:r>
      <w:r w:rsidR="00A003CF">
        <w:rPr>
          <w:rFonts w:ascii="Arial" w:hAnsi="Arial" w:cs="Arial"/>
        </w:rPr>
        <w:instrText xml:space="preserve"> </w:instrText>
      </w:r>
      <w:r w:rsidR="00A003CF">
        <w:rPr>
          <w:rFonts w:ascii="Arial" w:hAnsi="Arial" w:cs="Arial" w:hint="eastAsia"/>
        </w:rPr>
        <w:instrText>REF _neb0352DA2C_59DB_4131_8F11_BC9BDB826678 \r \h</w:instrText>
      </w:r>
      <w:r w:rsidR="00A003CF">
        <w:rPr>
          <w:rFonts w:ascii="Arial" w:hAnsi="Arial" w:cs="Arial"/>
        </w:rPr>
        <w:instrText xml:space="preserve"> </w:instrText>
      </w:r>
      <w:r w:rsidR="00A003CF">
        <w:rPr>
          <w:rFonts w:ascii="Arial" w:hAnsi="Arial" w:cs="Arial"/>
        </w:rPr>
      </w:r>
      <w:r w:rsidR="00A003CF">
        <w:rPr>
          <w:rFonts w:ascii="Arial" w:hAnsi="Arial" w:cs="Arial"/>
        </w:rPr>
        <w:fldChar w:fldCharType="separate"/>
      </w:r>
      <w:r w:rsidR="00A003CF">
        <w:rPr>
          <w:rFonts w:ascii="Arial" w:hAnsi="Arial" w:cs="Arial"/>
        </w:rPr>
        <w:t>[14]</w:t>
      </w:r>
      <w:r w:rsidR="00A003CF">
        <w:rPr>
          <w:rFonts w:ascii="Arial" w:hAnsi="Arial" w:cs="Arial"/>
        </w:rPr>
        <w:fldChar w:fldCharType="end"/>
      </w:r>
      <w:r w:rsidR="009D2C7D">
        <w:rPr>
          <w:rFonts w:ascii="Arial" w:hAnsi="Arial" w:cs="Arial" w:hint="eastAsia"/>
        </w:rPr>
        <w:t>提出</w:t>
      </w:r>
      <w:r w:rsidR="008063B2">
        <w:rPr>
          <w:rFonts w:ascii="Arial" w:hAnsi="Arial" w:cs="Arial"/>
        </w:rPr>
        <w:t>一</w:t>
      </w:r>
      <w:r w:rsidR="008063B2">
        <w:rPr>
          <w:rFonts w:ascii="Arial" w:hAnsi="Arial" w:cs="Arial" w:hint="eastAsia"/>
        </w:rPr>
        <w:t>种两段式</w:t>
      </w:r>
      <w:r w:rsidR="0056132B" w:rsidRPr="0056132B">
        <w:rPr>
          <w:rFonts w:ascii="Arial" w:hAnsi="Arial" w:cs="Arial"/>
        </w:rPr>
        <w:t>的神经网络，第</w:t>
      </w:r>
      <w:r w:rsidR="008063B2">
        <w:rPr>
          <w:rFonts w:ascii="Arial" w:hAnsi="Arial" w:cs="Arial" w:hint="eastAsia"/>
        </w:rPr>
        <w:t>一</w:t>
      </w:r>
      <w:r>
        <w:rPr>
          <w:rFonts w:ascii="Arial" w:hAnsi="Arial" w:cs="Arial"/>
        </w:rPr>
        <w:t>段</w:t>
      </w:r>
      <w:r w:rsidR="0056132B" w:rsidRPr="0056132B">
        <w:rPr>
          <w:rFonts w:ascii="Arial" w:hAnsi="Arial" w:cs="Arial"/>
        </w:rPr>
        <w:t>MLP</w:t>
      </w:r>
      <w:r>
        <w:rPr>
          <w:rFonts w:ascii="Arial" w:hAnsi="Arial" w:cs="Arial" w:hint="eastAsia"/>
        </w:rPr>
        <w:t>分类</w:t>
      </w:r>
      <w:r w:rsidR="00E93843">
        <w:rPr>
          <w:rFonts w:ascii="Arial" w:hAnsi="Arial" w:cs="Arial"/>
        </w:rPr>
        <w:t>正常和异常的心</w:t>
      </w:r>
      <w:r>
        <w:rPr>
          <w:rFonts w:ascii="Arial" w:hAnsi="Arial" w:cs="Arial" w:hint="eastAsia"/>
        </w:rPr>
        <w:t>拍</w:t>
      </w:r>
      <w:r w:rsidR="00E93843">
        <w:rPr>
          <w:rFonts w:ascii="Arial" w:hAnsi="Arial" w:cs="Arial"/>
        </w:rPr>
        <w:t>，第二</w:t>
      </w:r>
      <w:r w:rsidR="00D04307">
        <w:rPr>
          <w:rFonts w:ascii="Arial" w:hAnsi="Arial" w:cs="Arial"/>
        </w:rPr>
        <w:t>段</w:t>
      </w:r>
      <w:r w:rsidR="0056132B" w:rsidRPr="0056132B">
        <w:rPr>
          <w:rFonts w:ascii="Arial" w:hAnsi="Arial" w:cs="Arial"/>
        </w:rPr>
        <w:t>MLP</w:t>
      </w:r>
      <w:r w:rsidR="0056132B" w:rsidRPr="0056132B">
        <w:rPr>
          <w:rFonts w:ascii="Arial" w:hAnsi="Arial" w:cs="Arial"/>
        </w:rPr>
        <w:t>进一步诊断异常的心</w:t>
      </w:r>
      <w:r>
        <w:rPr>
          <w:rFonts w:ascii="Arial" w:hAnsi="Arial" w:cs="Arial" w:hint="eastAsia"/>
        </w:rPr>
        <w:t>拍</w:t>
      </w:r>
      <w:r w:rsidR="008063B2">
        <w:rPr>
          <w:rFonts w:ascii="Arial" w:hAnsi="Arial" w:cs="Arial" w:hint="eastAsia"/>
        </w:rPr>
        <w:t>的类型</w:t>
      </w:r>
      <w:r w:rsidR="0056132B" w:rsidRPr="0056132B">
        <w:rPr>
          <w:rFonts w:ascii="Arial" w:hAnsi="Arial" w:cs="Arial"/>
        </w:rPr>
        <w:t>。由于</w:t>
      </w:r>
      <w:r w:rsidR="005A010A">
        <w:rPr>
          <w:rFonts w:ascii="Arial" w:hAnsi="Arial" w:cs="Arial" w:hint="eastAsia"/>
        </w:rPr>
        <w:t>神经网络的输入</w:t>
      </w:r>
      <w:r w:rsidR="00D04307">
        <w:rPr>
          <w:rFonts w:ascii="Arial" w:hAnsi="Arial" w:cs="Arial" w:hint="eastAsia"/>
        </w:rPr>
        <w:t>通常为</w:t>
      </w:r>
      <w:r w:rsidR="005A010A">
        <w:rPr>
          <w:rFonts w:ascii="Arial" w:hAnsi="Arial" w:cs="Arial" w:hint="eastAsia"/>
        </w:rPr>
        <w:t>长度</w:t>
      </w:r>
      <w:r>
        <w:rPr>
          <w:rFonts w:ascii="Arial" w:hAnsi="Arial" w:cs="Arial" w:hint="eastAsia"/>
        </w:rPr>
        <w:t>固定</w:t>
      </w:r>
      <w:r w:rsidR="00EE4503">
        <w:rPr>
          <w:rFonts w:ascii="Arial" w:hAnsi="Arial" w:cs="Arial" w:hint="eastAsia"/>
        </w:rPr>
        <w:t>的序列，而上述</w:t>
      </w:r>
      <w:del w:id="6" w:author="昊 刘" w:date="2020-02-11T11:29:00Z">
        <w:r w:rsidR="00EE4503" w:rsidDel="0028566B">
          <w:rPr>
            <w:rFonts w:ascii="Arial" w:hAnsi="Arial" w:cs="Arial" w:hint="eastAsia"/>
          </w:rPr>
          <w:delText>使用心拍检测的</w:delText>
        </w:r>
      </w:del>
      <w:r w:rsidR="00EE4503">
        <w:rPr>
          <w:rFonts w:ascii="Arial" w:hAnsi="Arial" w:cs="Arial" w:hint="eastAsia"/>
        </w:rPr>
        <w:t>算法需要在检测之前对</w:t>
      </w:r>
      <w:r w:rsidR="005A010A">
        <w:rPr>
          <w:rFonts w:ascii="Arial" w:hAnsi="Arial" w:cs="Arial" w:hint="eastAsia"/>
        </w:rPr>
        <w:t>ECG</w:t>
      </w:r>
      <w:r w:rsidR="00C25B06">
        <w:rPr>
          <w:rFonts w:ascii="Arial" w:hAnsi="Arial" w:cs="Arial" w:hint="eastAsia"/>
        </w:rPr>
        <w:t>信号进行</w:t>
      </w:r>
      <w:del w:id="7" w:author="昊 刘" w:date="2020-02-11T11:30:00Z">
        <w:r w:rsidR="00C25B06" w:rsidDel="0028566B">
          <w:rPr>
            <w:rFonts w:ascii="Arial" w:hAnsi="Arial" w:cs="Arial" w:hint="eastAsia"/>
          </w:rPr>
          <w:delText>心拍检测</w:delText>
        </w:r>
        <w:r w:rsidR="005A010A" w:rsidDel="0028566B">
          <w:rPr>
            <w:rFonts w:ascii="Arial" w:hAnsi="Arial" w:cs="Arial" w:hint="eastAsia"/>
          </w:rPr>
          <w:delText>并</w:delText>
        </w:r>
      </w:del>
      <w:ins w:id="8" w:author="昊 刘" w:date="2020-02-11T11:30:00Z">
        <w:r w:rsidR="0028566B">
          <w:rPr>
            <w:rFonts w:ascii="Arial" w:hAnsi="Arial" w:cs="Arial" w:hint="eastAsia"/>
          </w:rPr>
          <w:t>判定并</w:t>
        </w:r>
      </w:ins>
      <w:r w:rsidR="005A010A">
        <w:rPr>
          <w:rFonts w:ascii="Arial" w:hAnsi="Arial" w:cs="Arial" w:hint="eastAsia"/>
        </w:rPr>
        <w:t>分割为单个心拍，</w:t>
      </w:r>
      <w:r w:rsidR="00C25B06">
        <w:rPr>
          <w:rFonts w:ascii="Arial" w:hAnsi="Arial" w:cs="Arial" w:hint="eastAsia"/>
        </w:rPr>
        <w:t>而不同类型的心拍信号持续时间存在较大差异</w:t>
      </w:r>
      <w:r w:rsidR="00EE4503">
        <w:rPr>
          <w:rFonts w:ascii="Arial" w:hAnsi="Arial" w:cs="Arial" w:hint="eastAsia"/>
        </w:rPr>
        <w:t>，</w:t>
      </w:r>
      <w:r w:rsidR="005A010A">
        <w:rPr>
          <w:rFonts w:ascii="Arial" w:hAnsi="Arial" w:cs="Arial" w:hint="eastAsia"/>
        </w:rPr>
        <w:t>使得上述</w:t>
      </w:r>
      <w:del w:id="9" w:author="昊 刘" w:date="2020-02-11T11:30:00Z">
        <w:r w:rsidR="005A010A" w:rsidDel="0028566B">
          <w:rPr>
            <w:rFonts w:ascii="Arial" w:hAnsi="Arial" w:cs="Arial" w:hint="eastAsia"/>
          </w:rPr>
          <w:delText>使用心拍进行诊断的</w:delText>
        </w:r>
      </w:del>
      <w:r w:rsidR="005A010A">
        <w:rPr>
          <w:rFonts w:ascii="Arial" w:hAnsi="Arial" w:cs="Arial" w:hint="eastAsia"/>
        </w:rPr>
        <w:t>算法比较复杂。而以采用时间分割的</w:t>
      </w:r>
      <w:r w:rsidR="0056132B" w:rsidRPr="0056132B">
        <w:rPr>
          <w:rFonts w:ascii="Arial" w:hAnsi="Arial" w:cs="Arial"/>
        </w:rPr>
        <w:t>长时间</w:t>
      </w:r>
      <w:r w:rsidR="0056132B" w:rsidRPr="0056132B">
        <w:rPr>
          <w:rFonts w:ascii="Arial" w:hAnsi="Arial" w:cs="Arial"/>
        </w:rPr>
        <w:t>ECG</w:t>
      </w:r>
      <w:r w:rsidR="005A010A">
        <w:rPr>
          <w:rFonts w:ascii="Arial" w:hAnsi="Arial" w:cs="Arial"/>
        </w:rPr>
        <w:t>信号</w:t>
      </w:r>
      <w:r w:rsidR="005A010A">
        <w:rPr>
          <w:rFonts w:ascii="Arial" w:hAnsi="Arial" w:cs="Arial" w:hint="eastAsia"/>
        </w:rPr>
        <w:t>无需进行心拍检测</w:t>
      </w:r>
      <w:ins w:id="10" w:author="昊 刘" w:date="2020-02-11T11:30:00Z">
        <w:r w:rsidR="0028566B">
          <w:rPr>
            <w:rFonts w:ascii="Arial" w:hAnsi="Arial" w:cs="Arial" w:hint="eastAsia"/>
          </w:rPr>
          <w:t>，</w:t>
        </w:r>
      </w:ins>
      <w:r w:rsidR="00EE4503">
        <w:rPr>
          <w:rFonts w:ascii="Arial" w:hAnsi="Arial" w:cs="Arial" w:hint="eastAsia"/>
        </w:rPr>
        <w:t>能够</w:t>
      </w:r>
      <w:r w:rsidR="005A010A">
        <w:rPr>
          <w:rFonts w:ascii="Arial" w:hAnsi="Arial" w:cs="Arial" w:hint="eastAsia"/>
        </w:rPr>
        <w:t>简化算法</w:t>
      </w:r>
      <w:del w:id="11" w:author="昊 刘" w:date="2020-02-11T11:30:00Z">
        <w:r w:rsidR="005A010A" w:rsidDel="0028566B">
          <w:rPr>
            <w:rFonts w:ascii="Arial" w:hAnsi="Arial" w:cs="Arial" w:hint="eastAsia"/>
          </w:rPr>
          <w:delText>，并消除</w:delText>
        </w:r>
      </w:del>
      <w:ins w:id="12" w:author="昊 刘" w:date="2020-02-11T11:30:00Z">
        <w:r w:rsidR="0028566B">
          <w:rPr>
            <w:rFonts w:ascii="Arial" w:hAnsi="Arial" w:cs="Arial" w:hint="eastAsia"/>
          </w:rPr>
          <w:t>并减少用于</w:t>
        </w:r>
      </w:ins>
      <w:del w:id="13" w:author="昊 刘" w:date="2020-02-11T11:30:00Z">
        <w:r w:rsidR="005A010A" w:rsidDel="0028566B">
          <w:rPr>
            <w:rFonts w:ascii="Arial" w:hAnsi="Arial" w:cs="Arial" w:hint="eastAsia"/>
          </w:rPr>
          <w:delText>处理</w:delText>
        </w:r>
      </w:del>
      <w:r w:rsidR="005A010A">
        <w:rPr>
          <w:rFonts w:ascii="Arial" w:hAnsi="Arial" w:cs="Arial" w:hint="eastAsia"/>
        </w:rPr>
        <w:t>信号</w:t>
      </w:r>
      <w:ins w:id="14" w:author="昊 刘" w:date="2020-02-11T11:30:00Z">
        <w:r w:rsidR="0028566B">
          <w:rPr>
            <w:rFonts w:ascii="Arial" w:hAnsi="Arial" w:cs="Arial" w:hint="eastAsia"/>
          </w:rPr>
          <w:t>处理</w:t>
        </w:r>
      </w:ins>
      <w:r w:rsidR="005A010A">
        <w:rPr>
          <w:rFonts w:ascii="Arial" w:hAnsi="Arial" w:cs="Arial" w:hint="eastAsia"/>
        </w:rPr>
        <w:t>的硬件资源</w:t>
      </w:r>
      <w:r w:rsidR="0056132B" w:rsidRPr="0056132B">
        <w:rPr>
          <w:rFonts w:ascii="Arial" w:hAnsi="Arial" w:cs="Arial"/>
        </w:rPr>
        <w:t>。</w:t>
      </w:r>
      <w:r w:rsidR="00A003CF">
        <w:rPr>
          <w:rFonts w:ascii="Arial" w:hAnsi="Arial" w:cs="Arial"/>
        </w:rPr>
        <w:fldChar w:fldCharType="begin"/>
      </w:r>
      <w:r w:rsidR="00A003CF">
        <w:rPr>
          <w:rFonts w:ascii="Arial" w:hAnsi="Arial" w:cs="Arial"/>
        </w:rPr>
        <w:instrText xml:space="preserve"> REF _nebBED78E55_7BB4_48F0_9629_D308D40996A2 \r \h </w:instrText>
      </w:r>
      <w:r w:rsidR="00A003CF">
        <w:rPr>
          <w:rFonts w:ascii="Arial" w:hAnsi="Arial" w:cs="Arial"/>
        </w:rPr>
      </w:r>
      <w:r w:rsidR="00A003CF">
        <w:rPr>
          <w:rFonts w:ascii="Arial" w:hAnsi="Arial" w:cs="Arial"/>
        </w:rPr>
        <w:fldChar w:fldCharType="separate"/>
      </w:r>
      <w:r w:rsidR="00A003CF">
        <w:rPr>
          <w:rFonts w:ascii="Arial" w:hAnsi="Arial" w:cs="Arial"/>
        </w:rPr>
        <w:t>[15]</w:t>
      </w:r>
      <w:r w:rsidR="00A003CF">
        <w:rPr>
          <w:rFonts w:ascii="Arial" w:hAnsi="Arial" w:cs="Arial"/>
        </w:rPr>
        <w:fldChar w:fldCharType="end"/>
      </w:r>
      <w:r w:rsidR="005A010A">
        <w:rPr>
          <w:rFonts w:ascii="Arial" w:hAnsi="Arial" w:cs="Arial" w:hint="eastAsia"/>
        </w:rPr>
        <w:t>提出了一种使用</w:t>
      </w:r>
      <w:r w:rsidR="005A010A">
        <w:rPr>
          <w:rFonts w:ascii="Arial" w:hAnsi="Arial" w:cs="Arial" w:hint="eastAsia"/>
        </w:rPr>
        <w:t>1</w:t>
      </w:r>
      <w:r w:rsidR="005A010A">
        <w:rPr>
          <w:rFonts w:ascii="Arial" w:hAnsi="Arial" w:cs="Arial"/>
        </w:rPr>
        <w:t>0</w:t>
      </w:r>
      <w:r w:rsidR="005A010A">
        <w:rPr>
          <w:rFonts w:ascii="Arial" w:hAnsi="Arial" w:cs="Arial" w:hint="eastAsia"/>
        </w:rPr>
        <w:t>sECG</w:t>
      </w:r>
      <w:r w:rsidR="005A010A">
        <w:rPr>
          <w:rFonts w:ascii="Arial" w:hAnsi="Arial" w:cs="Arial" w:hint="eastAsia"/>
        </w:rPr>
        <w:t>信号进行检测的方法，该方法</w:t>
      </w:r>
      <w:r w:rsidR="0056132B" w:rsidRPr="0056132B">
        <w:rPr>
          <w:rFonts w:ascii="Arial" w:hAnsi="Arial" w:cs="Arial"/>
        </w:rPr>
        <w:t>使用</w:t>
      </w:r>
      <w:r w:rsidR="005A010A">
        <w:rPr>
          <w:rFonts w:ascii="Arial" w:hAnsi="Arial" w:cs="Arial" w:hint="eastAsia"/>
        </w:rPr>
        <w:t>根据传感器的采样频率确定输入</w:t>
      </w:r>
      <w:r>
        <w:rPr>
          <w:rFonts w:ascii="Arial" w:hAnsi="Arial" w:cs="Arial" w:hint="eastAsia"/>
        </w:rPr>
        <w:t>采样点</w:t>
      </w:r>
      <w:r w:rsidR="005A010A">
        <w:rPr>
          <w:rFonts w:ascii="Arial" w:hAnsi="Arial" w:cs="Arial" w:hint="eastAsia"/>
        </w:rPr>
        <w:t>的长度，再使用一维卷积神经网络</w:t>
      </w:r>
      <w:r>
        <w:rPr>
          <w:rFonts w:ascii="Arial" w:hAnsi="Arial" w:cs="Arial" w:hint="eastAsia"/>
        </w:rPr>
        <w:t>对输入</w:t>
      </w:r>
      <w:r w:rsidR="005916A8">
        <w:rPr>
          <w:rFonts w:ascii="Arial" w:hAnsi="Arial" w:cs="Arial" w:hint="eastAsia"/>
        </w:rPr>
        <w:t>信号</w:t>
      </w:r>
      <w:r w:rsidR="005A010A">
        <w:rPr>
          <w:rFonts w:ascii="Arial" w:hAnsi="Arial" w:cs="Arial" w:hint="eastAsia"/>
        </w:rPr>
        <w:t>进行诊断</w:t>
      </w:r>
      <w:r w:rsidR="0056132B" w:rsidRPr="0056132B">
        <w:rPr>
          <w:rFonts w:ascii="Arial" w:hAnsi="Arial" w:cs="Arial"/>
        </w:rPr>
        <w:t>，实现了真正的端到端诊断。文献</w:t>
      </w:r>
      <w:r w:rsidR="00A003CF">
        <w:rPr>
          <w:rFonts w:ascii="Arial" w:hAnsi="Arial" w:cs="Arial"/>
        </w:rPr>
        <w:fldChar w:fldCharType="begin"/>
      </w:r>
      <w:r w:rsidR="00A003CF">
        <w:rPr>
          <w:rFonts w:ascii="Arial" w:hAnsi="Arial" w:cs="Arial"/>
        </w:rPr>
        <w:instrText xml:space="preserve"> REF _Ref29844412 \r \h </w:instrText>
      </w:r>
      <w:r w:rsidR="00A003CF">
        <w:rPr>
          <w:rFonts w:ascii="Arial" w:hAnsi="Arial" w:cs="Arial"/>
        </w:rPr>
      </w:r>
      <w:r w:rsidR="00A003CF">
        <w:rPr>
          <w:rFonts w:ascii="Arial" w:hAnsi="Arial" w:cs="Arial"/>
        </w:rPr>
        <w:fldChar w:fldCharType="separate"/>
      </w:r>
      <w:r w:rsidR="00A003CF">
        <w:rPr>
          <w:rFonts w:ascii="Arial" w:hAnsi="Arial" w:cs="Arial"/>
        </w:rPr>
        <w:t>[16]</w:t>
      </w:r>
      <w:r w:rsidR="00A003CF">
        <w:rPr>
          <w:rFonts w:ascii="Arial" w:hAnsi="Arial" w:cs="Arial"/>
        </w:rPr>
        <w:fldChar w:fldCharType="end"/>
      </w:r>
      <w:r w:rsidR="005916A8">
        <w:rPr>
          <w:rFonts w:ascii="Arial" w:hAnsi="Arial" w:cs="Arial" w:hint="eastAsia"/>
        </w:rPr>
        <w:t>则使用</w:t>
      </w:r>
      <w:r w:rsidR="0056132B" w:rsidRPr="0056132B">
        <w:rPr>
          <w:rFonts w:ascii="Arial" w:hAnsi="Arial" w:cs="Arial"/>
        </w:rPr>
        <w:t>1.28s</w:t>
      </w:r>
      <w:r w:rsidR="005916A8">
        <w:rPr>
          <w:rFonts w:ascii="Arial" w:hAnsi="Arial" w:cs="Arial"/>
        </w:rPr>
        <w:t>信号作为</w:t>
      </w:r>
      <w:r w:rsidR="005916A8">
        <w:rPr>
          <w:rFonts w:ascii="Arial" w:hAnsi="Arial" w:cs="Arial" w:hint="eastAsia"/>
        </w:rPr>
        <w:t>神经网络的</w:t>
      </w:r>
      <w:r w:rsidR="005916A8">
        <w:rPr>
          <w:rFonts w:ascii="Arial" w:hAnsi="Arial" w:cs="Arial"/>
        </w:rPr>
        <w:t>输入</w:t>
      </w:r>
      <w:r w:rsidR="005916A8">
        <w:rPr>
          <w:rFonts w:ascii="Arial" w:hAnsi="Arial" w:cs="Arial" w:hint="eastAsia"/>
        </w:rPr>
        <w:t>，</w:t>
      </w:r>
      <w:r w:rsidR="0056132B" w:rsidRPr="0056132B">
        <w:rPr>
          <w:rFonts w:ascii="Arial" w:hAnsi="Arial" w:cs="Arial"/>
        </w:rPr>
        <w:t>与心脏病专家</w:t>
      </w:r>
      <w:r>
        <w:rPr>
          <w:rFonts w:ascii="Arial" w:hAnsi="Arial" w:cs="Arial" w:hint="eastAsia"/>
        </w:rPr>
        <w:t>对比显示该神经网络实现</w:t>
      </w:r>
      <w:r w:rsidR="005916A8">
        <w:rPr>
          <w:rFonts w:ascii="Arial" w:hAnsi="Arial" w:cs="Arial" w:hint="eastAsia"/>
        </w:rPr>
        <w:t>与心脏病专家相当的</w:t>
      </w:r>
      <w:r w:rsidR="0056132B" w:rsidRPr="0056132B">
        <w:rPr>
          <w:rFonts w:ascii="Arial" w:hAnsi="Arial" w:cs="Arial"/>
        </w:rPr>
        <w:t>诊断</w:t>
      </w:r>
      <w:r>
        <w:rPr>
          <w:rFonts w:ascii="Arial" w:hAnsi="Arial" w:cs="Arial" w:hint="eastAsia"/>
        </w:rPr>
        <w:t>水平</w:t>
      </w:r>
      <w:r w:rsidR="0056132B" w:rsidRPr="0056132B">
        <w:rPr>
          <w:rFonts w:ascii="Arial" w:hAnsi="Arial" w:cs="Arial"/>
        </w:rPr>
        <w:t>。</w:t>
      </w:r>
      <w:r w:rsidR="005916A8">
        <w:rPr>
          <w:rFonts w:ascii="Arial" w:hAnsi="Arial" w:cs="Arial" w:hint="eastAsia"/>
        </w:rPr>
        <w:t>值得注意的是</w:t>
      </w:r>
      <w:r w:rsidR="0056132B" w:rsidRPr="0056132B">
        <w:rPr>
          <w:rFonts w:ascii="Arial" w:hAnsi="Arial" w:cs="Arial"/>
        </w:rPr>
        <w:t>，由于</w:t>
      </w:r>
      <w:r w:rsidR="005916A8">
        <w:rPr>
          <w:rFonts w:ascii="Arial" w:hAnsi="Arial" w:cs="Arial" w:hint="eastAsia"/>
        </w:rPr>
        <w:t>以上</w:t>
      </w:r>
      <w:r w:rsidR="0056132B" w:rsidRPr="0056132B">
        <w:rPr>
          <w:rFonts w:ascii="Arial" w:hAnsi="Arial" w:cs="Arial"/>
        </w:rPr>
        <w:t>方法</w:t>
      </w:r>
      <w:r w:rsidR="005916A8">
        <w:rPr>
          <w:rFonts w:ascii="Arial" w:hAnsi="Arial" w:cs="Arial" w:hint="eastAsia"/>
        </w:rPr>
        <w:t>都</w:t>
      </w:r>
      <w:r w:rsidR="0056132B" w:rsidRPr="0056132B">
        <w:rPr>
          <w:rFonts w:ascii="Arial" w:hAnsi="Arial" w:cs="Arial"/>
        </w:rPr>
        <w:t>涉及</w:t>
      </w:r>
      <w:r w:rsidR="005916A8">
        <w:rPr>
          <w:rFonts w:ascii="Arial" w:hAnsi="Arial" w:cs="Arial" w:hint="eastAsia"/>
        </w:rPr>
        <w:t>到</w:t>
      </w:r>
      <w:r w:rsidR="0056132B" w:rsidRPr="0056132B">
        <w:rPr>
          <w:rFonts w:ascii="Arial" w:hAnsi="Arial" w:cs="Arial"/>
        </w:rPr>
        <w:t>神经网络，</w:t>
      </w:r>
      <w:r w:rsidR="005916A8">
        <w:rPr>
          <w:rFonts w:ascii="Arial" w:hAnsi="Arial" w:cs="Arial" w:hint="eastAsia"/>
        </w:rPr>
        <w:t>而神经网络算法需要占用</w:t>
      </w:r>
      <w:del w:id="15" w:author="昊 刘" w:date="2020-02-11T11:31:00Z">
        <w:r w:rsidR="005916A8" w:rsidDel="0028566B">
          <w:rPr>
            <w:rFonts w:ascii="Arial" w:hAnsi="Arial" w:cs="Arial" w:hint="eastAsia"/>
          </w:rPr>
          <w:delText>大量的内存</w:delText>
        </w:r>
      </w:del>
      <w:ins w:id="16" w:author="昊 刘" w:date="2020-02-11T11:31:00Z">
        <w:r w:rsidR="0028566B">
          <w:rPr>
            <w:rFonts w:ascii="Arial" w:hAnsi="Arial" w:cs="Arial" w:hint="eastAsia"/>
          </w:rPr>
          <w:t>较大的计算和内存开销</w:t>
        </w:r>
      </w:ins>
      <w:del w:id="17" w:author="昊 刘" w:date="2020-02-11T11:31:00Z">
        <w:r w:rsidR="005916A8" w:rsidDel="0028566B">
          <w:rPr>
            <w:rFonts w:ascii="Arial" w:hAnsi="Arial" w:cs="Arial" w:hint="eastAsia"/>
          </w:rPr>
          <w:delText>并消耗大量能量</w:delText>
        </w:r>
        <w:r w:rsidR="0056132B" w:rsidRPr="0056132B" w:rsidDel="0028566B">
          <w:rPr>
            <w:rFonts w:ascii="Arial" w:hAnsi="Arial" w:cs="Arial" w:hint="eastAsia"/>
          </w:rPr>
          <w:delText>，</w:delText>
        </w:r>
      </w:del>
      <w:ins w:id="18" w:author="昊 刘" w:date="2020-02-11T11:31:00Z">
        <w:r w:rsidR="0028566B">
          <w:rPr>
            <w:rFonts w:ascii="Arial" w:hAnsi="Arial" w:cs="Arial" w:hint="eastAsia"/>
          </w:rPr>
          <w:t>限制了</w:t>
        </w:r>
      </w:ins>
      <w:del w:id="19" w:author="昊 刘" w:date="2020-02-11T11:31:00Z">
        <w:r w:rsidR="005916A8" w:rsidDel="0028566B">
          <w:rPr>
            <w:rFonts w:ascii="Arial" w:hAnsi="Arial" w:cs="Arial" w:hint="eastAsia"/>
          </w:rPr>
          <w:delText>这对将</w:delText>
        </w:r>
      </w:del>
      <w:r w:rsidR="005916A8">
        <w:rPr>
          <w:rFonts w:ascii="Arial" w:hAnsi="Arial" w:cs="Arial" w:hint="eastAsia"/>
        </w:rPr>
        <w:t>此类算法</w:t>
      </w:r>
      <w:del w:id="20" w:author="昊 刘" w:date="2020-02-11T11:31:00Z">
        <w:r w:rsidR="005916A8" w:rsidDel="0028566B">
          <w:rPr>
            <w:rFonts w:ascii="Arial" w:hAnsi="Arial" w:cs="Arial" w:hint="eastAsia"/>
          </w:rPr>
          <w:delText>应用到</w:delText>
        </w:r>
        <w:r w:rsidR="0056132B" w:rsidRPr="0056132B" w:rsidDel="0028566B">
          <w:rPr>
            <w:rFonts w:ascii="Arial" w:hAnsi="Arial" w:cs="Arial" w:hint="eastAsia"/>
          </w:rPr>
          <w:delText>硬件资源有限的</w:delText>
        </w:r>
        <w:r w:rsidR="005916A8" w:rsidDel="0028566B">
          <w:rPr>
            <w:rFonts w:ascii="Arial" w:hAnsi="Arial" w:cs="Arial" w:hint="eastAsia"/>
          </w:rPr>
          <w:delText>检测设备中提出了严峻的挑战</w:delText>
        </w:r>
        <w:r w:rsidR="0056132B" w:rsidRPr="0056132B" w:rsidDel="0028566B">
          <w:rPr>
            <w:rFonts w:ascii="Arial" w:hAnsi="Arial" w:cs="Arial" w:hint="eastAsia"/>
          </w:rPr>
          <w:delText>。</w:delText>
        </w:r>
      </w:del>
      <w:ins w:id="21" w:author="昊 刘" w:date="2020-02-11T11:31:00Z">
        <w:r w:rsidR="0028566B">
          <w:rPr>
            <w:rFonts w:ascii="Arial" w:hAnsi="Arial" w:cs="Arial" w:hint="eastAsia"/>
          </w:rPr>
          <w:t>在可穿戴设备中</w:t>
        </w:r>
      </w:ins>
      <w:ins w:id="22" w:author="昊 刘" w:date="2020-02-11T11:32:00Z">
        <w:r w:rsidR="0028566B">
          <w:rPr>
            <w:rFonts w:ascii="Arial" w:hAnsi="Arial" w:cs="Arial" w:hint="eastAsia"/>
          </w:rPr>
          <w:t>的应用。</w:t>
        </w:r>
      </w:ins>
    </w:p>
    <w:p w14:paraId="0CD79943" w14:textId="2F1C8EE4" w:rsidR="0056132B" w:rsidRDefault="009A4F8C" w:rsidP="00AF181A">
      <w:pPr>
        <w:ind w:firstLineChars="200" w:firstLine="420"/>
        <w:rPr>
          <w:rFonts w:ascii="Arial" w:hAnsi="Arial" w:cs="Arial"/>
        </w:rPr>
      </w:pPr>
      <w:del w:id="23" w:author="昊 刘" w:date="2020-02-11T11:32:00Z">
        <w:r w:rsidDel="00166CD6">
          <w:rPr>
            <w:rFonts w:ascii="Arial" w:hAnsi="Arial" w:cs="Arial" w:hint="eastAsia"/>
          </w:rPr>
          <w:delText>但是</w:delText>
        </w:r>
      </w:del>
      <w:r w:rsidR="00EC7483">
        <w:rPr>
          <w:rFonts w:ascii="Arial" w:hAnsi="Arial" w:cs="Arial" w:hint="eastAsia"/>
        </w:rPr>
        <w:t>神经网络</w:t>
      </w:r>
      <w:r>
        <w:rPr>
          <w:rFonts w:ascii="Arial" w:hAnsi="Arial" w:cs="Arial" w:hint="eastAsia"/>
        </w:rPr>
        <w:t>本身包含大量的权重参数，在对</w:t>
      </w:r>
      <w:r>
        <w:rPr>
          <w:rFonts w:ascii="Arial" w:hAnsi="Arial" w:cs="Arial" w:hint="eastAsia"/>
        </w:rPr>
        <w:t>ECG</w:t>
      </w:r>
      <w:r>
        <w:rPr>
          <w:rFonts w:ascii="Arial" w:hAnsi="Arial" w:cs="Arial" w:hint="eastAsia"/>
        </w:rPr>
        <w:t>信号进行识别的过程中</w:t>
      </w:r>
      <w:del w:id="24" w:author="昊 刘" w:date="2020-02-11T11:32:00Z">
        <w:r w:rsidDel="00166CD6">
          <w:rPr>
            <w:rFonts w:ascii="Arial" w:hAnsi="Arial" w:cs="Arial" w:hint="eastAsia"/>
          </w:rPr>
          <w:delText>还</w:delText>
        </w:r>
      </w:del>
      <w:r>
        <w:rPr>
          <w:rFonts w:ascii="Arial" w:hAnsi="Arial" w:cs="Arial" w:hint="eastAsia"/>
        </w:rPr>
        <w:t>需进行大量的高位宽数值计算，</w:t>
      </w:r>
      <w:del w:id="25" w:author="昊 刘" w:date="2020-02-11T11:33:00Z">
        <w:r w:rsidDel="00166CD6">
          <w:rPr>
            <w:rFonts w:ascii="Arial" w:hAnsi="Arial" w:cs="Arial" w:hint="eastAsia"/>
          </w:rPr>
          <w:delText>产生的大量的能量进行推理以及大量</w:delText>
        </w:r>
      </w:del>
      <w:ins w:id="26" w:author="昊 刘" w:date="2020-02-11T11:33:00Z">
        <w:r w:rsidR="00166CD6">
          <w:rPr>
            <w:rFonts w:ascii="Arial" w:hAnsi="Arial" w:cs="Arial" w:hint="eastAsia"/>
          </w:rPr>
          <w:t>需要较大</w:t>
        </w:r>
      </w:ins>
      <w:r>
        <w:rPr>
          <w:rFonts w:ascii="Arial" w:hAnsi="Arial" w:cs="Arial" w:hint="eastAsia"/>
        </w:rPr>
        <w:t>内存空间存储网络参数和中间计算结果</w:t>
      </w:r>
      <w:del w:id="27" w:author="昊 刘" w:date="2020-02-11T11:33:00Z">
        <w:r w:rsidDel="00166CD6">
          <w:rPr>
            <w:rFonts w:ascii="Arial" w:hAnsi="Arial" w:cs="Arial" w:hint="eastAsia"/>
          </w:rPr>
          <w:delText>，这对将</w:delText>
        </w:r>
      </w:del>
      <w:r>
        <w:rPr>
          <w:rFonts w:ascii="Arial" w:hAnsi="Arial" w:cs="Arial" w:hint="eastAsia"/>
        </w:rPr>
        <w:t>。同时，研究</w:t>
      </w:r>
      <w:r>
        <w:rPr>
          <w:rFonts w:ascii="Arial" w:hAnsi="Arial" w:cs="Arial"/>
        </w:rPr>
        <w:fldChar w:fldCharType="begin"/>
      </w:r>
      <w:r>
        <w:rPr>
          <w:rFonts w:ascii="Arial" w:hAnsi="Arial" w:cs="Arial"/>
        </w:rPr>
        <w:instrText xml:space="preserve"> REF _neb22BDB8D5_054F_4723_86EC_1051004A658A \r \h </w:instrText>
      </w:r>
      <w:r>
        <w:rPr>
          <w:rFonts w:ascii="Arial" w:hAnsi="Arial" w:cs="Arial"/>
        </w:rPr>
      </w:r>
      <w:r>
        <w:rPr>
          <w:rFonts w:ascii="Arial" w:hAnsi="Arial" w:cs="Arial"/>
        </w:rPr>
        <w:fldChar w:fldCharType="separate"/>
      </w:r>
      <w:r>
        <w:rPr>
          <w:rFonts w:ascii="Arial" w:hAnsi="Arial" w:cs="Arial"/>
        </w:rPr>
        <w:t>[17]</w:t>
      </w:r>
      <w:r>
        <w:rPr>
          <w:rFonts w:ascii="Arial" w:hAnsi="Arial" w:cs="Arial"/>
        </w:rPr>
        <w:fldChar w:fldCharType="end"/>
      </w:r>
      <w:del w:id="28" w:author="昊 刘" w:date="2020-02-11T11:33:00Z">
        <w:r w:rsidDel="00166CD6">
          <w:rPr>
            <w:rFonts w:ascii="Arial" w:hAnsi="Arial" w:cs="Arial" w:hint="eastAsia"/>
          </w:rPr>
          <w:delText>表示</w:delText>
        </w:r>
      </w:del>
      <w:ins w:id="29" w:author="昊 刘" w:date="2020-02-11T11:33:00Z">
        <w:r w:rsidR="00166CD6">
          <w:rPr>
            <w:rFonts w:ascii="Arial" w:hAnsi="Arial" w:cs="Arial" w:hint="eastAsia"/>
          </w:rPr>
          <w:t>显示每</w:t>
        </w:r>
      </w:ins>
      <w:del w:id="30" w:author="昊 刘" w:date="2020-02-11T11:33:00Z">
        <w:r w:rsidDel="00166CD6">
          <w:rPr>
            <w:rFonts w:ascii="Arial" w:hAnsi="Arial" w:cs="Arial" w:hint="eastAsia"/>
          </w:rPr>
          <w:delText>没</w:delText>
        </w:r>
      </w:del>
      <w:r>
        <w:rPr>
          <w:rFonts w:ascii="Arial" w:hAnsi="Arial" w:cs="Arial" w:hint="eastAsia"/>
        </w:rPr>
        <w:t>人</w:t>
      </w:r>
      <w:commentRangeStart w:id="31"/>
      <w:r w:rsidRPr="005916A8">
        <w:rPr>
          <w:rFonts w:ascii="Arial" w:hAnsi="Arial" w:cs="Arial"/>
        </w:rPr>
        <w:t>每天</w:t>
      </w:r>
      <w:r>
        <w:rPr>
          <w:rFonts w:ascii="Arial" w:hAnsi="Arial" w:cs="Arial" w:hint="eastAsia"/>
        </w:rPr>
        <w:t>会</w:t>
      </w:r>
      <w:r w:rsidRPr="005916A8">
        <w:rPr>
          <w:rFonts w:ascii="Arial" w:hAnsi="Arial" w:cs="Arial"/>
        </w:rPr>
        <w:t>产生</w:t>
      </w:r>
      <w:r w:rsidRPr="005916A8">
        <w:rPr>
          <w:rFonts w:ascii="Arial" w:hAnsi="Arial" w:cs="Arial"/>
        </w:rPr>
        <w:t>2.77 GB</w:t>
      </w:r>
      <w:r w:rsidRPr="005916A8">
        <w:rPr>
          <w:rFonts w:ascii="Arial" w:hAnsi="Arial" w:cs="Arial"/>
        </w:rPr>
        <w:t>的</w:t>
      </w:r>
      <w:r w:rsidRPr="005916A8">
        <w:rPr>
          <w:rFonts w:ascii="Arial" w:hAnsi="Arial" w:cs="Arial"/>
        </w:rPr>
        <w:t>ECG</w:t>
      </w:r>
      <w:r w:rsidRPr="005916A8">
        <w:rPr>
          <w:rFonts w:ascii="Arial" w:hAnsi="Arial" w:cs="Arial"/>
        </w:rPr>
        <w:t>信号，</w:t>
      </w:r>
      <w:r w:rsidR="00AF181A">
        <w:rPr>
          <w:rFonts w:ascii="Arial" w:hAnsi="Arial" w:cs="Arial" w:hint="eastAsia"/>
        </w:rPr>
        <w:t>对这么多的数据进行处理进一步加剧了使用神经网络进行日常心律失常检测的硬件消耗</w:t>
      </w:r>
      <w:r w:rsidRPr="005916A8">
        <w:rPr>
          <w:rFonts w:ascii="Arial" w:hAnsi="Arial" w:cs="Arial"/>
        </w:rPr>
        <w:t>。</w:t>
      </w:r>
      <w:commentRangeEnd w:id="31"/>
      <w:r w:rsidR="00166CD6">
        <w:rPr>
          <w:rStyle w:val="aa"/>
        </w:rPr>
        <w:commentReference w:id="31"/>
      </w:r>
      <w:r w:rsidR="004B17F8">
        <w:rPr>
          <w:rFonts w:ascii="Arial" w:hAnsi="Arial" w:cs="Arial" w:hint="eastAsia"/>
        </w:rPr>
        <w:t>量化作为神经网络使用压缩的一种重要手段，使用低位宽权重替代高位宽权重并最小化</w:t>
      </w:r>
      <w:r w:rsidR="004B17F8" w:rsidRPr="0056132B">
        <w:rPr>
          <w:rFonts w:ascii="Arial" w:hAnsi="Arial" w:cs="Arial" w:hint="eastAsia"/>
        </w:rPr>
        <w:t>性能</w:t>
      </w:r>
      <w:r w:rsidR="004B17F8">
        <w:rPr>
          <w:rFonts w:ascii="Arial" w:hAnsi="Arial" w:cs="Arial" w:hint="eastAsia"/>
        </w:rPr>
        <w:t>损失，能够显著降低神经网络在推理阶段的功耗和保存网络的</w:t>
      </w:r>
      <w:r w:rsidR="00191625">
        <w:rPr>
          <w:rFonts w:ascii="Arial" w:hAnsi="Arial" w:cs="Arial" w:hint="eastAsia"/>
        </w:rPr>
        <w:t>内存空间</w:t>
      </w:r>
      <w:r w:rsidR="0056132B" w:rsidRPr="0056132B">
        <w:rPr>
          <w:rFonts w:ascii="Arial" w:hAnsi="Arial" w:cs="Arial" w:hint="eastAsia"/>
        </w:rPr>
        <w:t>。</w:t>
      </w:r>
      <w:r w:rsidR="00172655">
        <w:rPr>
          <w:rFonts w:ascii="Arial" w:hAnsi="Arial" w:cs="Arial"/>
        </w:rPr>
        <w:fldChar w:fldCharType="begin"/>
      </w:r>
      <w:r w:rsidR="00172655">
        <w:rPr>
          <w:rFonts w:ascii="Arial" w:hAnsi="Arial" w:cs="Arial"/>
        </w:rPr>
        <w:instrText xml:space="preserve"> </w:instrText>
      </w:r>
      <w:r w:rsidR="00172655">
        <w:rPr>
          <w:rFonts w:ascii="Arial" w:hAnsi="Arial" w:cs="Arial" w:hint="eastAsia"/>
        </w:rPr>
        <w:instrText>REF _Ref29912199 \r \h</w:instrText>
      </w:r>
      <w:r w:rsidR="00172655">
        <w:rPr>
          <w:rFonts w:ascii="Arial" w:hAnsi="Arial" w:cs="Arial"/>
        </w:rPr>
        <w:instrText xml:space="preserve"> </w:instrText>
      </w:r>
      <w:r w:rsidR="00172655">
        <w:rPr>
          <w:rFonts w:ascii="Arial" w:hAnsi="Arial" w:cs="Arial"/>
        </w:rPr>
      </w:r>
      <w:r w:rsidR="00172655">
        <w:rPr>
          <w:rFonts w:ascii="Arial" w:hAnsi="Arial" w:cs="Arial"/>
        </w:rPr>
        <w:fldChar w:fldCharType="separate"/>
      </w:r>
      <w:r w:rsidR="00172655">
        <w:rPr>
          <w:rFonts w:ascii="Arial" w:hAnsi="Arial" w:cs="Arial"/>
        </w:rPr>
        <w:t>[32]</w:t>
      </w:r>
      <w:r w:rsidR="00172655">
        <w:rPr>
          <w:rFonts w:ascii="Arial" w:hAnsi="Arial" w:cs="Arial"/>
        </w:rPr>
        <w:fldChar w:fldCharType="end"/>
      </w:r>
      <w:r w:rsidR="00F17F86">
        <w:rPr>
          <w:rFonts w:ascii="Arial" w:hAnsi="Arial" w:cs="Arial" w:hint="eastAsia"/>
        </w:rPr>
        <w:t>的研究</w:t>
      </w:r>
      <w:r w:rsidR="0056132B" w:rsidRPr="0056132B">
        <w:rPr>
          <w:rFonts w:ascii="Arial" w:hAnsi="Arial" w:cs="Arial"/>
        </w:rPr>
        <w:t>表明神经网络可以用</w:t>
      </w:r>
      <w:r w:rsidR="0056132B" w:rsidRPr="0056132B">
        <w:rPr>
          <w:rFonts w:ascii="Arial" w:hAnsi="Arial" w:cs="Arial"/>
        </w:rPr>
        <w:t>8</w:t>
      </w:r>
      <w:r w:rsidR="0056132B" w:rsidRPr="0056132B">
        <w:rPr>
          <w:rFonts w:ascii="Arial" w:hAnsi="Arial" w:cs="Arial"/>
        </w:rPr>
        <w:t>位权重进行</w:t>
      </w:r>
      <w:r w:rsidR="00F17F86">
        <w:rPr>
          <w:rFonts w:ascii="Arial" w:hAnsi="Arial" w:cs="Arial" w:hint="eastAsia"/>
        </w:rPr>
        <w:t>推理</w:t>
      </w:r>
      <w:r w:rsidR="0056132B" w:rsidRPr="0056132B">
        <w:rPr>
          <w:rFonts w:ascii="Arial" w:hAnsi="Arial" w:cs="Arial"/>
        </w:rPr>
        <w:t>。</w:t>
      </w:r>
      <w:r w:rsidR="00172655">
        <w:rPr>
          <w:rFonts w:ascii="Arial" w:hAnsi="Arial" w:cs="Arial"/>
        </w:rPr>
        <w:fldChar w:fldCharType="begin"/>
      </w:r>
      <w:r w:rsidR="00172655">
        <w:rPr>
          <w:rFonts w:ascii="Arial" w:hAnsi="Arial" w:cs="Arial"/>
        </w:rPr>
        <w:instrText xml:space="preserve"> REF _neb416B9889_F648_464D_8CF7_0EA39CF704C6 \r \h </w:instrText>
      </w:r>
      <w:r w:rsidR="00172655">
        <w:rPr>
          <w:rFonts w:ascii="Arial" w:hAnsi="Arial" w:cs="Arial"/>
        </w:rPr>
      </w:r>
      <w:r w:rsidR="00172655">
        <w:rPr>
          <w:rFonts w:ascii="Arial" w:hAnsi="Arial" w:cs="Arial"/>
        </w:rPr>
        <w:fldChar w:fldCharType="separate"/>
      </w:r>
      <w:r w:rsidR="00172655">
        <w:rPr>
          <w:rFonts w:ascii="Arial" w:hAnsi="Arial" w:cs="Arial"/>
        </w:rPr>
        <w:t>[2</w:t>
      </w:r>
      <w:r w:rsidR="00172655">
        <w:rPr>
          <w:rFonts w:ascii="Arial" w:hAnsi="Arial" w:cs="Arial"/>
        </w:rPr>
        <w:t>9</w:t>
      </w:r>
      <w:r w:rsidR="00172655">
        <w:rPr>
          <w:rFonts w:ascii="Arial" w:hAnsi="Arial" w:cs="Arial"/>
        </w:rPr>
        <w:t>]</w:t>
      </w:r>
      <w:r w:rsidR="00172655">
        <w:rPr>
          <w:rFonts w:ascii="Arial" w:hAnsi="Arial" w:cs="Arial"/>
        </w:rPr>
        <w:fldChar w:fldCharType="end"/>
      </w:r>
      <w:r w:rsidR="009D2C7D">
        <w:rPr>
          <w:rFonts w:ascii="Arial" w:hAnsi="Arial" w:cs="Arial" w:hint="eastAsia"/>
        </w:rPr>
        <w:t>则</w:t>
      </w:r>
      <w:r w:rsidR="0056132B" w:rsidRPr="0056132B">
        <w:rPr>
          <w:rFonts w:ascii="Arial" w:hAnsi="Arial" w:cs="Arial"/>
        </w:rPr>
        <w:t>将权重约束为</w:t>
      </w:r>
      <w:r w:rsidR="0056132B" w:rsidRPr="0056132B">
        <w:rPr>
          <w:rFonts w:ascii="Arial" w:hAnsi="Arial" w:cs="Arial"/>
        </w:rPr>
        <w:t>+1</w:t>
      </w:r>
      <w:r w:rsidR="0056132B" w:rsidRPr="0056132B">
        <w:rPr>
          <w:rFonts w:ascii="Arial" w:hAnsi="Arial" w:cs="Arial"/>
        </w:rPr>
        <w:t>或</w:t>
      </w:r>
      <w:r w:rsidR="0056132B" w:rsidRPr="0056132B">
        <w:rPr>
          <w:rFonts w:ascii="Arial" w:hAnsi="Arial" w:cs="Arial"/>
        </w:rPr>
        <w:t>-1</w:t>
      </w:r>
      <w:r w:rsidR="009D2C7D">
        <w:rPr>
          <w:rFonts w:ascii="Arial" w:hAnsi="Arial" w:cs="Arial" w:hint="eastAsia"/>
        </w:rPr>
        <w:t>并应用于</w:t>
      </w:r>
      <w:r w:rsidR="009D2C7D">
        <w:rPr>
          <w:rFonts w:ascii="Arial" w:hAnsi="Arial" w:cs="Arial"/>
        </w:rPr>
        <w:t>推理，消除</w:t>
      </w:r>
      <w:r w:rsidR="009D2C7D">
        <w:rPr>
          <w:rFonts w:ascii="Arial" w:hAnsi="Arial" w:cs="Arial" w:hint="eastAsia"/>
        </w:rPr>
        <w:t>了神经网络中的</w:t>
      </w:r>
      <w:r w:rsidR="0056132B" w:rsidRPr="0056132B">
        <w:rPr>
          <w:rFonts w:ascii="Arial" w:hAnsi="Arial" w:cs="Arial"/>
        </w:rPr>
        <w:t>乘法累加运算</w:t>
      </w:r>
      <w:r w:rsidR="009D2C7D">
        <w:rPr>
          <w:rFonts w:ascii="Arial" w:hAnsi="Arial" w:cs="Arial" w:hint="eastAsia"/>
        </w:rPr>
        <w:t>，大大降低了神经网络在硬件中使用的功耗</w:t>
      </w:r>
      <w:r w:rsidR="0056132B" w:rsidRPr="0056132B">
        <w:rPr>
          <w:rFonts w:ascii="Arial" w:hAnsi="Arial" w:cs="Arial"/>
        </w:rPr>
        <w:t>。</w:t>
      </w:r>
      <w:r w:rsidR="0065719C">
        <w:fldChar w:fldCharType="begin"/>
      </w:r>
      <w:r w:rsidR="0065719C">
        <w:rPr>
          <w:rFonts w:ascii="Arial" w:hAnsi="Arial" w:cs="Arial"/>
        </w:rPr>
        <w:instrText xml:space="preserve"> REF _Ref25670420 \r \h </w:instrText>
      </w:r>
      <w:r w:rsidR="0065719C">
        <w:fldChar w:fldCharType="separate"/>
      </w:r>
      <w:r w:rsidR="0065719C">
        <w:rPr>
          <w:rFonts w:ascii="Arial" w:hAnsi="Arial" w:cs="Arial"/>
        </w:rPr>
        <w:t>[34]</w:t>
      </w:r>
      <w:r w:rsidR="0065719C">
        <w:fldChar w:fldCharType="end"/>
      </w:r>
      <w:r w:rsidR="0065719C">
        <w:rPr>
          <w:rFonts w:hint="eastAsia"/>
        </w:rPr>
        <w:t>则使用</w:t>
      </w:r>
      <w:r w:rsidR="0065719C" w:rsidRPr="0056132B">
        <w:rPr>
          <w:rFonts w:ascii="Arial" w:hAnsi="Arial" w:cs="Arial"/>
        </w:rPr>
        <w:t>+1</w:t>
      </w:r>
      <w:r w:rsidR="0065719C">
        <w:rPr>
          <w:rFonts w:ascii="Arial" w:hAnsi="Arial" w:cs="Arial" w:hint="eastAsia"/>
        </w:rPr>
        <w:t>、</w:t>
      </w:r>
      <w:r w:rsidR="0065719C">
        <w:rPr>
          <w:rFonts w:ascii="Arial" w:hAnsi="Arial" w:cs="Arial" w:hint="eastAsia"/>
        </w:rPr>
        <w:t>0</w:t>
      </w:r>
      <w:r w:rsidR="0065719C">
        <w:rPr>
          <w:rFonts w:ascii="Arial" w:hAnsi="Arial" w:cs="Arial" w:hint="eastAsia"/>
        </w:rPr>
        <w:t>和</w:t>
      </w:r>
      <w:r w:rsidR="0065719C" w:rsidRPr="0056132B">
        <w:rPr>
          <w:rFonts w:ascii="Arial" w:hAnsi="Arial" w:cs="Arial"/>
        </w:rPr>
        <w:t>-1</w:t>
      </w:r>
      <w:r w:rsidR="0065719C">
        <w:rPr>
          <w:rFonts w:ascii="Arial" w:hAnsi="Arial" w:cs="Arial" w:hint="eastAsia"/>
        </w:rPr>
        <w:t>对网络权重进行量化，尽管表示单个权重</w:t>
      </w:r>
      <w:r w:rsidR="0065719C">
        <w:rPr>
          <w:rFonts w:hint="eastAsia"/>
        </w:rPr>
        <w:t>位宽增加了一倍，但数据表达能力提升了4</w:t>
      </w:r>
      <w:r w:rsidR="0065719C">
        <w:t>0</w:t>
      </w:r>
      <w:r w:rsidR="0065719C">
        <w:rPr>
          <w:rFonts w:hint="eastAsia"/>
        </w:rPr>
        <w:t>倍，性能相较于前者有明显提升</w:t>
      </w:r>
      <w:r w:rsidR="0065719C" w:rsidRPr="00D5471C">
        <w:rPr>
          <w:rFonts w:hint="eastAsia"/>
        </w:rPr>
        <w:t>。</w:t>
      </w:r>
      <w:r w:rsidR="0056132B" w:rsidRPr="0056132B">
        <w:rPr>
          <w:rFonts w:ascii="Arial" w:hAnsi="Arial" w:cs="Arial"/>
        </w:rPr>
        <w:t>为了</w:t>
      </w:r>
      <w:r w:rsidR="0065719C">
        <w:rPr>
          <w:rFonts w:ascii="Arial" w:hAnsi="Arial" w:cs="Arial" w:hint="eastAsia"/>
        </w:rPr>
        <w:t>进一步</w:t>
      </w:r>
      <w:r w:rsidR="0056132B" w:rsidRPr="0056132B">
        <w:rPr>
          <w:rFonts w:ascii="Arial" w:hAnsi="Arial" w:cs="Arial"/>
        </w:rPr>
        <w:t>扩展量化神经网络的</w:t>
      </w:r>
      <w:r w:rsidR="009D2C7D">
        <w:rPr>
          <w:rFonts w:ascii="Arial" w:hAnsi="Arial" w:cs="Arial" w:hint="eastAsia"/>
        </w:rPr>
        <w:t>表征能力</w:t>
      </w:r>
      <w:r w:rsidR="0056132B" w:rsidRPr="0056132B">
        <w:rPr>
          <w:rFonts w:ascii="Arial" w:hAnsi="Arial" w:cs="Arial"/>
        </w:rPr>
        <w:t>，</w:t>
      </w:r>
      <w:r w:rsidR="00172655">
        <w:rPr>
          <w:rFonts w:ascii="Arial" w:hAnsi="Arial" w:cs="Arial"/>
        </w:rPr>
        <w:fldChar w:fldCharType="begin"/>
      </w:r>
      <w:r w:rsidR="00172655">
        <w:rPr>
          <w:rFonts w:ascii="Arial" w:hAnsi="Arial" w:cs="Arial"/>
        </w:rPr>
        <w:instrText xml:space="preserve"> REF _Ref29754672 \r \h </w:instrText>
      </w:r>
      <w:r w:rsidR="00172655">
        <w:rPr>
          <w:rFonts w:ascii="Arial" w:hAnsi="Arial" w:cs="Arial"/>
        </w:rPr>
      </w:r>
      <w:r w:rsidR="00172655">
        <w:rPr>
          <w:rFonts w:ascii="Arial" w:hAnsi="Arial" w:cs="Arial"/>
        </w:rPr>
        <w:fldChar w:fldCharType="separate"/>
      </w:r>
      <w:r w:rsidR="00172655">
        <w:rPr>
          <w:rFonts w:ascii="Arial" w:hAnsi="Arial" w:cs="Arial"/>
        </w:rPr>
        <w:t>[33]</w:t>
      </w:r>
      <w:r w:rsidR="00172655">
        <w:rPr>
          <w:rFonts w:ascii="Arial" w:hAnsi="Arial" w:cs="Arial"/>
        </w:rPr>
        <w:fldChar w:fldCharType="end"/>
      </w:r>
      <w:r w:rsidR="009D2C7D">
        <w:rPr>
          <w:rFonts w:ascii="Arial" w:hAnsi="Arial" w:cs="Arial"/>
        </w:rPr>
        <w:t>在训练和推理中将所有权重和激活都量化为固定</w:t>
      </w:r>
      <w:r w:rsidR="009D2C7D">
        <w:rPr>
          <w:rFonts w:ascii="Arial" w:hAnsi="Arial" w:cs="Arial" w:hint="eastAsia"/>
        </w:rPr>
        <w:t>的位宽</w:t>
      </w:r>
      <w:r w:rsidR="0056132B" w:rsidRPr="0056132B">
        <w:rPr>
          <w:rFonts w:ascii="Arial" w:hAnsi="Arial" w:cs="Arial"/>
        </w:rPr>
        <w:t>，并且</w:t>
      </w:r>
      <w:r w:rsidR="009D2C7D">
        <w:rPr>
          <w:rFonts w:ascii="Arial" w:hAnsi="Arial" w:cs="Arial" w:hint="eastAsia"/>
        </w:rPr>
        <w:t>使用量化权重在</w:t>
      </w:r>
      <w:r w:rsidR="009D2C7D">
        <w:rPr>
          <w:rFonts w:ascii="Arial" w:hAnsi="Arial" w:cs="Arial"/>
        </w:rPr>
        <w:t>嵌入系统上</w:t>
      </w:r>
      <w:r w:rsidR="009D2C7D">
        <w:rPr>
          <w:rFonts w:ascii="Arial" w:hAnsi="Arial" w:cs="Arial" w:hint="eastAsia"/>
        </w:rPr>
        <w:t>进行推理</w:t>
      </w:r>
      <w:r w:rsidR="0056132B" w:rsidRPr="0056132B">
        <w:rPr>
          <w:rFonts w:ascii="Arial" w:hAnsi="Arial" w:cs="Arial"/>
        </w:rPr>
        <w:t>。</w:t>
      </w:r>
      <w:r w:rsidR="00172655">
        <w:rPr>
          <w:rFonts w:ascii="Arial" w:hAnsi="Arial" w:cs="Arial"/>
        </w:rPr>
        <w:fldChar w:fldCharType="begin"/>
      </w:r>
      <w:r w:rsidR="00172655">
        <w:rPr>
          <w:rFonts w:ascii="Arial" w:hAnsi="Arial" w:cs="Arial"/>
        </w:rPr>
        <w:instrText xml:space="preserve"> REF _nebA610429F_BD6E_4BEB_BAE6_74134B5229C7 \r \h </w:instrText>
      </w:r>
      <w:r w:rsidR="00172655">
        <w:rPr>
          <w:rFonts w:ascii="Arial" w:hAnsi="Arial" w:cs="Arial"/>
        </w:rPr>
      </w:r>
      <w:r w:rsidR="00172655">
        <w:rPr>
          <w:rFonts w:ascii="Arial" w:hAnsi="Arial" w:cs="Arial"/>
        </w:rPr>
        <w:fldChar w:fldCharType="separate"/>
      </w:r>
      <w:r w:rsidR="00172655">
        <w:rPr>
          <w:rFonts w:ascii="Arial" w:hAnsi="Arial" w:cs="Arial"/>
        </w:rPr>
        <w:t>[28]</w:t>
      </w:r>
      <w:r w:rsidR="00172655">
        <w:rPr>
          <w:rFonts w:ascii="Arial" w:hAnsi="Arial" w:cs="Arial"/>
        </w:rPr>
        <w:fldChar w:fldCharType="end"/>
      </w:r>
      <w:r w:rsidR="00172655">
        <w:rPr>
          <w:rFonts w:ascii="Arial" w:hAnsi="Arial" w:cs="Arial"/>
        </w:rPr>
        <w:t xml:space="preserve"> </w:t>
      </w:r>
      <w:r w:rsidR="009D2C7D">
        <w:rPr>
          <w:rFonts w:ascii="Arial" w:hAnsi="Arial" w:cs="Arial" w:hint="eastAsia"/>
        </w:rPr>
        <w:t>则</w:t>
      </w:r>
      <w:r w:rsidR="009D2C7D">
        <w:rPr>
          <w:rFonts w:ascii="Arial" w:hAnsi="Arial" w:cs="Arial"/>
        </w:rPr>
        <w:t>提出了一种用于更灵活的</w:t>
      </w:r>
      <w:r w:rsidR="0056132B" w:rsidRPr="0056132B">
        <w:rPr>
          <w:rFonts w:ascii="Arial" w:hAnsi="Arial" w:cs="Arial"/>
        </w:rPr>
        <w:t>分层量化方法，它</w:t>
      </w:r>
      <w:r w:rsidR="009D2C7D">
        <w:rPr>
          <w:rFonts w:ascii="Arial" w:hAnsi="Arial" w:cs="Arial" w:hint="eastAsia"/>
        </w:rPr>
        <w:t>使用每层的</w:t>
      </w:r>
      <w:r w:rsidR="0056132B" w:rsidRPr="00BD17C0">
        <w:rPr>
          <w:rFonts w:ascii="Arial" w:hAnsi="Arial" w:cs="Arial"/>
        </w:rPr>
        <w:t>权</w:t>
      </w:r>
      <w:r w:rsidR="0056132B" w:rsidRPr="00BD17C0">
        <w:rPr>
          <w:rFonts w:ascii="Arial" w:hAnsi="Arial" w:cs="Arial"/>
        </w:rPr>
        <w:lastRenderedPageBreak/>
        <w:t>重熵来</w:t>
      </w:r>
      <w:r w:rsidR="009D2C7D" w:rsidRPr="00BD17C0">
        <w:rPr>
          <w:rFonts w:ascii="Arial" w:hAnsi="Arial" w:cs="Arial" w:hint="eastAsia"/>
        </w:rPr>
        <w:t>决定</w:t>
      </w:r>
      <w:r w:rsidR="009D2C7D">
        <w:rPr>
          <w:rFonts w:ascii="Arial" w:hAnsi="Arial" w:cs="Arial" w:hint="eastAsia"/>
        </w:rPr>
        <w:t>该层</w:t>
      </w:r>
      <w:r w:rsidR="009D2C7D">
        <w:rPr>
          <w:rFonts w:ascii="Arial" w:hAnsi="Arial" w:cs="Arial"/>
        </w:rPr>
        <w:t>的量化</w:t>
      </w:r>
      <w:r w:rsidR="009D2C7D">
        <w:rPr>
          <w:rFonts w:ascii="Arial" w:hAnsi="Arial" w:cs="Arial" w:hint="eastAsia"/>
        </w:rPr>
        <w:t>位宽，获得的优异的分类</w:t>
      </w:r>
      <w:commentRangeStart w:id="32"/>
      <w:r w:rsidR="009D2C7D">
        <w:rPr>
          <w:rFonts w:ascii="Arial" w:hAnsi="Arial" w:cs="Arial" w:hint="eastAsia"/>
        </w:rPr>
        <w:t>性能</w:t>
      </w:r>
      <w:commentRangeEnd w:id="32"/>
      <w:r w:rsidR="00166CD6">
        <w:rPr>
          <w:rStyle w:val="aa"/>
        </w:rPr>
        <w:commentReference w:id="32"/>
      </w:r>
      <w:r w:rsidR="0056132B" w:rsidRPr="0056132B">
        <w:rPr>
          <w:rFonts w:ascii="Arial" w:hAnsi="Arial" w:cs="Arial" w:hint="eastAsia"/>
        </w:rPr>
        <w:t>。值得注意的是，</w:t>
      </w:r>
      <w:r w:rsidR="009D2C7D">
        <w:rPr>
          <w:rFonts w:ascii="Arial" w:hAnsi="Arial" w:cs="Arial" w:hint="eastAsia"/>
        </w:rPr>
        <w:t>尽管上述量化方法都是针对图像分类的神经网络，但</w:t>
      </w:r>
      <w:r w:rsidR="0056132B" w:rsidRPr="0056132B">
        <w:rPr>
          <w:rFonts w:ascii="Arial" w:hAnsi="Arial" w:cs="Arial" w:hint="eastAsia"/>
        </w:rPr>
        <w:t>考虑到</w:t>
      </w:r>
      <w:r w:rsidR="009D2C7D">
        <w:rPr>
          <w:rFonts w:ascii="Arial" w:hAnsi="Arial" w:cs="Arial" w:hint="eastAsia"/>
        </w:rPr>
        <w:t>网络</w:t>
      </w:r>
      <w:r w:rsidR="0056132B" w:rsidRPr="0056132B">
        <w:rPr>
          <w:rFonts w:ascii="Arial" w:hAnsi="Arial" w:cs="Arial" w:hint="eastAsia"/>
        </w:rPr>
        <w:t>结构和</w:t>
      </w:r>
      <w:r w:rsidR="009D2C7D">
        <w:rPr>
          <w:rFonts w:ascii="Arial" w:hAnsi="Arial" w:cs="Arial" w:hint="eastAsia"/>
        </w:rPr>
        <w:t>工作</w:t>
      </w:r>
      <w:r w:rsidR="0056132B" w:rsidRPr="0056132B">
        <w:rPr>
          <w:rFonts w:ascii="Arial" w:hAnsi="Arial" w:cs="Arial" w:hint="eastAsia"/>
        </w:rPr>
        <w:t>机制的相似性，这些方法</w:t>
      </w:r>
      <w:r w:rsidR="009D2C7D">
        <w:rPr>
          <w:rFonts w:ascii="Arial" w:hAnsi="Arial" w:cs="Arial" w:hint="eastAsia"/>
        </w:rPr>
        <w:t>同样可以应用于心律诊断的</w:t>
      </w:r>
      <w:r w:rsidR="0056132B" w:rsidRPr="0056132B">
        <w:rPr>
          <w:rFonts w:ascii="Arial" w:hAnsi="Arial" w:cs="Arial" w:hint="eastAsia"/>
        </w:rPr>
        <w:t>神经网络，</w:t>
      </w:r>
      <w:r w:rsidR="004B17F8">
        <w:rPr>
          <w:rFonts w:ascii="Arial" w:hAnsi="Arial" w:cs="Arial" w:hint="eastAsia"/>
        </w:rPr>
        <w:t>从而实现降低硬件终端</w:t>
      </w:r>
      <w:r w:rsidR="009D2C7D">
        <w:rPr>
          <w:rFonts w:ascii="Arial" w:hAnsi="Arial" w:cs="Arial" w:hint="eastAsia"/>
        </w:rPr>
        <w:t>对功耗和内存的需求。</w:t>
      </w:r>
    </w:p>
    <w:p w14:paraId="6E6582B9" w14:textId="2C491711" w:rsidR="00D8246B" w:rsidRDefault="00D8246B" w:rsidP="00D77C7E">
      <w:pPr>
        <w:ind w:firstLineChars="200" w:firstLine="420"/>
        <w:rPr>
          <w:ins w:id="33" w:author="昊 刘" w:date="2020-02-11T11:32:00Z"/>
          <w:rFonts w:ascii="Arial" w:hAnsi="Arial" w:cs="Arial"/>
        </w:rPr>
      </w:pPr>
      <w:r>
        <w:rPr>
          <w:rFonts w:ascii="Arial" w:hAnsi="Arial" w:cs="Arial" w:hint="eastAsia"/>
        </w:rPr>
        <w:t>本文</w:t>
      </w:r>
      <w:r w:rsidR="00BD17C0">
        <w:rPr>
          <w:rFonts w:ascii="Arial" w:hAnsi="Arial" w:cs="Arial" w:hint="eastAsia"/>
        </w:rPr>
        <w:t>将心律失常检测神经网络设计与神经网络量化</w:t>
      </w:r>
      <w:r w:rsidR="00EC7483">
        <w:rPr>
          <w:rFonts w:ascii="Arial" w:hAnsi="Arial" w:cs="Arial" w:hint="eastAsia"/>
        </w:rPr>
        <w:t>方法设计</w:t>
      </w:r>
      <w:r w:rsidR="00BD17C0">
        <w:rPr>
          <w:rFonts w:ascii="Arial" w:hAnsi="Arial" w:cs="Arial" w:hint="eastAsia"/>
        </w:rPr>
        <w:t>相结合，</w:t>
      </w:r>
      <w:ins w:id="34" w:author="昊 刘" w:date="2020-02-11T13:29:00Z">
        <w:r w:rsidR="00885005">
          <w:rPr>
            <w:rFonts w:ascii="Arial" w:hAnsi="Arial" w:cs="Arial" w:hint="eastAsia"/>
          </w:rPr>
          <w:t>设计了一种针对</w:t>
        </w:r>
        <w:r w:rsidR="00885005">
          <w:rPr>
            <w:rFonts w:ascii="Arial" w:hAnsi="Arial" w:cs="Arial" w:hint="eastAsia"/>
          </w:rPr>
          <w:t>ECG</w:t>
        </w:r>
        <w:r w:rsidR="00885005">
          <w:rPr>
            <w:rFonts w:ascii="Arial" w:hAnsi="Arial" w:cs="Arial" w:hint="eastAsia"/>
          </w:rPr>
          <w:t>序列的心律失常检测</w:t>
        </w:r>
      </w:ins>
      <w:ins w:id="35" w:author="昊 刘" w:date="2020-02-11T13:30:00Z">
        <w:r w:rsidR="00885005">
          <w:rPr>
            <w:rFonts w:ascii="Arial" w:hAnsi="Arial" w:cs="Arial" w:hint="eastAsia"/>
          </w:rPr>
          <w:t>卷积神经</w:t>
        </w:r>
      </w:ins>
      <w:ins w:id="36" w:author="昊 刘" w:date="2020-02-11T13:29:00Z">
        <w:r w:rsidR="00885005">
          <w:rPr>
            <w:rFonts w:ascii="Arial" w:hAnsi="Arial" w:cs="Arial" w:hint="eastAsia"/>
          </w:rPr>
          <w:t>网络</w:t>
        </w:r>
      </w:ins>
      <w:ins w:id="37" w:author="昊 刘" w:date="2020-02-11T13:30:00Z">
        <w:r w:rsidR="00885005">
          <w:rPr>
            <w:rFonts w:ascii="Arial" w:hAnsi="Arial" w:cs="Arial" w:hint="eastAsia"/>
          </w:rPr>
          <w:t>算法，该算法</w:t>
        </w:r>
      </w:ins>
      <w:r w:rsidR="00BD17C0">
        <w:rPr>
          <w:rFonts w:ascii="Arial" w:hAnsi="Arial" w:cs="Arial" w:hint="eastAsia"/>
        </w:rPr>
        <w:t>在保证</w:t>
      </w:r>
      <w:del w:id="38" w:author="昊 刘" w:date="2020-02-11T13:30:00Z">
        <w:r w:rsidR="00BD17C0" w:rsidDel="00885005">
          <w:rPr>
            <w:rFonts w:ascii="Arial" w:hAnsi="Arial" w:cs="Arial" w:hint="eastAsia"/>
          </w:rPr>
          <w:delText>神经网络对</w:delText>
        </w:r>
      </w:del>
      <w:r w:rsidR="00BD17C0">
        <w:rPr>
          <w:rFonts w:ascii="Arial" w:hAnsi="Arial" w:cs="Arial" w:hint="eastAsia"/>
        </w:rPr>
        <w:t>心律进行准确检测的同时</w:t>
      </w:r>
      <w:r w:rsidR="006C0424">
        <w:rPr>
          <w:rFonts w:ascii="Arial" w:hAnsi="Arial" w:cs="Arial" w:hint="eastAsia"/>
        </w:rPr>
        <w:t>使用</w:t>
      </w:r>
      <w:del w:id="39" w:author="昊 刘" w:date="2020-02-11T13:30:00Z">
        <w:r w:rsidR="006C0424" w:rsidDel="00885005">
          <w:rPr>
            <w:rFonts w:ascii="Arial" w:hAnsi="Arial" w:cs="Arial" w:hint="eastAsia"/>
          </w:rPr>
          <w:delText>神经网络</w:delText>
        </w:r>
      </w:del>
      <w:ins w:id="40" w:author="昊 刘" w:date="2020-02-11T13:30:00Z">
        <w:r w:rsidR="00885005">
          <w:rPr>
            <w:rFonts w:ascii="Arial" w:hAnsi="Arial" w:cs="Arial" w:hint="eastAsia"/>
          </w:rPr>
          <w:t>大幅度</w:t>
        </w:r>
      </w:ins>
      <w:r w:rsidR="006C0424">
        <w:rPr>
          <w:rFonts w:ascii="Arial" w:hAnsi="Arial" w:cs="Arial" w:hint="eastAsia"/>
        </w:rPr>
        <w:t>量化</w:t>
      </w:r>
      <w:r w:rsidR="00BD17C0">
        <w:rPr>
          <w:rFonts w:ascii="Arial" w:hAnsi="Arial" w:cs="Arial" w:hint="eastAsia"/>
        </w:rPr>
        <w:t>减少</w:t>
      </w:r>
      <w:del w:id="41" w:author="昊 刘" w:date="2020-02-11T13:30:00Z">
        <w:r w:rsidR="00BD17C0" w:rsidDel="00885005">
          <w:rPr>
            <w:rFonts w:ascii="Arial" w:hAnsi="Arial" w:cs="Arial" w:hint="eastAsia"/>
          </w:rPr>
          <w:delText>神经网络</w:delText>
        </w:r>
      </w:del>
      <w:ins w:id="42" w:author="昊 刘" w:date="2020-02-11T13:30:00Z">
        <w:r w:rsidR="00885005">
          <w:rPr>
            <w:rFonts w:ascii="Arial" w:hAnsi="Arial" w:cs="Arial" w:hint="eastAsia"/>
          </w:rPr>
          <w:t>了</w:t>
        </w:r>
      </w:ins>
      <w:r w:rsidR="00BD17C0">
        <w:rPr>
          <w:rFonts w:ascii="Arial" w:hAnsi="Arial" w:cs="Arial" w:hint="eastAsia"/>
        </w:rPr>
        <w:t>在推理过程中</w:t>
      </w:r>
      <w:ins w:id="43" w:author="昊 刘" w:date="2020-02-11T13:30:00Z">
        <w:r w:rsidR="00885005">
          <w:rPr>
            <w:rFonts w:ascii="Arial" w:hAnsi="Arial" w:cs="Arial" w:hint="eastAsia"/>
          </w:rPr>
          <w:t>所需</w:t>
        </w:r>
      </w:ins>
      <w:r w:rsidR="00BD17C0">
        <w:rPr>
          <w:rFonts w:ascii="Arial" w:hAnsi="Arial" w:cs="Arial" w:hint="eastAsia"/>
        </w:rPr>
        <w:t>的</w:t>
      </w:r>
      <w:ins w:id="44" w:author="昊 刘" w:date="2020-02-11T13:30:00Z">
        <w:r w:rsidR="00885005">
          <w:rPr>
            <w:rFonts w:ascii="Arial" w:hAnsi="Arial" w:cs="Arial" w:hint="eastAsia"/>
          </w:rPr>
          <w:t>计算</w:t>
        </w:r>
      </w:ins>
      <w:del w:id="45" w:author="昊 刘" w:date="2020-02-11T13:30:00Z">
        <w:r w:rsidR="00BD17C0" w:rsidDel="00885005">
          <w:rPr>
            <w:rFonts w:ascii="Arial" w:hAnsi="Arial" w:cs="Arial" w:hint="eastAsia"/>
          </w:rPr>
          <w:delText>功耗</w:delText>
        </w:r>
      </w:del>
      <w:r w:rsidR="00BD17C0">
        <w:rPr>
          <w:rFonts w:ascii="Arial" w:hAnsi="Arial" w:cs="Arial" w:hint="eastAsia"/>
        </w:rPr>
        <w:t>和内存需求，</w:t>
      </w:r>
      <w:ins w:id="46" w:author="昊 刘" w:date="2020-02-11T13:31:00Z">
        <w:r w:rsidR="00885005">
          <w:rPr>
            <w:rFonts w:ascii="Arial" w:hAnsi="Arial" w:cs="Arial" w:hint="eastAsia"/>
          </w:rPr>
          <w:t>从而提升了能效。</w:t>
        </w:r>
      </w:ins>
      <w:r w:rsidR="00BD17C0">
        <w:rPr>
          <w:rFonts w:ascii="Arial" w:hAnsi="Arial" w:cs="Arial" w:hint="eastAsia"/>
        </w:rPr>
        <w:t>其特点如下：</w:t>
      </w:r>
      <w:commentRangeStart w:id="47"/>
      <w:r w:rsidR="00BD17C0">
        <w:rPr>
          <w:rFonts w:ascii="Arial" w:hAnsi="Arial" w:cs="Arial" w:hint="eastAsia"/>
        </w:rPr>
        <w:t>1</w:t>
      </w:r>
      <w:r w:rsidR="00BD17C0">
        <w:rPr>
          <w:rFonts w:ascii="Arial" w:hAnsi="Arial" w:cs="Arial" w:hint="eastAsia"/>
        </w:rPr>
        <w:t>）</w:t>
      </w:r>
      <w:r w:rsidR="006C0424">
        <w:rPr>
          <w:rFonts w:ascii="Arial" w:hAnsi="Arial" w:cs="Arial" w:hint="eastAsia"/>
        </w:rPr>
        <w:t>我们针对层次结构的神经网络提出了一种更灵活的神经网络</w:t>
      </w:r>
      <w:r w:rsidR="000A7F88">
        <w:rPr>
          <w:rFonts w:ascii="Arial" w:hAnsi="Arial" w:cs="Arial" w:hint="eastAsia"/>
        </w:rPr>
        <w:t>逐层</w:t>
      </w:r>
      <w:r w:rsidR="006C0424">
        <w:rPr>
          <w:rFonts w:ascii="Arial" w:hAnsi="Arial" w:cs="Arial" w:hint="eastAsia"/>
        </w:rPr>
        <w:t>量化方法；</w:t>
      </w:r>
      <w:r w:rsidR="006C0424">
        <w:rPr>
          <w:rFonts w:ascii="Arial" w:hAnsi="Arial" w:cs="Arial" w:hint="eastAsia"/>
        </w:rPr>
        <w:t>2</w:t>
      </w:r>
      <w:r w:rsidR="006C0424">
        <w:rPr>
          <w:rFonts w:ascii="Arial" w:hAnsi="Arial" w:cs="Arial" w:hint="eastAsia"/>
        </w:rPr>
        <w:t>）我们根据网络层参数的分布提出了一种网络层重要性排序方法</w:t>
      </w:r>
      <w:r w:rsidR="000A7F88">
        <w:rPr>
          <w:rFonts w:ascii="Arial" w:hAnsi="Arial" w:cs="Arial" w:hint="eastAsia"/>
        </w:rPr>
        <w:t>用于逐层量化</w:t>
      </w:r>
      <w:r w:rsidR="006C0424">
        <w:rPr>
          <w:rFonts w:ascii="Arial" w:hAnsi="Arial" w:cs="Arial" w:hint="eastAsia"/>
        </w:rPr>
        <w:t>；</w:t>
      </w:r>
      <w:r w:rsidR="000A7F88">
        <w:rPr>
          <w:rFonts w:ascii="Arial" w:hAnsi="Arial" w:cs="Arial"/>
        </w:rPr>
        <w:t>3</w:t>
      </w:r>
      <w:r w:rsidR="006C0424">
        <w:rPr>
          <w:rFonts w:ascii="Arial" w:hAnsi="Arial" w:cs="Arial" w:hint="eastAsia"/>
        </w:rPr>
        <w:t>）</w:t>
      </w:r>
      <w:r w:rsidR="00BD17C0">
        <w:rPr>
          <w:rFonts w:ascii="Arial" w:hAnsi="Arial" w:cs="Arial" w:hint="eastAsia"/>
        </w:rPr>
        <w:t>我们提出了一种</w:t>
      </w:r>
      <w:del w:id="48" w:author="昊 刘" w:date="2020-02-11T13:29:00Z">
        <w:r w:rsidR="006C0424" w:rsidDel="00885005">
          <w:rPr>
            <w:rFonts w:ascii="Arial" w:hAnsi="Arial" w:cs="Arial" w:hint="eastAsia"/>
          </w:rPr>
          <w:delText>针对</w:delText>
        </w:r>
        <w:r w:rsidR="006C0424" w:rsidDel="00885005">
          <w:rPr>
            <w:rFonts w:ascii="Arial" w:hAnsi="Arial" w:cs="Arial" w:hint="eastAsia"/>
          </w:rPr>
          <w:delText>ECG</w:delText>
        </w:r>
        <w:r w:rsidR="006C0424" w:rsidDel="00885005">
          <w:rPr>
            <w:rFonts w:ascii="Arial" w:hAnsi="Arial" w:cs="Arial" w:hint="eastAsia"/>
          </w:rPr>
          <w:delText>序列的</w:delText>
        </w:r>
        <w:r w:rsidR="000A7F88" w:rsidDel="00885005">
          <w:rPr>
            <w:rFonts w:ascii="Arial" w:hAnsi="Arial" w:cs="Arial" w:hint="eastAsia"/>
          </w:rPr>
          <w:delText>新型的</w:delText>
        </w:r>
        <w:r w:rsidR="006C0424" w:rsidDel="00885005">
          <w:rPr>
            <w:rFonts w:ascii="Arial" w:hAnsi="Arial" w:cs="Arial" w:hint="eastAsia"/>
          </w:rPr>
          <w:delText>心律失常检测网络</w:delText>
        </w:r>
      </w:del>
      <w:r w:rsidR="00BD17C0">
        <w:rPr>
          <w:rFonts w:ascii="Arial" w:hAnsi="Arial" w:cs="Arial" w:hint="eastAsia"/>
        </w:rPr>
        <w:t>；</w:t>
      </w:r>
      <w:r w:rsidR="000A7F88">
        <w:rPr>
          <w:rFonts w:ascii="Arial" w:hAnsi="Arial" w:cs="Arial"/>
        </w:rPr>
        <w:t>4</w:t>
      </w:r>
      <w:r w:rsidR="00BD17C0">
        <w:rPr>
          <w:rFonts w:ascii="Arial" w:hAnsi="Arial" w:cs="Arial" w:hint="eastAsia"/>
        </w:rPr>
        <w:t>）</w:t>
      </w:r>
      <w:r w:rsidR="006C0424">
        <w:rPr>
          <w:rFonts w:ascii="Arial" w:hAnsi="Arial" w:cs="Arial" w:hint="eastAsia"/>
        </w:rPr>
        <w:t>我们提出的</w:t>
      </w:r>
      <w:r w:rsidR="000A7F88">
        <w:rPr>
          <w:rFonts w:ascii="Arial" w:hAnsi="Arial" w:cs="Arial" w:hint="eastAsia"/>
        </w:rPr>
        <w:t>逐层</w:t>
      </w:r>
      <w:r w:rsidR="006C0424">
        <w:rPr>
          <w:rFonts w:ascii="Arial" w:hAnsi="Arial" w:cs="Arial" w:hint="eastAsia"/>
        </w:rPr>
        <w:t>量化方法</w:t>
      </w:r>
      <w:r w:rsidR="000A7F88">
        <w:rPr>
          <w:rFonts w:ascii="Arial" w:hAnsi="Arial" w:cs="Arial" w:hint="eastAsia"/>
        </w:rPr>
        <w:t>能</w:t>
      </w:r>
      <w:r w:rsidR="006C0424">
        <w:rPr>
          <w:rFonts w:ascii="Arial" w:hAnsi="Arial" w:cs="Arial" w:hint="eastAsia"/>
        </w:rPr>
        <w:t>根据每个网络层对网络性能</w:t>
      </w:r>
      <w:r w:rsidR="000A7F88">
        <w:rPr>
          <w:rFonts w:ascii="Arial" w:hAnsi="Arial" w:cs="Arial" w:hint="eastAsia"/>
        </w:rPr>
        <w:t>、所需内存和功耗</w:t>
      </w:r>
      <w:r w:rsidR="006C0424">
        <w:rPr>
          <w:rFonts w:ascii="Arial" w:hAnsi="Arial" w:cs="Arial" w:hint="eastAsia"/>
        </w:rPr>
        <w:t>的影响</w:t>
      </w:r>
      <w:r w:rsidR="000A7F88">
        <w:rPr>
          <w:rFonts w:ascii="Arial" w:hAnsi="Arial" w:cs="Arial" w:hint="eastAsia"/>
        </w:rPr>
        <w:t>选择合适的量化策略。</w:t>
      </w:r>
      <w:commentRangeEnd w:id="47"/>
      <w:r w:rsidR="00885005">
        <w:rPr>
          <w:rStyle w:val="aa"/>
        </w:rPr>
        <w:commentReference w:id="47"/>
      </w:r>
    </w:p>
    <w:p w14:paraId="742F4EBC" w14:textId="77777777" w:rsidR="0028566B" w:rsidRDefault="0028566B" w:rsidP="00D77C7E">
      <w:pPr>
        <w:ind w:firstLineChars="200" w:firstLine="420"/>
        <w:rPr>
          <w:rFonts w:ascii="Arial" w:hAnsi="Arial" w:cs="Arial"/>
        </w:rPr>
      </w:pPr>
    </w:p>
    <w:p w14:paraId="5B880701" w14:textId="3D7C01DA" w:rsidR="00391BB8" w:rsidRDefault="00391BB8" w:rsidP="0056132B">
      <w:pPr>
        <w:rPr>
          <w:ins w:id="49" w:author="昊 刘" w:date="2020-01-15T11:05:00Z"/>
          <w:rFonts w:ascii="Times New Roman" w:hAnsi="Times New Roman" w:cs="Times New Roman"/>
          <w:sz w:val="22"/>
        </w:rPr>
      </w:pPr>
      <w:r w:rsidRPr="001A4F63">
        <w:rPr>
          <w:rFonts w:ascii="Times New Roman" w:eastAsia="宋体" w:hAnsi="Times New Roman" w:cs="Times New Roman"/>
          <w:sz w:val="22"/>
        </w:rPr>
        <w:t xml:space="preserve">Ⅲ. </w:t>
      </w:r>
      <w:r w:rsidRPr="001A4F63">
        <w:rPr>
          <w:rFonts w:ascii="Times New Roman" w:hAnsi="Times New Roman" w:cs="Times New Roman"/>
          <w:sz w:val="22"/>
        </w:rPr>
        <w:t>METHODOLOGY</w:t>
      </w:r>
    </w:p>
    <w:p w14:paraId="6450F92E" w14:textId="3BC5AA6E" w:rsidR="003822DA" w:rsidRDefault="000A7F88" w:rsidP="003822DA">
      <w:pPr>
        <w:ind w:firstLine="360"/>
        <w:rPr>
          <w:rFonts w:ascii="Times New Roman" w:hAnsi="Times New Roman" w:cs="Times New Roman"/>
          <w:sz w:val="22"/>
        </w:rPr>
      </w:pPr>
      <w:r>
        <w:rPr>
          <w:rFonts w:ascii="Times New Roman" w:hAnsi="Times New Roman" w:cs="Times New Roman" w:hint="eastAsia"/>
          <w:sz w:val="22"/>
        </w:rPr>
        <w:t>本文提出的心律失常检测系统可以如图</w:t>
      </w:r>
      <w:r>
        <w:rPr>
          <w:rFonts w:ascii="Times New Roman" w:hAnsi="Times New Roman" w:cs="Times New Roman" w:hint="eastAsia"/>
          <w:sz w:val="22"/>
        </w:rPr>
        <w:t>X</w:t>
      </w:r>
      <w:r>
        <w:rPr>
          <w:rFonts w:ascii="Times New Roman" w:hAnsi="Times New Roman" w:cs="Times New Roman" w:hint="eastAsia"/>
          <w:sz w:val="22"/>
        </w:rPr>
        <w:t>所示的三个部分。</w:t>
      </w:r>
      <w:r w:rsidR="00262263">
        <w:rPr>
          <w:rFonts w:ascii="Times New Roman" w:hAnsi="Times New Roman" w:cs="Times New Roman" w:hint="eastAsia"/>
          <w:sz w:val="22"/>
        </w:rPr>
        <w:t>第一部分</w:t>
      </w:r>
      <w:r w:rsidR="00885005">
        <w:rPr>
          <w:rFonts w:ascii="Times New Roman" w:hAnsi="Times New Roman" w:cs="Times New Roman" w:hint="eastAsia"/>
          <w:sz w:val="22"/>
        </w:rPr>
        <w:t>是</w:t>
      </w:r>
      <w:r w:rsidR="00262263">
        <w:rPr>
          <w:rFonts w:ascii="Times New Roman" w:hAnsi="Times New Roman" w:cs="Times New Roman" w:hint="eastAsia"/>
          <w:sz w:val="22"/>
        </w:rPr>
        <w:t>针对</w:t>
      </w:r>
      <w:r w:rsidR="00C0266C">
        <w:rPr>
          <w:rFonts w:ascii="Times New Roman" w:hAnsi="Times New Roman" w:cs="Times New Roman" w:hint="eastAsia"/>
          <w:sz w:val="22"/>
        </w:rPr>
        <w:t>ECG</w:t>
      </w:r>
      <w:r w:rsidR="00C0266C">
        <w:rPr>
          <w:rFonts w:ascii="Times New Roman" w:hAnsi="Times New Roman" w:cs="Times New Roman" w:hint="eastAsia"/>
          <w:sz w:val="22"/>
        </w:rPr>
        <w:t>序列的神经网络结构</w:t>
      </w:r>
      <w:r>
        <w:rPr>
          <w:rFonts w:ascii="Times New Roman" w:hAnsi="Times New Roman" w:cs="Times New Roman" w:hint="eastAsia"/>
          <w:sz w:val="22"/>
        </w:rPr>
        <w:t>设计</w:t>
      </w:r>
      <w:r w:rsidR="00C0266C">
        <w:rPr>
          <w:rFonts w:ascii="Times New Roman" w:hAnsi="Times New Roman" w:cs="Times New Roman" w:hint="eastAsia"/>
          <w:sz w:val="22"/>
        </w:rPr>
        <w:t>，</w:t>
      </w:r>
      <w:r w:rsidR="00262263">
        <w:rPr>
          <w:rFonts w:ascii="Times New Roman" w:hAnsi="Times New Roman" w:cs="Times New Roman" w:hint="eastAsia"/>
          <w:sz w:val="22"/>
        </w:rPr>
        <w:t>我们设计了用于分类的基本块，而后设计多个不同深度的网络并选择识别准确率的网络结构并训练</w:t>
      </w:r>
      <w:r w:rsidR="00C0266C">
        <w:rPr>
          <w:rFonts w:ascii="Times New Roman" w:hAnsi="Times New Roman" w:cs="Times New Roman" w:hint="eastAsia"/>
          <w:sz w:val="22"/>
        </w:rPr>
        <w:t>；</w:t>
      </w:r>
      <w:r w:rsidR="00262263">
        <w:rPr>
          <w:rFonts w:ascii="Times New Roman" w:hAnsi="Times New Roman" w:cs="Times New Roman" w:hint="eastAsia"/>
          <w:sz w:val="22"/>
        </w:rPr>
        <w:t>第二部分是网络层排序策略的设计</w:t>
      </w:r>
      <w:r w:rsidR="00C0266C">
        <w:rPr>
          <w:rFonts w:ascii="Times New Roman" w:hAnsi="Times New Roman" w:cs="Times New Roman" w:hint="eastAsia"/>
          <w:sz w:val="22"/>
        </w:rPr>
        <w:t>，</w:t>
      </w:r>
      <w:r w:rsidR="00262263">
        <w:rPr>
          <w:rFonts w:ascii="Times New Roman" w:hAnsi="Times New Roman" w:cs="Times New Roman" w:hint="eastAsia"/>
          <w:sz w:val="22"/>
        </w:rPr>
        <w:t>我们提出了一种网络层重要性排序方法，对前一部分设计的网络层进行重要性排序，最后一部分是逐层量化策略，我们根据不同位宽对网络分类能力与网络内存大小，采用贪婪算法对排序后的各个网络层进行逐层量化获取最终的网络的分层量化策略。</w:t>
      </w:r>
    </w:p>
    <w:p w14:paraId="3393E6C1" w14:textId="7FC9BB92" w:rsidR="003822DA" w:rsidRDefault="00E73A48" w:rsidP="003822DA">
      <w:pPr>
        <w:jc w:val="center"/>
        <w:rPr>
          <w:rFonts w:ascii="Times New Roman" w:hAnsi="Times New Roman" w:cs="Times New Roman"/>
          <w:sz w:val="22"/>
        </w:rPr>
      </w:pPr>
      <w:r>
        <w:rPr>
          <w:rFonts w:ascii="Times New Roman" w:hAnsi="Times New Roman" w:cs="Times New Roman"/>
          <w:noProof/>
          <w:sz w:val="22"/>
        </w:rPr>
        <w:drawing>
          <wp:inline distT="0" distB="0" distL="0" distR="0" wp14:anchorId="6807EA9F" wp14:editId="4A0A9F32">
            <wp:extent cx="5042848" cy="1759472"/>
            <wp:effectExtent l="0" t="0" r="5715"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流程图.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084643" cy="1774054"/>
                    </a:xfrm>
                    <a:prstGeom prst="rect">
                      <a:avLst/>
                    </a:prstGeom>
                  </pic:spPr>
                </pic:pic>
              </a:graphicData>
            </a:graphic>
          </wp:inline>
        </w:drawing>
      </w:r>
    </w:p>
    <w:p w14:paraId="792DBC3B" w14:textId="6CC9B024" w:rsidR="002E18E2" w:rsidRDefault="002E18E2" w:rsidP="00590CC7">
      <w:pPr>
        <w:pStyle w:val="a9"/>
        <w:ind w:firstLineChars="0" w:firstLine="0"/>
        <w:jc w:val="center"/>
        <w:rPr>
          <w:rFonts w:ascii="Times New Roman" w:hAnsi="Times New Roman" w:cs="Times New Roman"/>
          <w:sz w:val="22"/>
        </w:rPr>
      </w:pPr>
      <w:r>
        <w:rPr>
          <w:rFonts w:ascii="Times New Roman" w:hAnsi="Times New Roman" w:cs="Times New Roman" w:hint="eastAsia"/>
        </w:rPr>
        <w:t>图</w:t>
      </w:r>
      <w:r>
        <w:rPr>
          <w:rFonts w:ascii="Times New Roman" w:hAnsi="Times New Roman" w:cs="Times New Roman"/>
        </w:rPr>
        <w:t xml:space="preserve">. X. </w:t>
      </w:r>
      <w:r w:rsidR="000A7F88">
        <w:rPr>
          <w:rFonts w:ascii="Times New Roman" w:hAnsi="Times New Roman" w:cs="Times New Roman" w:hint="eastAsia"/>
        </w:rPr>
        <w:t>系统框图</w:t>
      </w:r>
    </w:p>
    <w:p w14:paraId="487FFB83" w14:textId="49C43B62" w:rsidR="00BF3E1F" w:rsidRPr="00BF3E1F" w:rsidRDefault="00BF3E1F" w:rsidP="00BF3E1F">
      <w:pPr>
        <w:pStyle w:val="a9"/>
        <w:numPr>
          <w:ilvl w:val="0"/>
          <w:numId w:val="1"/>
        </w:numPr>
        <w:ind w:firstLineChars="0"/>
        <w:rPr>
          <w:rFonts w:ascii="Arial" w:hAnsi="Arial" w:cs="Arial"/>
          <w:i/>
          <w:color w:val="9933FF"/>
          <w:sz w:val="22"/>
        </w:rPr>
      </w:pPr>
      <w:r w:rsidRPr="002270E4">
        <w:rPr>
          <w:rFonts w:ascii="Arial" w:hAnsi="Arial" w:cs="Arial"/>
          <w:i/>
          <w:color w:val="9933FF"/>
          <w:sz w:val="22"/>
        </w:rPr>
        <w:t xml:space="preserve">Design of Convolutional Neural Network </w:t>
      </w:r>
      <w:r>
        <w:rPr>
          <w:rFonts w:ascii="Arial" w:hAnsi="Arial" w:cs="Arial"/>
          <w:i/>
          <w:color w:val="9933FF"/>
          <w:sz w:val="22"/>
        </w:rPr>
        <w:t>Using L</w:t>
      </w:r>
      <w:r w:rsidRPr="002270E4">
        <w:rPr>
          <w:rFonts w:ascii="Arial" w:hAnsi="Arial" w:cs="Arial"/>
          <w:i/>
          <w:color w:val="9933FF"/>
          <w:sz w:val="22"/>
        </w:rPr>
        <w:t>ong</w:t>
      </w:r>
      <w:r>
        <w:rPr>
          <w:rFonts w:ascii="Arial" w:hAnsi="Arial" w:cs="Arial"/>
          <w:i/>
          <w:color w:val="9933FF"/>
          <w:sz w:val="22"/>
        </w:rPr>
        <w:t>-</w:t>
      </w:r>
      <w:r w:rsidRPr="002270E4">
        <w:rPr>
          <w:rFonts w:ascii="Arial" w:hAnsi="Arial" w:cs="Arial"/>
          <w:i/>
          <w:color w:val="9933FF"/>
          <w:sz w:val="22"/>
        </w:rPr>
        <w:t>duration ECG</w:t>
      </w:r>
      <w:r>
        <w:rPr>
          <w:rFonts w:ascii="Arial" w:hAnsi="Arial" w:cs="Arial"/>
          <w:i/>
          <w:color w:val="9933FF"/>
          <w:sz w:val="22"/>
        </w:rPr>
        <w:t xml:space="preserve"> Fragments</w:t>
      </w:r>
    </w:p>
    <w:p w14:paraId="108085E9" w14:textId="53C7FE54" w:rsidR="00327C47" w:rsidRDefault="00697E02" w:rsidP="001A4A0F">
      <w:r>
        <w:rPr>
          <w:rFonts w:hint="eastAsia"/>
        </w:rPr>
        <w:t>本文</w:t>
      </w:r>
      <w:r w:rsidR="009840DF">
        <w:rPr>
          <w:rFonts w:hint="eastAsia"/>
        </w:rPr>
        <w:t>提出了一种新型的、用于心律识别的面向长序列的卷积网络结构</w:t>
      </w:r>
      <w:r w:rsidR="00FA4200">
        <w:rPr>
          <w:rFonts w:hint="eastAsia"/>
        </w:rPr>
        <w:t>，系统结构如图X所示</w:t>
      </w:r>
      <w:r w:rsidR="009840DF">
        <w:rPr>
          <w:rFonts w:hint="eastAsia"/>
        </w:rPr>
        <w:t>。</w:t>
      </w:r>
    </w:p>
    <w:p w14:paraId="4B3FCCF0" w14:textId="33E41134" w:rsidR="00D77C7E" w:rsidRDefault="00FA4200" w:rsidP="00654AD4">
      <w:pPr>
        <w:jc w:val="center"/>
      </w:pPr>
      <w:r>
        <w:rPr>
          <w:noProof/>
        </w:rPr>
        <w:lastRenderedPageBreak/>
        <w:drawing>
          <wp:inline distT="0" distB="0" distL="0" distR="0" wp14:anchorId="4F74CEF5" wp14:editId="62FE949A">
            <wp:extent cx="4871514" cy="3466247"/>
            <wp:effectExtent l="0" t="0" r="5715" b="127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875696" cy="3469222"/>
                    </a:xfrm>
                    <a:prstGeom prst="rect">
                      <a:avLst/>
                    </a:prstGeom>
                  </pic:spPr>
                </pic:pic>
              </a:graphicData>
            </a:graphic>
          </wp:inline>
        </w:drawing>
      </w:r>
    </w:p>
    <w:p w14:paraId="267073E4" w14:textId="446EE8A1" w:rsidR="00654AD4" w:rsidRPr="00654AD4" w:rsidRDefault="00654AD4" w:rsidP="00654AD4">
      <w:pPr>
        <w:pStyle w:val="a9"/>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 X. </w:t>
      </w:r>
      <w:r w:rsidR="00E84387">
        <w:rPr>
          <w:rFonts w:ascii="Times New Roman" w:hAnsi="Times New Roman" w:cs="Times New Roman" w:hint="eastAsia"/>
        </w:rPr>
        <w:t>针对长序列</w:t>
      </w:r>
      <w:r w:rsidR="00E84387">
        <w:rPr>
          <w:rFonts w:ascii="Times New Roman" w:hAnsi="Times New Roman" w:cs="Times New Roman" w:hint="eastAsia"/>
        </w:rPr>
        <w:t>ECG</w:t>
      </w:r>
      <w:r w:rsidR="00E84387">
        <w:rPr>
          <w:rFonts w:ascii="Times New Roman" w:hAnsi="Times New Roman" w:cs="Times New Roman" w:hint="eastAsia"/>
        </w:rPr>
        <w:t>信号的网络结构图</w:t>
      </w:r>
    </w:p>
    <w:p w14:paraId="75541119" w14:textId="490B6B85" w:rsidR="00D52DB8" w:rsidRDefault="009A2CEC" w:rsidP="009840DF">
      <w:pPr>
        <w:ind w:firstLine="420"/>
      </w:pPr>
      <w:r>
        <w:rPr>
          <w:rFonts w:hint="eastAsia"/>
        </w:rPr>
        <w:t>如图X所示，</w:t>
      </w:r>
      <w:r w:rsidR="00475AA9">
        <w:rPr>
          <w:rFonts w:hint="eastAsia"/>
        </w:rPr>
        <w:t>本文</w:t>
      </w:r>
      <w:r w:rsidR="00D52DB8">
        <w:rPr>
          <w:rFonts w:hint="eastAsia"/>
        </w:rPr>
        <w:t>所</w:t>
      </w:r>
      <w:r w:rsidR="00475AA9">
        <w:rPr>
          <w:rFonts w:hint="eastAsia"/>
        </w:rPr>
        <w:t>设计</w:t>
      </w:r>
      <w:r w:rsidR="00D52DB8">
        <w:rPr>
          <w:rFonts w:hint="eastAsia"/>
        </w:rPr>
        <w:t>的网络</w:t>
      </w:r>
      <w:r>
        <w:rPr>
          <w:rFonts w:hint="eastAsia"/>
        </w:rPr>
        <w:t>结构</w:t>
      </w:r>
      <w:r w:rsidR="00D52DB8">
        <w:rPr>
          <w:rFonts w:hint="eastAsia"/>
        </w:rPr>
        <w:t>使用类似于L</w:t>
      </w:r>
      <w:r w:rsidR="00D52DB8">
        <w:t>enet-5的</w:t>
      </w:r>
      <w:r w:rsidR="00D52DB8">
        <w:rPr>
          <w:rFonts w:hint="eastAsia"/>
        </w:rPr>
        <w:t>直连型</w:t>
      </w:r>
      <w:r w:rsidR="00D52DB8">
        <w:t>网络结构。该网络由</w:t>
      </w:r>
      <w:r w:rsidR="00D52DB8">
        <w:rPr>
          <w:rFonts w:hint="eastAsia"/>
        </w:rPr>
        <w:t>如图X所示的</w:t>
      </w:r>
      <w:r w:rsidR="00D52DB8">
        <w:t>基本块和两个全连接层串联组成</w:t>
      </w:r>
      <w:r w:rsidR="001A11A5">
        <w:rPr>
          <w:rFonts w:hint="eastAsia"/>
        </w:rPr>
        <w:t>，</w:t>
      </w:r>
      <w:r w:rsidR="001A11A5">
        <w:t>每个基本块</w:t>
      </w:r>
      <w:r w:rsidR="001A11A5">
        <w:rPr>
          <w:rFonts w:hint="eastAsia"/>
        </w:rPr>
        <w:t>受</w:t>
      </w:r>
      <w:r w:rsidR="001A11A5">
        <w:t>两个超参数</w:t>
      </w:r>
      <w:r w:rsidR="001A11A5">
        <w:rPr>
          <w:rFonts w:hint="eastAsia"/>
        </w:rPr>
        <w:t>限制</w:t>
      </w:r>
      <w:r w:rsidR="001A11A5">
        <w:t>：卷积核k的大小和卷积核数m，分别被限制为3-13和4-256。</w:t>
      </w:r>
      <w:r w:rsidR="00D52DB8">
        <w:t>由卷积和下采样层组成的基本块用于提取ECG信号特征，两个全连接层用于综合全局特征进行分类</w:t>
      </w:r>
      <w:r w:rsidR="00D52DB8">
        <w:rPr>
          <w:rFonts w:hint="eastAsia"/>
        </w:rPr>
        <w:t>，第一层有64个隐藏神经元，第二层使用</w:t>
      </w:r>
      <w:proofErr w:type="spellStart"/>
      <w:r w:rsidR="00D52DB8">
        <w:rPr>
          <w:rFonts w:hint="eastAsia"/>
        </w:rPr>
        <w:t>softmax</w:t>
      </w:r>
      <w:proofErr w:type="spellEnd"/>
      <w:r w:rsidR="00D52DB8">
        <w:rPr>
          <w:rFonts w:hint="eastAsia"/>
        </w:rPr>
        <w:t>作为激活函数包含1</w:t>
      </w:r>
      <w:r w:rsidR="00D52DB8">
        <w:t>7</w:t>
      </w:r>
      <w:r w:rsidR="00D52DB8">
        <w:rPr>
          <w:rFonts w:hint="eastAsia"/>
        </w:rPr>
        <w:t>个输出节点，分别对应属于每种类型心律的概率</w:t>
      </w:r>
      <w:r w:rsidR="00D52DB8">
        <w:t>。考虑到心电信号的形态特征是判断心律不齐的重要特征，本文还使用大核卷积核</w:t>
      </w:r>
      <w:r w:rsidR="00D52DB8">
        <w:rPr>
          <w:rFonts w:hint="eastAsia"/>
        </w:rPr>
        <w:t>对</w:t>
      </w:r>
      <w:r w:rsidR="00D52DB8">
        <w:t>一段较长的</w:t>
      </w:r>
      <w:r w:rsidR="00D52DB8">
        <w:rPr>
          <w:rFonts w:hint="eastAsia"/>
        </w:rPr>
        <w:t>临近</w:t>
      </w:r>
      <w:r w:rsidR="00D52DB8">
        <w:t>采样点进行特征提取，以此获得较长时间跨度上心电图信号所包含的信息。</w:t>
      </w:r>
      <w:r w:rsidR="00A71334">
        <w:rPr>
          <w:rFonts w:hint="eastAsia"/>
        </w:rPr>
        <w:t>由于</w:t>
      </w:r>
      <w:r w:rsidR="00D52DB8">
        <w:t>这种网络结构不需要保存中间结果，</w:t>
      </w:r>
      <w:r w:rsidR="00D52DB8">
        <w:rPr>
          <w:rFonts w:hint="eastAsia"/>
        </w:rPr>
        <w:t>有利于</w:t>
      </w:r>
      <w:r w:rsidR="00D52DB8">
        <w:t>减少硬件中</w:t>
      </w:r>
      <w:r w:rsidR="00D52DB8">
        <w:rPr>
          <w:rFonts w:hint="eastAsia"/>
        </w:rPr>
        <w:t>推理产生的</w:t>
      </w:r>
      <w:r w:rsidR="00D132A2">
        <w:t>内存</w:t>
      </w:r>
      <w:r w:rsidR="00D52DB8">
        <w:t>。</w:t>
      </w:r>
    </w:p>
    <w:p w14:paraId="53F74856" w14:textId="3F2D44FB" w:rsidR="00D52DB8" w:rsidRDefault="00D06352" w:rsidP="00D52DB8">
      <w:pPr>
        <w:jc w:val="center"/>
      </w:pPr>
      <w:r>
        <w:rPr>
          <w:noProof/>
        </w:rPr>
        <w:drawing>
          <wp:inline distT="0" distB="0" distL="0" distR="0" wp14:anchorId="46BC2E3F" wp14:editId="703B0A21">
            <wp:extent cx="1970027" cy="224491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ic_block_vertical.emf"/>
                    <pic:cNvPicPr/>
                  </pic:nvPicPr>
                  <pic:blipFill>
                    <a:blip r:embed="rId16">
                      <a:extLst>
                        <a:ext uri="{28A0092B-C50C-407E-A947-70E740481C1C}">
                          <a14:useLocalDpi xmlns:a14="http://schemas.microsoft.com/office/drawing/2010/main" val="0"/>
                        </a:ext>
                      </a:extLst>
                    </a:blip>
                    <a:stretch>
                      <a:fillRect/>
                    </a:stretch>
                  </pic:blipFill>
                  <pic:spPr>
                    <a:xfrm>
                      <a:off x="0" y="0"/>
                      <a:ext cx="1972906" cy="2248196"/>
                    </a:xfrm>
                    <a:prstGeom prst="rect">
                      <a:avLst/>
                    </a:prstGeom>
                  </pic:spPr>
                </pic:pic>
              </a:graphicData>
            </a:graphic>
          </wp:inline>
        </w:drawing>
      </w:r>
    </w:p>
    <w:p w14:paraId="5688AA3A" w14:textId="69138C4D" w:rsidR="00D52DB8" w:rsidRPr="00D52DB8" w:rsidRDefault="00D52DB8" w:rsidP="00D52DB8">
      <w:pPr>
        <w:pStyle w:val="a9"/>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 X. </w:t>
      </w:r>
      <w:r>
        <w:rPr>
          <w:rFonts w:ascii="Times New Roman" w:hAnsi="Times New Roman" w:cs="Times New Roman" w:hint="eastAsia"/>
        </w:rPr>
        <w:t>基本块</w:t>
      </w:r>
      <w:r w:rsidR="003822DA">
        <w:rPr>
          <w:rFonts w:ascii="Times New Roman" w:hAnsi="Times New Roman" w:cs="Times New Roman" w:hint="eastAsia"/>
        </w:rPr>
        <w:t>结构</w:t>
      </w:r>
    </w:p>
    <w:p w14:paraId="36F82412" w14:textId="0D5C5C57" w:rsidR="00AF181A" w:rsidRPr="00AF181A" w:rsidRDefault="00AF181A" w:rsidP="00AF181A">
      <w:pPr>
        <w:ind w:firstLine="420"/>
      </w:pPr>
      <w:r>
        <w:rPr>
          <w:rFonts w:hint="eastAsia"/>
        </w:rPr>
        <w:t>该网络使用一段1</w:t>
      </w:r>
      <w:r>
        <w:t>0</w:t>
      </w:r>
      <w:r>
        <w:rPr>
          <w:rFonts w:hint="eastAsia"/>
        </w:rPr>
        <w:t>秒的ECG序列（包含</w:t>
      </w:r>
      <w:r>
        <w:t>3600</w:t>
      </w:r>
      <w:r>
        <w:rPr>
          <w:rFonts w:hint="eastAsia"/>
        </w:rPr>
        <w:t>个样本点）作为输入。该网络可以根据输入的信号端对端地输出信号所属的心律类型。这种设计避免了在信号输入网络之前的心拍检测的阶段。尽管许多基于心拍的心率检测网络显示出优越的性能，但由于神经网络的输入通常是固定长度的序列，而这类网络的输入是一段完整的心拍信号且</w:t>
      </w:r>
      <w:r>
        <w:t>不同心律的持续时间差</w:t>
      </w:r>
      <w:r>
        <w:lastRenderedPageBreak/>
        <w:t>异很大</w:t>
      </w:r>
      <w:r>
        <w:rPr>
          <w:rFonts w:hint="eastAsia"/>
        </w:rPr>
        <w:t>，因此不仅需要在输入网络之前对输入信号执行</w:t>
      </w:r>
      <w:r>
        <w:t>QRS波形检测，</w:t>
      </w:r>
      <w:r>
        <w:rPr>
          <w:rFonts w:hint="eastAsia"/>
        </w:rPr>
        <w:t>还需要</w:t>
      </w:r>
      <w:r>
        <w:t>根据检测结果</w:t>
      </w:r>
      <w:r>
        <w:rPr>
          <w:rFonts w:hint="eastAsia"/>
        </w:rPr>
        <w:t>对</w:t>
      </w:r>
      <w:r>
        <w:t>数据处理。</w:t>
      </w:r>
      <w:r w:rsidR="00E84387">
        <w:rPr>
          <w:rFonts w:hint="eastAsia"/>
        </w:rPr>
        <w:t>该</w:t>
      </w:r>
      <w:r>
        <w:rPr>
          <w:rFonts w:hint="eastAsia"/>
        </w:rPr>
        <w:t>网络避免了对心拍的检测，能够在不丢失相邻心拍特征的同时避免了心拍分割阶段的功耗</w:t>
      </w:r>
      <w:r w:rsidR="00E84387">
        <w:rPr>
          <w:rFonts w:hint="eastAsia"/>
        </w:rPr>
        <w:t>，进一步简化了系统结构。</w:t>
      </w:r>
    </w:p>
    <w:p w14:paraId="18486803" w14:textId="36D741E3" w:rsidR="0026558A" w:rsidRDefault="001A11A5" w:rsidP="00E84387">
      <w:pPr>
        <w:ind w:firstLine="420"/>
        <w:rPr>
          <w:ins w:id="50" w:author="昊 刘" w:date="2020-02-11T13:38:00Z"/>
        </w:rPr>
      </w:pPr>
      <w:r>
        <w:rPr>
          <w:rFonts w:hint="eastAsia"/>
        </w:rPr>
        <w:t>此外</w:t>
      </w:r>
      <w:r w:rsidR="009840DF">
        <w:rPr>
          <w:rFonts w:hint="eastAsia"/>
        </w:rPr>
        <w:t>，有研究显示网络</w:t>
      </w:r>
      <w:r>
        <w:rPr>
          <w:rFonts w:hint="eastAsia"/>
        </w:rPr>
        <w:t>的深度可以改善网络性能，但是网络结构太深会带来更多的计算功耗和内存</w:t>
      </w:r>
      <w:r w:rsidR="009840DF">
        <w:rPr>
          <w:rFonts w:hint="eastAsia"/>
        </w:rPr>
        <w:t>。</w:t>
      </w:r>
      <w:r w:rsidR="00654AD4">
        <w:rPr>
          <w:rFonts w:hint="eastAsia"/>
        </w:rPr>
        <w:t>基于</w:t>
      </w:r>
      <w:r w:rsidR="00A47F84" w:rsidRPr="009840DF">
        <w:t>Moore</w:t>
      </w:r>
      <w:r>
        <w:t>的启发</w:t>
      </w:r>
      <w:r w:rsidR="00AE1B03">
        <w:fldChar w:fldCharType="begin"/>
      </w:r>
      <w:r w:rsidR="00AE1B03">
        <w:instrText xml:space="preserve"> REF _Ref29844952 \r \h </w:instrText>
      </w:r>
      <w:r w:rsidR="00AE1B03">
        <w:fldChar w:fldCharType="separate"/>
      </w:r>
      <w:r w:rsidR="00AE1B03">
        <w:t>[23]</w:t>
      </w:r>
      <w:r w:rsidR="00AE1B03">
        <w:fldChar w:fldCharType="end"/>
      </w:r>
      <w:r>
        <w:t>，我们对</w:t>
      </w:r>
      <w:r>
        <w:rPr>
          <w:rFonts w:hint="eastAsia"/>
        </w:rPr>
        <w:t>该网络的性能和深度进行了探索，对具有不同个数基本块的网络结构的性能和内存进行对比</w:t>
      </w:r>
      <w:r>
        <w:t>，</w:t>
      </w:r>
      <w:r w:rsidR="009840DF">
        <w:t>来寻找性能与内存最合适的点。</w:t>
      </w:r>
      <w:r w:rsidR="00E84387">
        <w:t>关于神经网络结构的实验结果将在第4节中给出</w:t>
      </w:r>
      <w:r w:rsidR="00E84387">
        <w:rPr>
          <w:rFonts w:hint="eastAsia"/>
        </w:rPr>
        <w:t>，</w:t>
      </w:r>
      <w:r w:rsidR="0026558A">
        <w:rPr>
          <w:rFonts w:hint="eastAsia"/>
        </w:rPr>
        <w:t>我们对</w:t>
      </w:r>
      <w:r w:rsidR="00E84387">
        <w:rPr>
          <w:rFonts w:hint="eastAsia"/>
        </w:rPr>
        <w:t>8</w:t>
      </w:r>
      <w:r w:rsidR="0026558A">
        <w:rPr>
          <w:rFonts w:hint="eastAsia"/>
        </w:rPr>
        <w:t>种不同的深度配置进行试验，在相同实验</w:t>
      </w:r>
      <w:r w:rsidR="003D6126">
        <w:rPr>
          <w:rFonts w:hint="eastAsia"/>
        </w:rPr>
        <w:t>场景</w:t>
      </w:r>
      <w:r w:rsidR="0026558A">
        <w:rPr>
          <w:rFonts w:hint="eastAsia"/>
        </w:rPr>
        <w:t>下对比了不同深度配置的网络识别准确率与</w:t>
      </w:r>
      <w:r w:rsidR="00AF181A">
        <w:rPr>
          <w:rFonts w:hint="eastAsia"/>
        </w:rPr>
        <w:t>网络占用内存大小，实验结果显示使用7个basic</w:t>
      </w:r>
      <w:r w:rsidR="00AF181A">
        <w:t xml:space="preserve"> </w:t>
      </w:r>
      <w:r w:rsidR="00AF181A">
        <w:rPr>
          <w:rFonts w:hint="eastAsia"/>
        </w:rPr>
        <w:t>block实现了最高的95.7%的识别准确率，同时占用的内存最小，仅为3</w:t>
      </w:r>
      <w:r w:rsidR="00F73F7E">
        <w:t>14.75</w:t>
      </w:r>
      <w:r w:rsidR="00AF181A">
        <w:rPr>
          <w:rFonts w:hint="eastAsia"/>
        </w:rPr>
        <w:t>KB。</w:t>
      </w:r>
    </w:p>
    <w:p w14:paraId="04E04BB8" w14:textId="77777777" w:rsidR="00241BDE" w:rsidRDefault="00241BDE" w:rsidP="00E84387">
      <w:pPr>
        <w:ind w:firstLine="420"/>
        <w:rPr>
          <w:ins w:id="51" w:author="昊 刘" w:date="2020-01-15T10:56:00Z"/>
        </w:rPr>
      </w:pPr>
    </w:p>
    <w:p w14:paraId="63007CA3" w14:textId="167BEEA7" w:rsidR="007F442C" w:rsidRPr="002270E4" w:rsidRDefault="007F442C" w:rsidP="007F442C">
      <w:pPr>
        <w:pStyle w:val="a9"/>
        <w:numPr>
          <w:ilvl w:val="0"/>
          <w:numId w:val="1"/>
        </w:numPr>
        <w:ind w:firstLineChars="0"/>
        <w:rPr>
          <w:rFonts w:ascii="Arial" w:hAnsi="Arial" w:cs="Arial"/>
          <w:i/>
          <w:color w:val="9933FF"/>
          <w:sz w:val="22"/>
        </w:rPr>
      </w:pPr>
      <w:r w:rsidRPr="002270E4">
        <w:rPr>
          <w:rFonts w:ascii="Arial" w:hAnsi="Arial" w:cs="Arial" w:hint="eastAsia"/>
          <w:i/>
          <w:color w:val="9933FF"/>
          <w:sz w:val="22"/>
        </w:rPr>
        <w:t>L</w:t>
      </w:r>
      <w:r w:rsidRPr="002270E4">
        <w:rPr>
          <w:rFonts w:ascii="Arial" w:hAnsi="Arial" w:cs="Arial"/>
          <w:i/>
          <w:color w:val="9933FF"/>
          <w:sz w:val="22"/>
        </w:rPr>
        <w:t>ayer-Wise Quantization</w:t>
      </w:r>
    </w:p>
    <w:p w14:paraId="1204A191" w14:textId="1B67B87E" w:rsidR="00654AD4" w:rsidRDefault="00E84387" w:rsidP="009F42D8">
      <w:pPr>
        <w:ind w:firstLine="420"/>
      </w:pPr>
      <w:r>
        <w:rPr>
          <w:rFonts w:hint="eastAsia"/>
        </w:rPr>
        <w:t>尽管</w:t>
      </w:r>
      <w:r w:rsidR="001D6F83">
        <w:rPr>
          <w:rFonts w:hint="eastAsia"/>
        </w:rPr>
        <w:t>该</w:t>
      </w:r>
      <w:r>
        <w:rPr>
          <w:rFonts w:hint="eastAsia"/>
        </w:rPr>
        <w:t>网络规模相对较小，</w:t>
      </w:r>
      <w:r w:rsidR="001F52FA">
        <w:rPr>
          <w:rFonts w:hint="eastAsia"/>
        </w:rPr>
        <w:t>但是在网络推理阶段，大量高位宽数值计算，仍会导致该网络在进行心律失常识别过程中产生的大量的功耗和内存需求。本文根据神经网络的特点和心律失常检测场景的特征，提出了一种基于贪婪算法的神经网络分层量化方法，进一步降低神经网络在使用过程中的硬件开销。</w:t>
      </w:r>
    </w:p>
    <w:p w14:paraId="51AE4F0E" w14:textId="727E9F26" w:rsidR="005B2FD0" w:rsidRDefault="005454F3" w:rsidP="00697E02">
      <w:pPr>
        <w:ind w:firstLine="420"/>
        <w:rPr>
          <w:ins w:id="52" w:author="昊 刘" w:date="2020-01-15T11:15:00Z"/>
        </w:rPr>
      </w:pPr>
      <w:r>
        <w:rPr>
          <w:rFonts w:hint="eastAsia"/>
        </w:rPr>
        <w:t>对于心律失常自动诊断</w:t>
      </w:r>
      <w:r w:rsidR="00AD6BAD">
        <w:rPr>
          <w:rFonts w:hint="eastAsia"/>
        </w:rPr>
        <w:t>的可穿戴设备</w:t>
      </w:r>
      <w:r w:rsidR="00697E02">
        <w:rPr>
          <w:rFonts w:hint="eastAsia"/>
        </w:rPr>
        <w:t>来说</w:t>
      </w:r>
      <w:r>
        <w:rPr>
          <w:rFonts w:hint="eastAsia"/>
        </w:rPr>
        <w:t>，</w:t>
      </w:r>
      <w:r w:rsidR="00652623">
        <w:rPr>
          <w:rFonts w:hint="eastAsia"/>
        </w:rPr>
        <w:t>计算</w:t>
      </w:r>
      <w:r>
        <w:rPr>
          <w:rFonts w:hint="eastAsia"/>
        </w:rPr>
        <w:t>和</w:t>
      </w:r>
      <w:r w:rsidR="003B1E01">
        <w:rPr>
          <w:rFonts w:hint="eastAsia"/>
        </w:rPr>
        <w:t>数据</w:t>
      </w:r>
      <w:r w:rsidR="00652623">
        <w:rPr>
          <w:rFonts w:hint="eastAsia"/>
        </w:rPr>
        <w:t>访存</w:t>
      </w:r>
      <w:r>
        <w:rPr>
          <w:rFonts w:hint="eastAsia"/>
        </w:rPr>
        <w:t>是功耗的主要来源。</w:t>
      </w:r>
      <w:r w:rsidR="003B1E01">
        <w:rPr>
          <w:rFonts w:hint="eastAsia"/>
        </w:rPr>
        <w:t>尽管目前已经有</w:t>
      </w:r>
      <w:r>
        <w:rPr>
          <w:rFonts w:hint="eastAsia"/>
        </w:rPr>
        <w:t>研究对ECG</w:t>
      </w:r>
      <w:r w:rsidR="00697E02">
        <w:rPr>
          <w:rFonts w:hint="eastAsia"/>
        </w:rPr>
        <w:t>信号进行压缩处理，但是少有工作将注意力放在</w:t>
      </w:r>
      <w:r w:rsidR="00AD6BAD">
        <w:rPr>
          <w:rFonts w:hint="eastAsia"/>
        </w:rPr>
        <w:t>E</w:t>
      </w:r>
      <w:r w:rsidR="00AD6BAD">
        <w:t>CG</w:t>
      </w:r>
      <w:r w:rsidR="00AD6BAD">
        <w:rPr>
          <w:rFonts w:hint="eastAsia"/>
        </w:rPr>
        <w:t>检测</w:t>
      </w:r>
      <w:r w:rsidR="00697E02">
        <w:rPr>
          <w:rFonts w:hint="eastAsia"/>
        </w:rPr>
        <w:t>神经网络参数压缩中。</w:t>
      </w:r>
      <w:r>
        <w:rPr>
          <w:rFonts w:hint="eastAsia"/>
        </w:rPr>
        <w:t>由于神经网络使用训练好的</w:t>
      </w:r>
      <w:r w:rsidR="00697E02">
        <w:rPr>
          <w:rFonts w:hint="eastAsia"/>
        </w:rPr>
        <w:t>权重</w:t>
      </w:r>
      <w:r>
        <w:rPr>
          <w:rFonts w:hint="eastAsia"/>
        </w:rPr>
        <w:t>进行数据处理，同时由于网络</w:t>
      </w:r>
      <w:r w:rsidR="009F42D8">
        <w:rPr>
          <w:rFonts w:hint="eastAsia"/>
        </w:rPr>
        <w:t>的工作机制等</w:t>
      </w:r>
      <w:r>
        <w:rPr>
          <w:rFonts w:hint="eastAsia"/>
        </w:rPr>
        <w:t>原因，</w:t>
      </w:r>
      <w:r w:rsidR="009F42D8">
        <w:rPr>
          <w:rFonts w:hint="eastAsia"/>
        </w:rPr>
        <w:t>这些权重存在多次复用的特点</w:t>
      </w:r>
      <w:r w:rsidR="00D17435">
        <w:rPr>
          <w:rFonts w:hint="eastAsia"/>
        </w:rPr>
        <w:t>，</w:t>
      </w:r>
      <w:r>
        <w:rPr>
          <w:rFonts w:hint="eastAsia"/>
        </w:rPr>
        <w:t>因此我们认为对神经网络权重进行压缩能有效降低硬件消耗。</w:t>
      </w:r>
      <w:r w:rsidR="007030D7">
        <w:rPr>
          <w:rFonts w:hint="eastAsia"/>
        </w:rPr>
        <w:t>此外</w:t>
      </w:r>
      <w:r w:rsidR="00AD6BAD">
        <w:rPr>
          <w:rFonts w:hint="eastAsia"/>
        </w:rPr>
        <w:t>，</w:t>
      </w:r>
      <w:r w:rsidR="00697E02">
        <w:rPr>
          <w:rFonts w:hint="eastAsia"/>
        </w:rPr>
        <w:t>由于神经网络</w:t>
      </w:r>
      <w:r w:rsidR="00145A8E">
        <w:rPr>
          <w:rFonts w:hint="eastAsia"/>
        </w:rPr>
        <w:t>中每一层与前后层之间</w:t>
      </w:r>
      <w:r w:rsidR="00697E02">
        <w:rPr>
          <w:rFonts w:hint="eastAsia"/>
        </w:rPr>
        <w:t>互相关联，</w:t>
      </w:r>
      <w:r w:rsidR="00145A8E">
        <w:rPr>
          <w:rFonts w:hint="eastAsia"/>
        </w:rPr>
        <w:t>不同层对网络性能影响存在差异。</w:t>
      </w:r>
      <w:r w:rsidR="00697E02">
        <w:rPr>
          <w:rFonts w:hint="eastAsia"/>
        </w:rPr>
        <w:t>因此</w:t>
      </w:r>
      <w:r w:rsidR="00F27658">
        <w:rPr>
          <w:rFonts w:hint="eastAsia"/>
        </w:rPr>
        <w:t>，根据以上假设</w:t>
      </w:r>
      <w:r w:rsidR="00697E02">
        <w:rPr>
          <w:rFonts w:hint="eastAsia"/>
        </w:rPr>
        <w:t>本文提出了一种基于贪婪算法</w:t>
      </w:r>
      <w:r w:rsidR="00F27658">
        <w:rPr>
          <w:rFonts w:hint="eastAsia"/>
        </w:rPr>
        <w:t>的</w:t>
      </w:r>
      <w:r w:rsidR="00697E02">
        <w:rPr>
          <w:rFonts w:hint="eastAsia"/>
        </w:rPr>
        <w:t>量化策略搜索的方式，</w:t>
      </w:r>
      <w:r w:rsidR="00F27658">
        <w:rPr>
          <w:rFonts w:hint="eastAsia"/>
        </w:rPr>
        <w:t>其目的是为了获得具有最小功耗和最少性能损失的量化策略，</w:t>
      </w:r>
      <w:r w:rsidR="007030D7">
        <w:rPr>
          <w:rFonts w:hint="eastAsia"/>
        </w:rPr>
        <w:t>从而</w:t>
      </w:r>
      <w:r w:rsidR="00F27658">
        <w:rPr>
          <w:rFonts w:hint="eastAsia"/>
        </w:rPr>
        <w:t>在</w:t>
      </w:r>
      <w:r w:rsidR="0024082C">
        <w:rPr>
          <w:rFonts w:hint="eastAsia"/>
        </w:rPr>
        <w:t>硬件中端中</w:t>
      </w:r>
      <w:r w:rsidR="00F27658">
        <w:rPr>
          <w:rFonts w:hint="eastAsia"/>
        </w:rPr>
        <w:t>实现</w:t>
      </w:r>
      <w:r w:rsidR="0024082C">
        <w:rPr>
          <w:rFonts w:hint="eastAsia"/>
        </w:rPr>
        <w:t>长时间检测的目的</w:t>
      </w:r>
      <w:r w:rsidR="00F27658">
        <w:rPr>
          <w:rFonts w:hint="eastAsia"/>
        </w:rPr>
        <w:t>。</w:t>
      </w:r>
      <w:r w:rsidR="00FA01B8">
        <w:rPr>
          <w:rFonts w:hint="eastAsia"/>
        </w:rPr>
        <w:t>本文提出的分层量化流程图如图X。</w:t>
      </w:r>
    </w:p>
    <w:p w14:paraId="622A210F" w14:textId="28C554B6" w:rsidR="007030D7" w:rsidRDefault="007030D7" w:rsidP="003D6126">
      <w:pPr>
        <w:jc w:val="center"/>
      </w:pPr>
      <w:r>
        <w:rPr>
          <w:rFonts w:hint="eastAsia"/>
          <w:noProof/>
        </w:rPr>
        <w:lastRenderedPageBreak/>
        <w:drawing>
          <wp:inline distT="0" distB="0" distL="0" distR="0" wp14:anchorId="7DD1377A" wp14:editId="5E4A3F2D">
            <wp:extent cx="2080918" cy="5153140"/>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tization_flowchart.emf"/>
                    <pic:cNvPicPr/>
                  </pic:nvPicPr>
                  <pic:blipFill>
                    <a:blip r:embed="rId17">
                      <a:extLst>
                        <a:ext uri="{28A0092B-C50C-407E-A947-70E740481C1C}">
                          <a14:useLocalDpi xmlns:a14="http://schemas.microsoft.com/office/drawing/2010/main" val="0"/>
                        </a:ext>
                      </a:extLst>
                    </a:blip>
                    <a:stretch>
                      <a:fillRect/>
                    </a:stretch>
                  </pic:blipFill>
                  <pic:spPr>
                    <a:xfrm>
                      <a:off x="0" y="0"/>
                      <a:ext cx="2085248" cy="5163862"/>
                    </a:xfrm>
                    <a:prstGeom prst="rect">
                      <a:avLst/>
                    </a:prstGeom>
                  </pic:spPr>
                </pic:pic>
              </a:graphicData>
            </a:graphic>
          </wp:inline>
        </w:drawing>
      </w:r>
    </w:p>
    <w:p w14:paraId="354F94AC" w14:textId="159B37BA" w:rsidR="003D6126" w:rsidRPr="003D6126" w:rsidRDefault="003D6126" w:rsidP="003D6126">
      <w:pPr>
        <w:pStyle w:val="a9"/>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 X. </w:t>
      </w:r>
      <w:r>
        <w:rPr>
          <w:rFonts w:ascii="Times New Roman" w:hAnsi="Times New Roman" w:cs="Times New Roman" w:hint="eastAsia"/>
        </w:rPr>
        <w:t>分层量化流程图</w:t>
      </w:r>
    </w:p>
    <w:p w14:paraId="48828C70" w14:textId="1F116D78" w:rsidR="00864F61" w:rsidRPr="00063DF6" w:rsidRDefault="0024082C" w:rsidP="00864F61">
      <w:pPr>
        <w:ind w:firstLine="420"/>
      </w:pPr>
      <w:r>
        <w:rPr>
          <w:rFonts w:hint="eastAsia"/>
        </w:rPr>
        <w:t>需要注意的是，</w:t>
      </w:r>
      <w:r w:rsidR="001F52FA">
        <w:rPr>
          <w:rFonts w:hint="eastAsia"/>
        </w:rPr>
        <w:t>该神经网络</w:t>
      </w:r>
      <w:r>
        <w:t>使用的层的顺序不是它们在网络中的位置</w:t>
      </w:r>
      <w:r>
        <w:rPr>
          <w:rFonts w:hint="eastAsia"/>
        </w:rPr>
        <w:t>。</w:t>
      </w:r>
      <w:r w:rsidR="00864F61">
        <w:rPr>
          <w:rFonts w:hint="eastAsia"/>
        </w:rPr>
        <w:t>在算法</w:t>
      </w:r>
      <w:r>
        <w:rPr>
          <w:rFonts w:hint="eastAsia"/>
        </w:rPr>
        <w:t>开始</w:t>
      </w:r>
      <w:r w:rsidR="00864F61">
        <w:rPr>
          <w:rFonts w:hint="eastAsia"/>
        </w:rPr>
        <w:t>之前，需要将根据</w:t>
      </w:r>
      <w:r>
        <w:rPr>
          <w:rFonts w:hint="eastAsia"/>
        </w:rPr>
        <w:t>每层网络层的</w:t>
      </w:r>
      <w:r w:rsidR="00864F61">
        <w:rPr>
          <w:rFonts w:hint="eastAsia"/>
        </w:rPr>
        <w:t>浮点权重以及计算数量，权重和激活次数</w:t>
      </w:r>
      <w:r>
        <w:rPr>
          <w:rFonts w:hint="eastAsia"/>
        </w:rPr>
        <w:t>进行排序</w:t>
      </w:r>
      <w:r w:rsidR="00864F61">
        <w:rPr>
          <w:rFonts w:hint="eastAsia"/>
        </w:rPr>
        <w:t>。</w:t>
      </w:r>
      <w:r w:rsidRPr="001D6F83">
        <w:rPr>
          <w:rFonts w:hint="eastAsia"/>
        </w:rPr>
        <w:t>排序</w:t>
      </w:r>
      <w:r w:rsidR="00864F61" w:rsidRPr="001D6F83">
        <w:t>方法将在</w:t>
      </w:r>
      <w:r w:rsidR="00864F61" w:rsidRPr="001D6F83">
        <w:rPr>
          <w:rFonts w:hint="eastAsia"/>
        </w:rPr>
        <w:t>第三节</w:t>
      </w:r>
      <w:r w:rsidR="00864F61" w:rsidRPr="001D6F83">
        <w:t>C部分中进行描述。</w:t>
      </w:r>
    </w:p>
    <w:p w14:paraId="4C08F13B" w14:textId="5F65E359" w:rsidR="004E69E3" w:rsidRDefault="00FA7E09" w:rsidP="004E69E3">
      <w:pPr>
        <w:ind w:firstLine="420"/>
      </w:pPr>
      <w:r>
        <w:rPr>
          <w:rFonts w:hint="eastAsia"/>
        </w:rPr>
        <w:t>我们根据</w:t>
      </w:r>
      <w:r w:rsidR="004E69E3">
        <w:rPr>
          <w:rFonts w:hint="eastAsia"/>
        </w:rPr>
        <w:t>标准对网络层进行排序，并</w:t>
      </w:r>
      <w:r w:rsidR="008118B7">
        <w:rPr>
          <w:rFonts w:hint="eastAsia"/>
        </w:rPr>
        <w:t>获取每层的浮点权重以及该网络层所包含的计算量，权重数量</w:t>
      </w:r>
      <w:r w:rsidR="00D63BA6">
        <w:rPr>
          <w:rFonts w:hint="eastAsia"/>
        </w:rPr>
        <w:t>和最终输出的激活值数。我们依次对该层权重进行对称量化</w:t>
      </w:r>
      <w:r w:rsidR="00DB037F">
        <w:rPr>
          <w:rFonts w:hint="eastAsia"/>
        </w:rPr>
        <w:t>，对称量化流程如图X</w:t>
      </w:r>
      <w:r w:rsidR="007A1934">
        <w:rPr>
          <w:rFonts w:hint="eastAsia"/>
        </w:rPr>
        <w:t>所示：</w:t>
      </w:r>
      <w:r w:rsidR="009B2ADF">
        <w:rPr>
          <w:rFonts w:hint="eastAsia"/>
        </w:rPr>
        <w:t>首先我们获取</w:t>
      </w:r>
      <w:r w:rsidR="00D63BA6">
        <w:rPr>
          <w:rFonts w:hint="eastAsia"/>
        </w:rPr>
        <w:t>该层</w:t>
      </w:r>
      <w:r w:rsidR="009B2ADF">
        <w:rPr>
          <w:rFonts w:hint="eastAsia"/>
        </w:rPr>
        <w:t>权重的最大绝对值m，再将所有权重除以m</w:t>
      </w:r>
      <w:r w:rsidR="00D63BA6">
        <w:rPr>
          <w:rFonts w:hint="eastAsia"/>
        </w:rPr>
        <w:t>进行归一化</w:t>
      </w:r>
      <w:r w:rsidR="009B2ADF">
        <w:rPr>
          <w:rFonts w:hint="eastAsia"/>
        </w:rPr>
        <w:t>，</w:t>
      </w:r>
      <w:r w:rsidR="00D63BA6">
        <w:rPr>
          <w:rFonts w:hint="eastAsia"/>
        </w:rPr>
        <w:t>归一化后的</w:t>
      </w:r>
      <w:r w:rsidR="009B2ADF">
        <w:rPr>
          <w:rFonts w:hint="eastAsia"/>
        </w:rPr>
        <w:t>权重分布在[-</w:t>
      </w:r>
      <w:r w:rsidR="009B2ADF">
        <w:t>1</w:t>
      </w:r>
      <w:r w:rsidR="009B2ADF">
        <w:rPr>
          <w:rFonts w:hint="eastAsia"/>
        </w:rPr>
        <w:t>，1</w:t>
      </w:r>
      <w:r w:rsidR="009B2ADF">
        <w:t>]</w:t>
      </w:r>
      <w:r>
        <w:rPr>
          <w:rFonts w:hint="eastAsia"/>
        </w:rPr>
        <w:t>；</w:t>
      </w:r>
      <w:r w:rsidR="00FC47BC">
        <w:rPr>
          <w:rFonts w:hint="eastAsia"/>
        </w:rPr>
        <w:t>再</w:t>
      </w:r>
      <w:r w:rsidR="009B2ADF">
        <w:rPr>
          <w:rFonts w:hint="eastAsia"/>
        </w:rPr>
        <w:t>根据</w:t>
      </w:r>
      <w:r w:rsidR="00FC47BC">
        <w:rPr>
          <w:rFonts w:hint="eastAsia"/>
        </w:rPr>
        <w:t>相应</w:t>
      </w:r>
      <w:r w:rsidR="009B2ADF">
        <w:rPr>
          <w:rFonts w:hint="eastAsia"/>
        </w:rPr>
        <w:t>的位宽将[-</w:t>
      </w:r>
      <w:r w:rsidR="009B2ADF">
        <w:t>1</w:t>
      </w:r>
      <w:r w:rsidR="009B2ADF">
        <w:rPr>
          <w:rFonts w:hint="eastAsia"/>
        </w:rPr>
        <w:t>，1</w:t>
      </w:r>
      <w:r w:rsidR="009B2ADF">
        <w:t>]</w:t>
      </w:r>
      <w:r w:rsidR="0024082C">
        <w:rPr>
          <w:rFonts w:hint="eastAsia"/>
        </w:rPr>
        <w:t>均分</w:t>
      </w:r>
      <w:r w:rsidR="009B2ADF">
        <w:rPr>
          <w:rFonts w:hint="eastAsia"/>
        </w:rPr>
        <w:t>为</w:t>
      </w:r>
      <w:r w:rsidR="00FC47BC" w:rsidRPr="002E2DFB">
        <w:rPr>
          <w:rFonts w:ascii="Times New Roman" w:hAnsi="Times New Roman" w:cs="Times New Roman"/>
          <w:position w:val="-4"/>
        </w:rPr>
        <w:object w:dxaOrig="680" w:dyaOrig="260" w14:anchorId="16A84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pt;height:11.3pt" o:ole="">
            <v:imagedata r:id="rId18" o:title=""/>
          </v:shape>
          <o:OLEObject Type="Embed" ProgID="Equation.DSMT4" ShapeID="_x0000_i1025" DrawAspect="Content" ObjectID="_1644511420" r:id="rId19"/>
        </w:object>
      </w:r>
      <w:r w:rsidR="0024082C">
        <w:rPr>
          <w:rFonts w:ascii="Times New Roman" w:hAnsi="Times New Roman" w:cs="Times New Roman" w:hint="eastAsia"/>
        </w:rPr>
        <w:t>个量化值</w:t>
      </w:r>
      <w:r w:rsidR="00FC47BC">
        <w:rPr>
          <w:rFonts w:hint="eastAsia"/>
        </w:rPr>
        <w:t>。需要注意的是</w:t>
      </w:r>
      <w:r w:rsidR="0024082C">
        <w:rPr>
          <w:rFonts w:hint="eastAsia"/>
        </w:rPr>
        <w:t>由于</w:t>
      </w:r>
      <w:r w:rsidR="009B2ADF">
        <w:rPr>
          <w:rFonts w:hint="eastAsia"/>
        </w:rPr>
        <w:t>使用的</w:t>
      </w:r>
      <w:r w:rsidR="00FC47BC">
        <w:rPr>
          <w:rFonts w:hint="eastAsia"/>
        </w:rPr>
        <w:t>二进制原码</w:t>
      </w:r>
      <w:r w:rsidR="009B2ADF">
        <w:rPr>
          <w:rFonts w:hint="eastAsia"/>
        </w:rPr>
        <w:t>表示正负数，所以0有两种二进制的</w:t>
      </w:r>
      <w:r w:rsidR="0024082C">
        <w:rPr>
          <w:rFonts w:hint="eastAsia"/>
        </w:rPr>
        <w:t>量化值</w:t>
      </w:r>
      <w:r w:rsidR="009B2ADF">
        <w:rPr>
          <w:rFonts w:hint="eastAsia"/>
        </w:rPr>
        <w:t>，但</w:t>
      </w:r>
      <w:r w:rsidR="0024082C">
        <w:rPr>
          <w:rFonts w:hint="eastAsia"/>
        </w:rPr>
        <w:t>本算法中仅使用其中一个</w:t>
      </w:r>
      <w:r w:rsidR="009B2ADF">
        <w:rPr>
          <w:rFonts w:hint="eastAsia"/>
        </w:rPr>
        <w:t>，因此最终仅有</w:t>
      </w:r>
      <w:r w:rsidR="00FC47BC" w:rsidRPr="002E2DFB">
        <w:rPr>
          <w:rFonts w:ascii="Times New Roman" w:hAnsi="Times New Roman" w:cs="Times New Roman"/>
          <w:position w:val="-4"/>
        </w:rPr>
        <w:object w:dxaOrig="680" w:dyaOrig="260" w14:anchorId="026AA2DE">
          <v:shape id="_x0000_i1026" type="#_x0000_t75" style="width:34.4pt;height:11.3pt" o:ole="">
            <v:imagedata r:id="rId18" o:title=""/>
          </v:shape>
          <o:OLEObject Type="Embed" ProgID="Equation.DSMT4" ShapeID="_x0000_i1026" DrawAspect="Content" ObjectID="_1644511421" r:id="rId20"/>
        </w:object>
      </w:r>
      <w:r w:rsidR="00FC47BC">
        <w:rPr>
          <w:rFonts w:hint="eastAsia"/>
        </w:rPr>
        <w:t>个</w:t>
      </w:r>
      <w:r w:rsidR="0024082C">
        <w:rPr>
          <w:rFonts w:hint="eastAsia"/>
        </w:rPr>
        <w:t>量化值。归一化后的每一个权重将由欧拉距离</w:t>
      </w:r>
      <w:r w:rsidR="009B2ADF">
        <w:rPr>
          <w:rFonts w:hint="eastAsia"/>
        </w:rPr>
        <w:t>最近的</w:t>
      </w:r>
      <w:r w:rsidR="0024082C">
        <w:rPr>
          <w:rFonts w:hint="eastAsia"/>
        </w:rPr>
        <w:t>量化值</w:t>
      </w:r>
      <w:r w:rsidR="007A1934">
        <w:rPr>
          <w:rFonts w:hint="eastAsia"/>
        </w:rPr>
        <w:t>代替。最后，返回代替后的权重与maximum的乘积</w:t>
      </w:r>
      <w:r w:rsidR="0024082C">
        <w:rPr>
          <w:rFonts w:hint="eastAsia"/>
        </w:rPr>
        <w:t>作为量化后的权重</w:t>
      </w:r>
      <w:r w:rsidR="007A1934">
        <w:rPr>
          <w:rFonts w:hint="eastAsia"/>
        </w:rPr>
        <w:t>。</w:t>
      </w:r>
    </w:p>
    <w:p w14:paraId="4C86FF56" w14:textId="423AF141" w:rsidR="003D6126" w:rsidRDefault="003D6126" w:rsidP="00DB037F">
      <w:pPr>
        <w:ind w:firstLine="420"/>
        <w:jc w:val="center"/>
      </w:pPr>
      <w:r w:rsidRPr="007030D7">
        <w:rPr>
          <w:position w:val="-232"/>
        </w:rPr>
        <w:object w:dxaOrig="3940" w:dyaOrig="2560" w14:anchorId="263F67DD">
          <v:shape id="_x0000_i1027" type="#_x0000_t75" style="width:167.1pt;height:108.55pt" o:ole="">
            <v:imagedata r:id="rId21" o:title=""/>
          </v:shape>
          <o:OLEObject Type="Embed" ProgID="Equation.DSMT4" ShapeID="_x0000_i1027" DrawAspect="Content" ObjectID="_1644511422" r:id="rId22"/>
        </w:object>
      </w:r>
    </w:p>
    <w:p w14:paraId="6A4627E6" w14:textId="75E3A59F" w:rsidR="00DB037F" w:rsidRPr="00DB037F" w:rsidRDefault="00DB037F" w:rsidP="00DB037F">
      <w:pPr>
        <w:pStyle w:val="a9"/>
        <w:ind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 X. </w:t>
      </w:r>
      <w:r>
        <w:rPr>
          <w:rFonts w:ascii="Times New Roman" w:hAnsi="Times New Roman" w:cs="Times New Roman" w:hint="eastAsia"/>
        </w:rPr>
        <w:t>对称量化流程</w:t>
      </w:r>
    </w:p>
    <w:p w14:paraId="79EAFE28" w14:textId="5BFB7B55" w:rsidR="0024082C" w:rsidRDefault="0024082C" w:rsidP="0024082C">
      <w:pPr>
        <w:ind w:firstLine="420"/>
      </w:pPr>
      <w:r>
        <w:rPr>
          <w:rFonts w:hint="eastAsia"/>
        </w:rPr>
        <w:t>在对权重进行量化后，神经网络使用量化后的权重替代原始权重，并使用包含量化层的网络对验证集进行推理、</w:t>
      </w:r>
      <w:r w:rsidR="00FC47BC">
        <w:rPr>
          <w:rFonts w:hint="eastAsia"/>
        </w:rPr>
        <w:t>获得相应的</w:t>
      </w:r>
      <w:r>
        <w:rPr>
          <w:rFonts w:hint="eastAsia"/>
        </w:rPr>
        <w:t>网络准确率</w:t>
      </w:r>
      <w:r w:rsidR="00FC47BC">
        <w:rPr>
          <w:rFonts w:hint="eastAsia"/>
        </w:rPr>
        <w:t>。</w:t>
      </w:r>
      <w:r w:rsidR="007A1934">
        <w:rPr>
          <w:rFonts w:hint="eastAsia"/>
        </w:rPr>
        <w:t>我们将网络准确率，与该网络层的计算量，权重数量和最终输出的激活值数一起传递给</w:t>
      </w:r>
      <w:r w:rsidR="00D10D2C">
        <w:rPr>
          <w:rFonts w:hint="eastAsia"/>
        </w:rPr>
        <w:t>量化准则</w:t>
      </w:r>
      <w:r>
        <w:rPr>
          <w:rFonts w:hint="eastAsia"/>
        </w:rPr>
        <w:t>，通过</w:t>
      </w:r>
      <w:r w:rsidR="00D10D2C">
        <w:rPr>
          <w:rFonts w:hint="eastAsia"/>
        </w:rPr>
        <w:t>量化准则</w:t>
      </w:r>
      <w:r>
        <w:rPr>
          <w:rFonts w:hint="eastAsia"/>
        </w:rPr>
        <w:t>的</w:t>
      </w:r>
      <w:r w:rsidR="00790B27">
        <w:rPr>
          <w:rFonts w:hint="eastAsia"/>
        </w:rPr>
        <w:t>引导</w:t>
      </w:r>
      <w:r>
        <w:rPr>
          <w:rFonts w:hint="eastAsia"/>
        </w:rPr>
        <w:t>引导</w:t>
      </w:r>
      <w:r w:rsidR="00790B27">
        <w:rPr>
          <w:rFonts w:hint="eastAsia"/>
        </w:rPr>
        <w:t>算法获得网络性能和</w:t>
      </w:r>
      <w:r>
        <w:rPr>
          <w:rFonts w:hint="eastAsia"/>
        </w:rPr>
        <w:t>硬件资源消耗</w:t>
      </w:r>
      <w:r w:rsidR="00790B27">
        <w:rPr>
          <w:rFonts w:hint="eastAsia"/>
        </w:rPr>
        <w:t>的最优量化策略</w:t>
      </w:r>
      <w:r w:rsidR="00DC4842">
        <w:rPr>
          <w:rFonts w:hint="eastAsia"/>
        </w:rPr>
        <w:t>。</w:t>
      </w:r>
      <w:r>
        <w:rPr>
          <w:rFonts w:hint="eastAsia"/>
        </w:rPr>
        <w:t>在量化准则中，</w:t>
      </w:r>
      <w:r w:rsidR="00DC4842">
        <w:rPr>
          <w:rFonts w:hint="eastAsia"/>
        </w:rPr>
        <w:t>我们</w:t>
      </w:r>
      <w:r>
        <w:rPr>
          <w:rFonts w:hint="eastAsia"/>
        </w:rPr>
        <w:t>参照</w:t>
      </w:r>
      <w:r w:rsidR="00DC4842">
        <w:rPr>
          <w:rFonts w:hint="eastAsia"/>
        </w:rPr>
        <w:t>moons</w:t>
      </w:r>
      <w:ins w:id="53" w:author="Li Zhiqing" w:date="2020-01-15T21:07:00Z">
        <w:r w:rsidR="00AE1B03">
          <w:fldChar w:fldCharType="begin"/>
        </w:r>
        <w:r w:rsidR="00AE1B03">
          <w:instrText xml:space="preserve"> </w:instrText>
        </w:r>
        <w:r w:rsidR="00AE1B03">
          <w:rPr>
            <w:rFonts w:hint="eastAsia"/>
          </w:rPr>
          <w:instrText>REF _Ref29844952 \r \h</w:instrText>
        </w:r>
        <w:r w:rsidR="00AE1B03">
          <w:instrText xml:space="preserve"> </w:instrText>
        </w:r>
      </w:ins>
      <w:r w:rsidR="00AE1B03">
        <w:fldChar w:fldCharType="separate"/>
      </w:r>
      <w:ins w:id="54" w:author="Li Zhiqing" w:date="2020-01-15T21:07:00Z">
        <w:r w:rsidR="00AE1B03">
          <w:t>[23]</w:t>
        </w:r>
        <w:r w:rsidR="00AE1B03">
          <w:fldChar w:fldCharType="end"/>
        </w:r>
      </w:ins>
      <w:r>
        <w:rPr>
          <w:rFonts w:hint="eastAsia"/>
        </w:rPr>
        <w:t>的工作建立了网络层的</w:t>
      </w:r>
      <w:r w:rsidR="00DC4842">
        <w:rPr>
          <w:rFonts w:hint="eastAsia"/>
        </w:rPr>
        <w:t>功耗模型</w:t>
      </w:r>
      <w:r w:rsidR="000E1CBB">
        <w:rPr>
          <w:rFonts w:hint="eastAsia"/>
        </w:rPr>
        <w:t>,</w:t>
      </w:r>
      <w:r w:rsidRPr="0024082C">
        <w:rPr>
          <w:rFonts w:hint="eastAsia"/>
        </w:rPr>
        <w:t xml:space="preserve"> </w:t>
      </w:r>
      <w:r>
        <w:rPr>
          <w:rFonts w:hint="eastAsia"/>
        </w:rPr>
        <w:t>功耗由三部分组成，分别为计算功耗，权重访存功耗和激活值访存功耗：</w:t>
      </w:r>
    </w:p>
    <w:p w14:paraId="472548B4" w14:textId="77777777" w:rsidR="0024082C" w:rsidRDefault="0024082C" w:rsidP="0024082C">
      <w:pPr>
        <w:ind w:firstLine="420"/>
        <w:jc w:val="center"/>
      </w:pPr>
      <w:r w:rsidRPr="00DC4842">
        <w:rPr>
          <w:position w:val="-12"/>
        </w:rPr>
        <w:object w:dxaOrig="1880" w:dyaOrig="360" w14:anchorId="529003B4">
          <v:shape id="_x0000_i1028" type="#_x0000_t75" style="width:94.05pt;height:19.35pt" o:ole="">
            <v:imagedata r:id="rId23" o:title=""/>
          </v:shape>
          <o:OLEObject Type="Embed" ProgID="Equation.DSMT4" ShapeID="_x0000_i1028" DrawAspect="Content" ObjectID="_1644511423" r:id="rId24"/>
        </w:object>
      </w:r>
    </w:p>
    <w:p w14:paraId="5AB7E12B" w14:textId="44E965E1" w:rsidR="006048E4" w:rsidRDefault="000E1CBB" w:rsidP="0024082C">
      <w:pPr>
        <w:ind w:firstLine="420"/>
      </w:pPr>
      <w:r>
        <w:rPr>
          <w:rFonts w:hint="eastAsia"/>
        </w:rPr>
        <w:t>其中p作为硬件中的数据复用次数被设置为6</w:t>
      </w:r>
      <w:r w:rsidR="00C05960">
        <w:rPr>
          <w:rFonts w:hint="eastAsia"/>
        </w:rPr>
        <w:t>。</w:t>
      </w:r>
    </w:p>
    <w:p w14:paraId="48F62F3F" w14:textId="0F6B0222" w:rsidR="007030D7" w:rsidRDefault="00C041E3" w:rsidP="003D6126">
      <w:pPr>
        <w:ind w:firstLine="420"/>
        <w:jc w:val="center"/>
      </w:pPr>
      <w:r w:rsidRPr="00C041E3">
        <w:rPr>
          <w:position w:val="-182"/>
        </w:rPr>
        <w:object w:dxaOrig="5160" w:dyaOrig="7180" w14:anchorId="434DC3F1">
          <v:shape id="_x0000_i1029" type="#_x0000_t75" style="width:220.3pt;height:305.75pt" o:ole="">
            <v:imagedata r:id="rId25" o:title=""/>
          </v:shape>
          <o:OLEObject Type="Embed" ProgID="Equation.DSMT4" ShapeID="_x0000_i1029" DrawAspect="Content" ObjectID="_1644511424" r:id="rId26"/>
        </w:object>
      </w:r>
    </w:p>
    <w:p w14:paraId="6EDE713E" w14:textId="7ECC8B54" w:rsidR="008118B7" w:rsidRDefault="006048E4" w:rsidP="006674C1">
      <w:pPr>
        <w:ind w:firstLine="420"/>
      </w:pPr>
      <w:r>
        <w:rPr>
          <w:rFonts w:hint="eastAsia"/>
        </w:rPr>
        <w:t>对于同一层而言，计算量，激活</w:t>
      </w:r>
      <w:r w:rsidR="00C05960">
        <w:rPr>
          <w:rFonts w:hint="eastAsia"/>
        </w:rPr>
        <w:t>值数量和权重数量都是定值，所以相同层不同位宽的功耗仅与位宽有关。但</w:t>
      </w:r>
      <w:r>
        <w:rPr>
          <w:rFonts w:hint="eastAsia"/>
        </w:rPr>
        <w:t>考虑到不同层计算量，激活值数量和权重数量存在比较大的差异，使用功耗或者位宽可能会导致</w:t>
      </w:r>
      <w:r w:rsidR="00D10D2C">
        <w:rPr>
          <w:rFonts w:hint="eastAsia"/>
        </w:rPr>
        <w:t>量化准则</w:t>
      </w:r>
      <w:r>
        <w:rPr>
          <w:rFonts w:hint="eastAsia"/>
        </w:rPr>
        <w:t>倾向于对功耗大的层采用较低位宽，反之，对功耗小的采取高位宽，这导致无法对量化策略进行灵活控制。为此</w:t>
      </w:r>
      <w:r w:rsidR="00C05960">
        <w:rPr>
          <w:rFonts w:hint="eastAsia"/>
        </w:rPr>
        <w:t>，</w:t>
      </w:r>
      <w:r>
        <w:rPr>
          <w:rFonts w:hint="eastAsia"/>
        </w:rPr>
        <w:t>我们创新性的提出了使用功耗斜率的方式来代替功耗的</w:t>
      </w:r>
      <w:r w:rsidR="00C05960">
        <w:rPr>
          <w:rFonts w:hint="eastAsia"/>
        </w:rPr>
        <w:t>方法</w:t>
      </w:r>
      <w:r>
        <w:rPr>
          <w:rFonts w:hint="eastAsia"/>
        </w:rPr>
        <w:t>，即计算同一网络层在不同位宽下的功耗，通过最小二乘法拟合功耗曲线，</w:t>
      </w:r>
      <w:r w:rsidR="006674C1">
        <w:rPr>
          <w:rFonts w:hint="eastAsia"/>
        </w:rPr>
        <w:t>用</w:t>
      </w:r>
      <w:r>
        <w:rPr>
          <w:rFonts w:hint="eastAsia"/>
        </w:rPr>
        <w:t>拟合</w:t>
      </w:r>
      <w:r w:rsidR="006674C1">
        <w:rPr>
          <w:rFonts w:hint="eastAsia"/>
        </w:rPr>
        <w:t>功耗</w:t>
      </w:r>
      <w:r>
        <w:rPr>
          <w:rFonts w:hint="eastAsia"/>
        </w:rPr>
        <w:t>曲线的斜率</w:t>
      </w:r>
      <w:r w:rsidR="006674C1">
        <w:rPr>
          <w:rFonts w:hint="eastAsia"/>
        </w:rPr>
        <w:t>代替</w:t>
      </w:r>
      <w:r w:rsidR="00C05960">
        <w:rPr>
          <w:rFonts w:hint="eastAsia"/>
        </w:rPr>
        <w:t>该层在量化准则中的</w:t>
      </w:r>
      <w:r w:rsidR="006674C1">
        <w:rPr>
          <w:rFonts w:hint="eastAsia"/>
        </w:rPr>
        <w:t>功耗</w:t>
      </w:r>
      <w:r>
        <w:rPr>
          <w:rFonts w:hint="eastAsia"/>
        </w:rPr>
        <w:t>。</w:t>
      </w:r>
      <w:r w:rsidR="00A03F57">
        <w:rPr>
          <w:rFonts w:hint="eastAsia"/>
        </w:rPr>
        <w:t>我们使用下式</w:t>
      </w:r>
      <w:r w:rsidR="00D10D2C">
        <w:rPr>
          <w:rFonts w:hint="eastAsia"/>
        </w:rPr>
        <w:t>对每次后的结果进行评判评分，由准确率与功耗组成，并通过系数β进行调节</w:t>
      </w:r>
      <w:r w:rsidR="00A03F57">
        <w:rPr>
          <w:rFonts w:hint="eastAsia"/>
        </w:rPr>
        <w:t>。</w:t>
      </w:r>
    </w:p>
    <w:p w14:paraId="0809FFC5" w14:textId="2D7F001F" w:rsidR="00C05960" w:rsidRDefault="00C05960" w:rsidP="00C05960">
      <w:pPr>
        <w:ind w:firstLine="420"/>
        <w:jc w:val="center"/>
      </w:pPr>
      <w:r w:rsidRPr="00AE3D5B">
        <w:rPr>
          <w:rFonts w:ascii="Times New Roman" w:hAnsi="Times New Roman" w:cs="Times New Roman"/>
          <w:position w:val="-10"/>
        </w:rPr>
        <w:object w:dxaOrig="1980" w:dyaOrig="300" w14:anchorId="02A5CB90">
          <v:shape id="_x0000_i1030" type="#_x0000_t75" style="width:98.85pt;height:15.6pt" o:ole="">
            <v:imagedata r:id="rId27" o:title=""/>
          </v:shape>
          <o:OLEObject Type="Embed" ProgID="Equation.DSMT4" ShapeID="_x0000_i1030" DrawAspect="Content" ObjectID="_1644511425" r:id="rId28"/>
        </w:object>
      </w:r>
    </w:p>
    <w:p w14:paraId="08337AB7" w14:textId="21446A2B" w:rsidR="00A13BA3" w:rsidRDefault="00A13BA3" w:rsidP="003B1E01">
      <w:pPr>
        <w:ind w:firstLine="420"/>
      </w:pPr>
      <w:r w:rsidRPr="00A13BA3">
        <w:rPr>
          <w:rFonts w:hint="eastAsia"/>
        </w:rPr>
        <w:t>当根据贪婪</w:t>
      </w:r>
      <w:r>
        <w:rPr>
          <w:rFonts w:hint="eastAsia"/>
        </w:rPr>
        <w:t>准则</w:t>
      </w:r>
      <w:r w:rsidRPr="00A13BA3">
        <w:rPr>
          <w:rFonts w:hint="eastAsia"/>
        </w:rPr>
        <w:t>确定</w:t>
      </w:r>
      <w:r>
        <w:rPr>
          <w:rFonts w:hint="eastAsia"/>
        </w:rPr>
        <w:t>该层的最佳位宽时，该层的权重将被量化为该位宽</w:t>
      </w:r>
      <w:r w:rsidRPr="00A13BA3">
        <w:rPr>
          <w:rFonts w:hint="eastAsia"/>
        </w:rPr>
        <w:t>并替换浮点权重以量化下一层，直到</w:t>
      </w:r>
      <w:r>
        <w:rPr>
          <w:rFonts w:hint="eastAsia"/>
        </w:rPr>
        <w:t>完成所有层的</w:t>
      </w:r>
      <w:r w:rsidRPr="00A13BA3">
        <w:rPr>
          <w:rFonts w:hint="eastAsia"/>
        </w:rPr>
        <w:t>量化。</w:t>
      </w:r>
      <w:r w:rsidRPr="00A13BA3">
        <w:t>同时，我们还量化了上一层的激活</w:t>
      </w:r>
      <w:r>
        <w:rPr>
          <w:rFonts w:hint="eastAsia"/>
        </w:rPr>
        <w:t>值</w:t>
      </w:r>
      <w:r w:rsidRPr="00A13BA3">
        <w:t>，</w:t>
      </w:r>
      <w:r w:rsidR="00C05960">
        <w:rPr>
          <w:rFonts w:hint="eastAsia"/>
        </w:rPr>
        <w:t>即</w:t>
      </w:r>
      <w:r>
        <w:rPr>
          <w:rFonts w:hint="eastAsia"/>
        </w:rPr>
        <w:t>本</w:t>
      </w:r>
      <w:r w:rsidRPr="00A13BA3">
        <w:t>层的输入，</w:t>
      </w:r>
      <w:r>
        <w:rPr>
          <w:rFonts w:hint="eastAsia"/>
        </w:rPr>
        <w:t>这使得在硬件中可以使用相同位宽的乘法器进行计算</w:t>
      </w:r>
      <w:r w:rsidRPr="00A13BA3">
        <w:t>。</w:t>
      </w:r>
      <w:r w:rsidR="00C05960">
        <w:rPr>
          <w:rFonts w:hint="eastAsia"/>
        </w:rPr>
        <w:t>当</w:t>
      </w:r>
      <w:r w:rsidRPr="00A13BA3">
        <w:t>完成所有网络层的量化后，我们便</w:t>
      </w:r>
      <w:r w:rsidR="00C05960">
        <w:rPr>
          <w:rFonts w:hint="eastAsia"/>
        </w:rPr>
        <w:t>获得</w:t>
      </w:r>
      <w:r w:rsidRPr="00A13BA3">
        <w:t>了</w:t>
      </w:r>
      <w:r w:rsidR="00C05960">
        <w:rPr>
          <w:rFonts w:hint="eastAsia"/>
        </w:rPr>
        <w:t>整个</w:t>
      </w:r>
      <w:r w:rsidRPr="00A13BA3">
        <w:t>网络</w:t>
      </w:r>
      <w:r w:rsidR="00C05960">
        <w:rPr>
          <w:rFonts w:hint="eastAsia"/>
        </w:rPr>
        <w:t>最终的分层量化策略</w:t>
      </w:r>
      <w:r w:rsidRPr="00A13BA3">
        <w:t>。</w:t>
      </w:r>
    </w:p>
    <w:p w14:paraId="4012526D" w14:textId="2D8044DB" w:rsidR="009F42D8" w:rsidRDefault="009F42D8" w:rsidP="00CF41B3">
      <w:pPr>
        <w:ind w:firstLine="420"/>
        <w:rPr>
          <w:ins w:id="55" w:author="昊 刘" w:date="2020-01-15T11:16:00Z"/>
        </w:rPr>
      </w:pPr>
      <w:r w:rsidRPr="009F42D8">
        <w:rPr>
          <w:rFonts w:hint="eastAsia"/>
        </w:rPr>
        <w:t>我们的量化方案</w:t>
      </w:r>
      <w:r>
        <w:rPr>
          <w:rFonts w:hint="eastAsia"/>
        </w:rPr>
        <w:t>允许更</w:t>
      </w:r>
      <w:r w:rsidRPr="009F42D8">
        <w:rPr>
          <w:rFonts w:hint="eastAsia"/>
        </w:rPr>
        <w:t>灵活的分层量化策略。</w:t>
      </w:r>
      <w:r>
        <w:t>由于位置的关系，神经网络的各层是相互联系的</w:t>
      </w:r>
      <w:r>
        <w:rPr>
          <w:rFonts w:hint="eastAsia"/>
        </w:rPr>
        <w:t>。</w:t>
      </w:r>
      <w:r w:rsidRPr="009F42D8">
        <w:t>因此，只能通过对</w:t>
      </w:r>
      <w:r>
        <w:rPr>
          <w:rFonts w:hint="eastAsia"/>
        </w:rPr>
        <w:t>所有可能的量化策略进行暴力搜索</w:t>
      </w:r>
      <w:r w:rsidRPr="009F42D8">
        <w:t>或</w:t>
      </w:r>
      <w:r>
        <w:rPr>
          <w:rFonts w:hint="eastAsia"/>
        </w:rPr>
        <w:t>采用</w:t>
      </w:r>
      <w:r w:rsidRPr="009F42D8">
        <w:t>动态规划的方法</w:t>
      </w:r>
      <w:r>
        <w:rPr>
          <w:rFonts w:hint="eastAsia"/>
        </w:rPr>
        <w:t>才能</w:t>
      </w:r>
      <w:r w:rsidRPr="009F42D8">
        <w:t>获得最优解。 但是，这两种方法既费时又费力，最佳解决方案甚至会在</w:t>
      </w:r>
      <w:r>
        <w:rPr>
          <w:rFonts w:hint="eastAsia"/>
        </w:rPr>
        <w:t>权重</w:t>
      </w:r>
      <w:r w:rsidRPr="009F42D8">
        <w:t xml:space="preserve">变化时发生变化。 </w:t>
      </w:r>
      <w:r>
        <w:rPr>
          <w:rFonts w:hint="eastAsia"/>
        </w:rPr>
        <w:t>而本文的量化方法则</w:t>
      </w:r>
      <w:r w:rsidRPr="009F42D8">
        <w:t>加速</w:t>
      </w:r>
      <w:r>
        <w:rPr>
          <w:rFonts w:hint="eastAsia"/>
        </w:rPr>
        <w:t>了</w:t>
      </w:r>
      <w:r w:rsidRPr="009F42D8">
        <w:t>量化选择：以一个8层神经网络为例，每层参数的权重位宽为1-8</w:t>
      </w:r>
      <w:r>
        <w:t>，需要</w:t>
      </w:r>
      <w:r>
        <w:rPr>
          <w:rFonts w:hint="eastAsia"/>
        </w:rPr>
        <w:t>传统方法需要搜索</w:t>
      </w:r>
      <w:r w:rsidRPr="00C4373E">
        <w:rPr>
          <w:position w:val="-6"/>
        </w:rPr>
        <w:object w:dxaOrig="820" w:dyaOrig="320" w14:anchorId="07E886A3">
          <v:shape id="_x0000_i1031" type="#_x0000_t75" style="width:41.35pt;height:16.1pt" o:ole="">
            <v:imagedata r:id="rId29" o:title=""/>
          </v:shape>
          <o:OLEObject Type="Embed" ProgID="Equation.DSMT4" ShapeID="_x0000_i1031" DrawAspect="Content" ObjectID="_1644511426" r:id="rId30"/>
        </w:object>
      </w:r>
      <w:r>
        <w:rPr>
          <w:rFonts w:hint="eastAsia"/>
        </w:rPr>
        <w:t>次</w:t>
      </w:r>
      <w:r w:rsidRPr="009F42D8">
        <w:t>，而我们的量化方法只需要64次即可</w:t>
      </w:r>
      <w:r>
        <w:rPr>
          <w:rFonts w:hint="eastAsia"/>
        </w:rPr>
        <w:t>。同时我们的方法还能通过调整贪婪策略对算法准确率和硬件功耗进行协同设计，提高了量化策略选择的灵活性。</w:t>
      </w:r>
    </w:p>
    <w:p w14:paraId="2CDE4879" w14:textId="2CC1EC77" w:rsidR="00AD6BAD" w:rsidRPr="00355E81" w:rsidRDefault="00355E81" w:rsidP="00355E81">
      <w:pPr>
        <w:pStyle w:val="a9"/>
        <w:numPr>
          <w:ilvl w:val="0"/>
          <w:numId w:val="1"/>
        </w:numPr>
        <w:ind w:firstLineChars="0"/>
        <w:rPr>
          <w:rFonts w:ascii="Arial" w:hAnsi="Arial" w:cs="Arial"/>
          <w:i/>
          <w:color w:val="9933FF"/>
          <w:sz w:val="22"/>
        </w:rPr>
      </w:pPr>
      <w:r>
        <w:rPr>
          <w:rFonts w:ascii="Arial" w:hAnsi="Arial" w:cs="Arial"/>
          <w:i/>
          <w:color w:val="9933FF"/>
          <w:sz w:val="22"/>
        </w:rPr>
        <w:t>The ranking</w:t>
      </w:r>
      <w:r w:rsidRPr="002270E4">
        <w:rPr>
          <w:rFonts w:ascii="Arial" w:hAnsi="Arial" w:cs="Arial"/>
          <w:i/>
          <w:color w:val="9933FF"/>
          <w:sz w:val="22"/>
        </w:rPr>
        <w:t xml:space="preserve"> strategy of Layers</w:t>
      </w:r>
    </w:p>
    <w:p w14:paraId="64205050" w14:textId="77777777" w:rsidR="00355E81" w:rsidRDefault="00355E81" w:rsidP="00355E81">
      <w:pPr>
        <w:ind w:firstLine="360"/>
      </w:pPr>
      <w:r>
        <w:rPr>
          <w:rFonts w:hint="eastAsia"/>
        </w:rPr>
        <w:t>为了灵活控制量化策略的目的，本文还设计了网络层了排序策略，并根据不同排序策略提出了：性能主导的量化方法和压缩率主导的量化方法两种量化策略。</w:t>
      </w:r>
    </w:p>
    <w:p w14:paraId="46B5FAD5" w14:textId="77777777" w:rsidR="00355E81" w:rsidRDefault="00355E81" w:rsidP="00355E81">
      <w:pPr>
        <w:ind w:firstLine="360"/>
      </w:pPr>
      <w:r>
        <w:rPr>
          <w:rFonts w:hint="eastAsia"/>
        </w:rPr>
        <w:t>数值大的权重对网络的影响较大这一观点被广泛认同</w:t>
      </w:r>
      <w:r>
        <w:fldChar w:fldCharType="begin"/>
      </w:r>
      <w:r>
        <w:instrText xml:space="preserve"> </w:instrText>
      </w:r>
      <w:r>
        <w:rPr>
          <w:rFonts w:hint="eastAsia"/>
        </w:rPr>
        <w:instrText>REF _Ref29911926 \r \h</w:instrText>
      </w:r>
      <w:r>
        <w:instrText xml:space="preserve"> </w:instrText>
      </w:r>
      <w:r>
        <w:fldChar w:fldCharType="separate"/>
      </w:r>
      <w:r>
        <w:t>[30]</w:t>
      </w:r>
      <w:r>
        <w:fldChar w:fldCharType="end"/>
      </w:r>
      <w:r>
        <w:rPr>
          <w:rFonts w:hint="eastAsia"/>
        </w:rPr>
        <w:t>，但是不同的量化方法对于数值大的权重的处理存在很大差异：一部分研究表示在量化过程中保留这类权重的精确值能降低量化带来的精度损失；而另一部研究表示这类权重占权重比例小，使用稀疏的量化值代替原始权重并不会导致网络精度的降低，同时还能通过减少量化值的使用降低权重内存。本文综合考虑这两种可能性，认同数值大的权重对网络影响大的这一观点，但考虑到不同网络层权重数量差异大，使用网络层权重的绝对值的平均值作为网络层排序的指标之一，其计算公式如下：</w:t>
      </w:r>
    </w:p>
    <w:p w14:paraId="4E649B30" w14:textId="77777777" w:rsidR="00355E81" w:rsidRPr="00C05960" w:rsidRDefault="00355E81" w:rsidP="00355E81">
      <w:pPr>
        <w:ind w:firstLineChars="200" w:firstLine="420"/>
        <w:jc w:val="center"/>
        <w:rPr>
          <w:rFonts w:ascii="Times New Roman" w:hAnsi="Times New Roman" w:cs="Times New Roman"/>
        </w:rPr>
      </w:pPr>
      <w:r w:rsidRPr="003A4E0A">
        <w:rPr>
          <w:rFonts w:ascii="Times New Roman" w:hAnsi="Times New Roman" w:cs="Times New Roman"/>
          <w:position w:val="-26"/>
        </w:rPr>
        <w:object w:dxaOrig="1060" w:dyaOrig="620" w14:anchorId="46073F40">
          <v:shape id="_x0000_i1032" type="#_x0000_t75" style="width:52.65pt;height:33.85pt" o:ole="">
            <v:imagedata r:id="rId31" o:title=""/>
          </v:shape>
          <o:OLEObject Type="Embed" ProgID="Equation.DSMT4" ShapeID="_x0000_i1032" DrawAspect="Content" ObjectID="_1644511427" r:id="rId32"/>
        </w:object>
      </w:r>
    </w:p>
    <w:p w14:paraId="04A26A2A" w14:textId="77777777" w:rsidR="00355E81" w:rsidRDefault="00355E81" w:rsidP="00355E81">
      <w:pPr>
        <w:ind w:firstLine="360"/>
      </w:pPr>
      <w:r>
        <w:rPr>
          <w:rFonts w:hint="eastAsia"/>
        </w:rPr>
        <w:t>此外，我们将网络层的信息熵作为网络层排序的另一个指标。信息熵作为数据包含信息量的度量，信息熵越大表示数据包含的信息越多，也表示数据的混乱程度，被广泛应用于神经网络压缩领域。</w:t>
      </w:r>
      <w:proofErr w:type="spellStart"/>
      <w:r w:rsidRPr="00C05960">
        <w:rPr>
          <w:i/>
        </w:rPr>
        <w:t>i</w:t>
      </w:r>
      <w:proofErr w:type="spellEnd"/>
      <w:r>
        <w:rPr>
          <w:rFonts w:hint="eastAsia"/>
        </w:rPr>
        <w:t>层的信息熵的计算如下：</w:t>
      </w:r>
    </w:p>
    <w:p w14:paraId="65CF8C0C" w14:textId="77777777" w:rsidR="00355E81" w:rsidRPr="00C05960" w:rsidRDefault="00355E81" w:rsidP="00355E81">
      <w:pPr>
        <w:ind w:firstLineChars="200" w:firstLine="420"/>
        <w:jc w:val="center"/>
        <w:rPr>
          <w:rFonts w:ascii="Times New Roman" w:hAnsi="Times New Roman" w:cs="Times New Roman"/>
        </w:rPr>
      </w:pPr>
      <w:r w:rsidRPr="00B0250B">
        <w:rPr>
          <w:rFonts w:ascii="Times New Roman" w:hAnsi="Times New Roman" w:cs="Times New Roman"/>
          <w:position w:val="-14"/>
        </w:rPr>
        <w:object w:dxaOrig="1480" w:dyaOrig="360" w14:anchorId="1F124362">
          <v:shape id="_x0000_i1033" type="#_x0000_t75" style="width:73.05pt;height:16.65pt" o:ole="">
            <v:imagedata r:id="rId33" o:title=""/>
          </v:shape>
          <o:OLEObject Type="Embed" ProgID="Equation.DSMT4" ShapeID="_x0000_i1033" DrawAspect="Content" ObjectID="_1644511428" r:id="rId34"/>
        </w:object>
      </w:r>
    </w:p>
    <w:p w14:paraId="663C8A70" w14:textId="77777777" w:rsidR="00355E81" w:rsidRDefault="00355E81" w:rsidP="00355E81">
      <w:pPr>
        <w:ind w:firstLine="360"/>
      </w:pPr>
      <w:r>
        <w:rPr>
          <w:rFonts w:hint="eastAsia"/>
        </w:rPr>
        <w:t>基于上述两中指标，我们采用下式对每层网络的重要性进行评分，其评分公式如下：</w:t>
      </w:r>
    </w:p>
    <w:p w14:paraId="3B97E1F9" w14:textId="77777777" w:rsidR="00355E81" w:rsidRDefault="00355E81" w:rsidP="00355E81">
      <w:pPr>
        <w:ind w:firstLine="360"/>
        <w:jc w:val="center"/>
      </w:pPr>
      <w:r w:rsidRPr="001C36DC">
        <w:rPr>
          <w:rFonts w:ascii="Times New Roman" w:hAnsi="Times New Roman" w:cs="Times New Roman"/>
          <w:position w:val="-10"/>
        </w:rPr>
        <w:object w:dxaOrig="1080" w:dyaOrig="300" w14:anchorId="1AAFC4DF">
          <v:shape id="_x0000_i1034" type="#_x0000_t75" style="width:52.1pt;height:15.6pt" o:ole="">
            <v:imagedata r:id="rId35" o:title=""/>
          </v:shape>
          <o:OLEObject Type="Embed" ProgID="Equation.DSMT4" ShapeID="_x0000_i1034" DrawAspect="Content" ObjectID="_1644511429" r:id="rId36"/>
        </w:object>
      </w:r>
    </w:p>
    <w:p w14:paraId="4CC4EDE4" w14:textId="6BE979DA" w:rsidR="00355E81" w:rsidRPr="00B42A94" w:rsidRDefault="00355E81" w:rsidP="00355E81">
      <w:pPr>
        <w:ind w:firstLine="360"/>
        <w:rPr>
          <w:color w:val="FF0000"/>
        </w:rPr>
      </w:pPr>
      <w:r>
        <w:rPr>
          <w:rFonts w:hint="eastAsia"/>
        </w:rPr>
        <w:t>本文认为</w:t>
      </w:r>
      <w:r w:rsidRPr="00457CFF">
        <w:rPr>
          <w:rFonts w:ascii="Times New Roman" w:hAnsi="Times New Roman" w:cs="Times New Roman"/>
          <w:i/>
        </w:rPr>
        <w:t>I</w:t>
      </w:r>
      <w:r>
        <w:rPr>
          <w:rFonts w:hint="eastAsia"/>
        </w:rPr>
        <w:t>越高的网络层，其权重位宽对网络性能影响大，即得分高的网络权重位宽的变化会对网络整体精度的更大程度的下降。这一观点导致了两种量化方式，分别为性能主导的量化方法和压缩率主导的量化方法。性能主导的量化方法先量化得分高的网络层后量化得分低的网络层，从保持网络的高准确率出发，先量化得分高的网络层，在尽可能降低精度损失的前提下对压缩得分高的权重，后量化的得分低的网络层为了不产生过大的精度损失，往往会采取保守的位宽。而压缩率主导的量化方法先量化得分低的层后量化得分高的层，对低分的网络层使用低位宽不会导致网络性能的大幅降低，因此这种方式倾向于对低分网络层使用更低的位宽以减少内存，从而获得更高的压缩比，后量化的高分层可能会采取较高的位宽来避免精度的进一步降低。</w:t>
      </w:r>
    </w:p>
    <w:p w14:paraId="4ECA6811" w14:textId="77777777" w:rsidR="00355E81" w:rsidRDefault="00355E81" w:rsidP="00355E81">
      <w:pPr>
        <w:ind w:left="360"/>
      </w:pPr>
    </w:p>
    <w:p w14:paraId="2E6323AB" w14:textId="6FB74346" w:rsidR="00391BB8" w:rsidRDefault="003D131B" w:rsidP="003D131B">
      <w:pPr>
        <w:rPr>
          <w:rFonts w:ascii="Times New Roman" w:hAnsi="Times New Roman" w:cs="Times New Roman"/>
          <w:sz w:val="22"/>
        </w:rPr>
      </w:pPr>
      <w:r w:rsidRPr="001A4F63">
        <w:rPr>
          <w:rFonts w:ascii="Times New Roman" w:eastAsia="宋体" w:hAnsi="Times New Roman" w:cs="Times New Roman"/>
          <w:sz w:val="22"/>
        </w:rPr>
        <w:t xml:space="preserve">Ⅳ. </w:t>
      </w:r>
      <w:r w:rsidRPr="001A4F63">
        <w:rPr>
          <w:rFonts w:ascii="Times New Roman" w:hAnsi="Times New Roman" w:cs="Times New Roman"/>
          <w:sz w:val="22"/>
        </w:rPr>
        <w:t>EXPERIMENT SETTING</w:t>
      </w:r>
    </w:p>
    <w:p w14:paraId="640F0A3B" w14:textId="1879970C" w:rsidR="00391BB8" w:rsidRPr="00391BB8" w:rsidRDefault="00391BB8" w:rsidP="003D131B">
      <w:pPr>
        <w:pStyle w:val="a9"/>
        <w:numPr>
          <w:ilvl w:val="0"/>
          <w:numId w:val="9"/>
        </w:numPr>
        <w:ind w:firstLineChars="0"/>
        <w:rPr>
          <w:rFonts w:ascii="Arial" w:hAnsi="Arial" w:cs="Arial"/>
          <w:i/>
          <w:color w:val="9933FF"/>
          <w:sz w:val="22"/>
        </w:rPr>
      </w:pPr>
      <w:r>
        <w:rPr>
          <w:rFonts w:ascii="Arial" w:hAnsi="Arial" w:cs="Arial"/>
          <w:i/>
          <w:color w:val="9933FF"/>
          <w:sz w:val="22"/>
        </w:rPr>
        <w:t>Dataset</w:t>
      </w:r>
    </w:p>
    <w:p w14:paraId="153D03B4" w14:textId="1E0B6E58" w:rsidR="003D131B" w:rsidRPr="00141013" w:rsidRDefault="00D56F84" w:rsidP="00D56F84">
      <w:pPr>
        <w:ind w:firstLine="420"/>
        <w:rPr>
          <w:rFonts w:ascii="Times New Roman" w:hAnsi="Times New Roman" w:cs="Times New Roman"/>
        </w:rPr>
      </w:pPr>
      <w:r>
        <w:rPr>
          <w:rFonts w:ascii="Times New Roman" w:hAnsi="Times New Roman" w:cs="Times New Roman" w:hint="eastAsia"/>
        </w:rPr>
        <w:t>本文使用</w:t>
      </w:r>
      <w:r>
        <w:rPr>
          <w:rFonts w:ascii="Times New Roman" w:hAnsi="Times New Roman" w:cs="Times New Roman" w:hint="eastAsia"/>
        </w:rPr>
        <w:t>[</w:t>
      </w:r>
      <w:r>
        <w:rPr>
          <w:rFonts w:ascii="Times New Roman" w:hAnsi="Times New Roman" w:cs="Times New Roman"/>
        </w:rPr>
        <w:t>15]</w:t>
      </w:r>
      <w:r>
        <w:rPr>
          <w:rFonts w:ascii="Times New Roman" w:hAnsi="Times New Roman" w:cs="Times New Roman" w:hint="eastAsia"/>
        </w:rPr>
        <w:t>的数据集进行网络训练和性能评估。数据集中的</w:t>
      </w:r>
      <w:r>
        <w:rPr>
          <w:rFonts w:ascii="Times New Roman" w:hAnsi="Times New Roman" w:cs="Times New Roman" w:hint="eastAsia"/>
        </w:rPr>
        <w:t>ECG</w:t>
      </w:r>
      <w:r>
        <w:rPr>
          <w:rFonts w:ascii="Times New Roman" w:hAnsi="Times New Roman" w:cs="Times New Roman" w:hint="eastAsia"/>
        </w:rPr>
        <w:t>信号来自</w:t>
      </w:r>
      <w:proofErr w:type="spellStart"/>
      <w:r w:rsidR="00D02ABB">
        <w:rPr>
          <w:rFonts w:ascii="Times New Roman" w:hAnsi="Times New Roman" w:cs="Times New Roman" w:hint="eastAsia"/>
        </w:rPr>
        <w:t>PhysioNet</w:t>
      </w:r>
      <w:proofErr w:type="spellEnd"/>
      <w:r w:rsidR="00D02ABB">
        <w:rPr>
          <w:rFonts w:ascii="Times New Roman" w:hAnsi="Times New Roman" w:cs="Times New Roman" w:hint="eastAsia"/>
        </w:rPr>
        <w:t>的</w:t>
      </w:r>
      <w:r w:rsidR="00D02ABB">
        <w:rPr>
          <w:rFonts w:ascii="Times New Roman" w:hAnsi="Times New Roman" w:cs="Times New Roman" w:hint="eastAsia"/>
        </w:rPr>
        <w:t>M</w:t>
      </w:r>
      <w:r w:rsidR="00D02ABB">
        <w:rPr>
          <w:rFonts w:ascii="Times New Roman" w:hAnsi="Times New Roman" w:cs="Times New Roman"/>
        </w:rPr>
        <w:t xml:space="preserve">IT-BIH </w:t>
      </w:r>
      <w:r w:rsidR="00D02ABB">
        <w:rPr>
          <w:rFonts w:ascii="Times New Roman" w:hAnsi="Times New Roman" w:cs="Times New Roman" w:hint="eastAsia"/>
        </w:rPr>
        <w:t>Arrhythmia</w:t>
      </w:r>
      <w:r w:rsidR="00D02ABB">
        <w:rPr>
          <w:rFonts w:ascii="Times New Roman" w:hAnsi="Times New Roman" w:cs="Times New Roman" w:hint="eastAsia"/>
        </w:rPr>
        <w:t>[</w:t>
      </w:r>
      <w:r w:rsidR="00D02ABB">
        <w:rPr>
          <w:rFonts w:ascii="Times New Roman" w:hAnsi="Times New Roman" w:cs="Times New Roman"/>
        </w:rPr>
        <w:t>25]</w:t>
      </w:r>
      <w:r w:rsidR="00D02ABB">
        <w:rPr>
          <w:rFonts w:ascii="Times New Roman" w:hAnsi="Times New Roman" w:cs="Times New Roman" w:hint="eastAsia"/>
        </w:rPr>
        <w:t>。</w:t>
      </w:r>
      <w:r>
        <w:rPr>
          <w:rFonts w:ascii="Times New Roman" w:hAnsi="Times New Roman" w:cs="Times New Roman" w:hint="eastAsia"/>
        </w:rPr>
        <w:t>该数据集共包含</w:t>
      </w:r>
      <w:r>
        <w:rPr>
          <w:rFonts w:ascii="Times New Roman" w:hAnsi="Times New Roman" w:cs="Times New Roman" w:hint="eastAsia"/>
        </w:rPr>
        <w:t>4</w:t>
      </w:r>
      <w:r>
        <w:rPr>
          <w:rFonts w:ascii="Times New Roman" w:hAnsi="Times New Roman" w:cs="Times New Roman"/>
        </w:rPr>
        <w:t>8</w:t>
      </w:r>
      <w:r>
        <w:rPr>
          <w:rFonts w:ascii="Times New Roman" w:hAnsi="Times New Roman" w:cs="Times New Roman" w:hint="eastAsia"/>
        </w:rPr>
        <w:t>条长度为</w:t>
      </w: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分钟的双导联</w:t>
      </w:r>
      <w:r>
        <w:rPr>
          <w:rFonts w:ascii="Times New Roman" w:hAnsi="Times New Roman" w:cs="Times New Roman" w:hint="eastAsia"/>
        </w:rPr>
        <w:t>ECG</w:t>
      </w:r>
      <w:r>
        <w:rPr>
          <w:rFonts w:ascii="Times New Roman" w:hAnsi="Times New Roman" w:cs="Times New Roman" w:hint="eastAsia"/>
        </w:rPr>
        <w:t>数据，所有的</w:t>
      </w:r>
      <w:r>
        <w:rPr>
          <w:rFonts w:ascii="Times New Roman" w:hAnsi="Times New Roman" w:cs="Times New Roman" w:hint="eastAsia"/>
        </w:rPr>
        <w:t>QRS</w:t>
      </w:r>
      <w:r>
        <w:rPr>
          <w:rFonts w:ascii="Times New Roman" w:hAnsi="Times New Roman" w:cs="Times New Roman" w:hint="eastAsia"/>
        </w:rPr>
        <w:t>波都有对应的标注</w:t>
      </w:r>
      <w:r>
        <w:rPr>
          <w:rFonts w:ascii="Times New Roman" w:hAnsi="Times New Roman" w:cs="Times New Roman" w:hint="eastAsia"/>
        </w:rPr>
        <w:t>，</w:t>
      </w:r>
      <w:r w:rsidR="00141013">
        <w:rPr>
          <w:rFonts w:ascii="Times New Roman" w:hAnsi="Times New Roman" w:cs="Times New Roman" w:hint="eastAsia"/>
        </w:rPr>
        <w:t>所有的</w:t>
      </w:r>
      <w:r w:rsidR="00141013">
        <w:rPr>
          <w:rFonts w:ascii="Times New Roman" w:hAnsi="Times New Roman" w:cs="Times New Roman" w:hint="eastAsia"/>
        </w:rPr>
        <w:t>ECG</w:t>
      </w:r>
      <w:r w:rsidR="00141013">
        <w:rPr>
          <w:rFonts w:ascii="Times New Roman" w:hAnsi="Times New Roman" w:cs="Times New Roman" w:hint="eastAsia"/>
        </w:rPr>
        <w:t>数据</w:t>
      </w:r>
      <w:r w:rsidR="00141013">
        <w:rPr>
          <w:rFonts w:ascii="Times New Roman" w:hAnsi="Times New Roman" w:cs="Times New Roman" w:hint="eastAsia"/>
        </w:rPr>
        <w:t>经</w:t>
      </w:r>
      <w:r w:rsidR="00141013">
        <w:rPr>
          <w:rFonts w:ascii="Times New Roman" w:hAnsi="Times New Roman" w:cs="Times New Roman" w:hint="eastAsia"/>
        </w:rPr>
        <w:t>0.</w:t>
      </w:r>
      <w:r w:rsidR="00141013">
        <w:rPr>
          <w:rFonts w:ascii="Times New Roman" w:hAnsi="Times New Roman" w:cs="Times New Roman"/>
        </w:rPr>
        <w:t>1</w:t>
      </w:r>
      <w:r w:rsidR="00141013">
        <w:rPr>
          <w:rFonts w:ascii="Times New Roman" w:hAnsi="Times New Roman" w:cs="Times New Roman" w:hint="eastAsia"/>
        </w:rPr>
        <w:t>-</w:t>
      </w:r>
      <w:r w:rsidR="00141013">
        <w:rPr>
          <w:rFonts w:ascii="Times New Roman" w:hAnsi="Times New Roman" w:cs="Times New Roman"/>
        </w:rPr>
        <w:t>100</w:t>
      </w:r>
      <w:r w:rsidR="00141013">
        <w:rPr>
          <w:rFonts w:ascii="Times New Roman" w:hAnsi="Times New Roman" w:cs="Times New Roman" w:hint="eastAsia"/>
        </w:rPr>
        <w:t>Hz</w:t>
      </w:r>
      <w:r w:rsidR="00141013">
        <w:rPr>
          <w:rFonts w:ascii="Times New Roman" w:hAnsi="Times New Roman" w:cs="Times New Roman" w:hint="eastAsia"/>
        </w:rPr>
        <w:t>的带通滤波器滤波后，在</w:t>
      </w:r>
      <w:r w:rsidR="00141013">
        <w:rPr>
          <w:rFonts w:ascii="Times New Roman" w:hAnsi="Times New Roman" w:cs="Times New Roman"/>
        </w:rPr>
        <w:t>360</w:t>
      </w:r>
      <w:r w:rsidR="00141013">
        <w:rPr>
          <w:rFonts w:ascii="Times New Roman" w:hAnsi="Times New Roman" w:cs="Times New Roman" w:hint="eastAsia"/>
        </w:rPr>
        <w:t>Hz</w:t>
      </w:r>
      <w:r w:rsidR="00141013">
        <w:rPr>
          <w:rFonts w:ascii="Times New Roman" w:hAnsi="Times New Roman" w:cs="Times New Roman" w:hint="eastAsia"/>
        </w:rPr>
        <w:t>下进行采样。</w:t>
      </w:r>
      <w:r w:rsidR="00141013">
        <w:rPr>
          <w:rFonts w:ascii="Times New Roman" w:hAnsi="Times New Roman" w:cs="Times New Roman" w:hint="eastAsia"/>
        </w:rPr>
        <w:t>数据的特点为：</w:t>
      </w:r>
      <w:r w:rsidR="00141013">
        <w:rPr>
          <w:rFonts w:ascii="Times New Roman" w:hAnsi="Times New Roman" w:cs="Times New Roman" w:hint="eastAsia"/>
        </w:rPr>
        <w:t>(</w:t>
      </w:r>
      <w:r w:rsidR="00141013">
        <w:rPr>
          <w:rFonts w:ascii="Times New Roman" w:hAnsi="Times New Roman" w:cs="Times New Roman"/>
        </w:rPr>
        <w:t>1)</w:t>
      </w:r>
      <w:r w:rsidR="003D131B" w:rsidRPr="00141013">
        <w:rPr>
          <w:rFonts w:ascii="Times New Roman" w:hAnsi="Times New Roman" w:cs="Times New Roman" w:hint="eastAsia"/>
        </w:rPr>
        <w:t>共有</w:t>
      </w:r>
      <w:r w:rsidR="003D131B" w:rsidRPr="00141013">
        <w:rPr>
          <w:rFonts w:ascii="Times New Roman" w:hAnsi="Times New Roman" w:cs="Times New Roman"/>
        </w:rPr>
        <w:t>1000</w:t>
      </w:r>
      <w:r w:rsidR="003D131B" w:rsidRPr="00141013">
        <w:rPr>
          <w:rFonts w:ascii="Times New Roman" w:hAnsi="Times New Roman" w:cs="Times New Roman" w:hint="eastAsia"/>
        </w:rPr>
        <w:t>条数据，每条数据</w:t>
      </w:r>
      <w:r w:rsidR="00D02ABB" w:rsidRPr="00141013">
        <w:rPr>
          <w:rFonts w:ascii="Times New Roman" w:hAnsi="Times New Roman" w:cs="Times New Roman" w:hint="eastAsia"/>
        </w:rPr>
        <w:t>的长度为</w:t>
      </w:r>
      <w:r w:rsidR="003D131B" w:rsidRPr="00141013">
        <w:rPr>
          <w:rFonts w:ascii="Times New Roman" w:hAnsi="Times New Roman" w:cs="Times New Roman" w:hint="eastAsia"/>
        </w:rPr>
        <w:t>1</w:t>
      </w:r>
      <w:r w:rsidR="003D131B" w:rsidRPr="00141013">
        <w:rPr>
          <w:rFonts w:ascii="Times New Roman" w:hAnsi="Times New Roman" w:cs="Times New Roman"/>
        </w:rPr>
        <w:t>0</w:t>
      </w:r>
      <w:r w:rsidR="003D131B" w:rsidRPr="00141013">
        <w:rPr>
          <w:rFonts w:ascii="Times New Roman" w:hAnsi="Times New Roman" w:cs="Times New Roman" w:hint="eastAsia"/>
        </w:rPr>
        <w:t>秒</w:t>
      </w:r>
      <w:r w:rsidR="00D02ABB" w:rsidRPr="00141013">
        <w:rPr>
          <w:rFonts w:ascii="Times New Roman" w:hAnsi="Times New Roman" w:cs="Times New Roman" w:hint="eastAsia"/>
        </w:rPr>
        <w:t>，不同样本之间</w:t>
      </w:r>
      <w:r w:rsidR="003D131B" w:rsidRPr="00141013">
        <w:rPr>
          <w:rFonts w:ascii="Times New Roman" w:hAnsi="Times New Roman" w:cs="Times New Roman" w:hint="eastAsia"/>
        </w:rPr>
        <w:t>互不重叠；</w:t>
      </w:r>
      <w:r w:rsidR="00141013">
        <w:rPr>
          <w:rFonts w:ascii="Times New Roman" w:hAnsi="Times New Roman" w:cs="Times New Roman" w:hint="eastAsia"/>
        </w:rPr>
        <w:t>(</w:t>
      </w:r>
      <w:r w:rsidR="00141013">
        <w:rPr>
          <w:rFonts w:ascii="Times New Roman" w:hAnsi="Times New Roman" w:cs="Times New Roman"/>
        </w:rPr>
        <w:t>2)</w:t>
      </w:r>
      <w:r w:rsidR="003D131B" w:rsidRPr="00141013">
        <w:rPr>
          <w:rFonts w:ascii="Times New Roman" w:hAnsi="Times New Roman" w:cs="Times New Roman"/>
        </w:rPr>
        <w:t>信号</w:t>
      </w:r>
      <w:r w:rsidR="003D131B" w:rsidRPr="00141013">
        <w:rPr>
          <w:rFonts w:ascii="Times New Roman" w:hAnsi="Times New Roman" w:cs="Times New Roman" w:hint="eastAsia"/>
        </w:rPr>
        <w:t>共</w:t>
      </w:r>
      <w:r w:rsidR="003D131B" w:rsidRPr="00141013">
        <w:rPr>
          <w:rFonts w:ascii="Times New Roman" w:hAnsi="Times New Roman" w:cs="Times New Roman"/>
        </w:rPr>
        <w:t>来自</w:t>
      </w:r>
      <w:r w:rsidR="003D131B" w:rsidRPr="00141013">
        <w:rPr>
          <w:rFonts w:ascii="Times New Roman" w:hAnsi="Times New Roman" w:cs="Times New Roman"/>
        </w:rPr>
        <w:t>45</w:t>
      </w:r>
      <w:r w:rsidR="003D131B" w:rsidRPr="00141013">
        <w:rPr>
          <w:rFonts w:ascii="Times New Roman" w:hAnsi="Times New Roman" w:cs="Times New Roman" w:hint="eastAsia"/>
        </w:rPr>
        <w:t>名</w:t>
      </w:r>
      <w:r w:rsidR="003D131B" w:rsidRPr="00141013">
        <w:rPr>
          <w:rFonts w:ascii="Times New Roman" w:hAnsi="Times New Roman" w:cs="Times New Roman"/>
        </w:rPr>
        <w:t>患者：</w:t>
      </w:r>
      <w:r w:rsidR="003D131B" w:rsidRPr="00141013">
        <w:rPr>
          <w:rFonts w:ascii="Times New Roman" w:hAnsi="Times New Roman" w:cs="Times New Roman" w:hint="eastAsia"/>
        </w:rPr>
        <w:t>包括</w:t>
      </w:r>
      <w:r w:rsidR="003D131B" w:rsidRPr="00141013">
        <w:rPr>
          <w:rFonts w:ascii="Times New Roman" w:hAnsi="Times New Roman" w:cs="Times New Roman"/>
        </w:rPr>
        <w:t>19</w:t>
      </w:r>
      <w:r w:rsidR="003D131B" w:rsidRPr="00141013">
        <w:rPr>
          <w:rFonts w:ascii="Times New Roman" w:hAnsi="Times New Roman" w:cs="Times New Roman"/>
        </w:rPr>
        <w:t>位女性（</w:t>
      </w:r>
      <w:r w:rsidR="003D131B" w:rsidRPr="00141013">
        <w:rPr>
          <w:rFonts w:ascii="Times New Roman" w:hAnsi="Times New Roman" w:cs="Times New Roman"/>
        </w:rPr>
        <w:t>23-89</w:t>
      </w:r>
      <w:r w:rsidR="003D131B" w:rsidRPr="00141013">
        <w:rPr>
          <w:rFonts w:ascii="Times New Roman" w:hAnsi="Times New Roman" w:cs="Times New Roman"/>
        </w:rPr>
        <w:t>岁）和</w:t>
      </w:r>
      <w:r w:rsidR="003D131B" w:rsidRPr="00141013">
        <w:rPr>
          <w:rFonts w:ascii="Times New Roman" w:hAnsi="Times New Roman" w:cs="Times New Roman"/>
        </w:rPr>
        <w:t>26</w:t>
      </w:r>
      <w:r w:rsidR="003D131B" w:rsidRPr="00141013">
        <w:rPr>
          <w:rFonts w:ascii="Times New Roman" w:hAnsi="Times New Roman" w:cs="Times New Roman"/>
        </w:rPr>
        <w:t>位男性（</w:t>
      </w:r>
      <w:r w:rsidR="003D131B" w:rsidRPr="00141013">
        <w:rPr>
          <w:rFonts w:ascii="Times New Roman" w:hAnsi="Times New Roman" w:cs="Times New Roman"/>
        </w:rPr>
        <w:t>32-89</w:t>
      </w:r>
      <w:r w:rsidR="003D131B" w:rsidRPr="00141013">
        <w:rPr>
          <w:rFonts w:ascii="Times New Roman" w:hAnsi="Times New Roman" w:cs="Times New Roman"/>
        </w:rPr>
        <w:t>岁）</w:t>
      </w:r>
      <w:r w:rsidR="003D131B" w:rsidRPr="00141013">
        <w:rPr>
          <w:rFonts w:ascii="Times New Roman" w:hAnsi="Times New Roman" w:cs="Times New Roman" w:hint="eastAsia"/>
        </w:rPr>
        <w:t>；</w:t>
      </w:r>
      <w:r w:rsidR="00141013">
        <w:rPr>
          <w:rFonts w:ascii="Times New Roman" w:hAnsi="Times New Roman" w:cs="Times New Roman" w:hint="eastAsia"/>
        </w:rPr>
        <w:t>(</w:t>
      </w:r>
      <w:r w:rsidR="00141013">
        <w:rPr>
          <w:rFonts w:ascii="Times New Roman" w:hAnsi="Times New Roman" w:cs="Times New Roman"/>
        </w:rPr>
        <w:t>3)</w:t>
      </w:r>
      <w:r w:rsidR="003D131B" w:rsidRPr="00141013">
        <w:rPr>
          <w:rFonts w:ascii="Times New Roman" w:hAnsi="Times New Roman" w:cs="Times New Roman"/>
        </w:rPr>
        <w:t>信号包含</w:t>
      </w:r>
      <w:r w:rsidR="003D131B" w:rsidRPr="00141013">
        <w:rPr>
          <w:rFonts w:ascii="Times New Roman" w:hAnsi="Times New Roman" w:cs="Times New Roman"/>
        </w:rPr>
        <w:t>17</w:t>
      </w:r>
      <w:r w:rsidR="003D131B" w:rsidRPr="00141013">
        <w:rPr>
          <w:rFonts w:ascii="Times New Roman" w:hAnsi="Times New Roman" w:cs="Times New Roman"/>
        </w:rPr>
        <w:t>种类别：正常窦性心律，起搏器节律和</w:t>
      </w:r>
      <w:r w:rsidR="003D131B" w:rsidRPr="00141013">
        <w:rPr>
          <w:rFonts w:ascii="Times New Roman" w:hAnsi="Times New Roman" w:cs="Times New Roman"/>
        </w:rPr>
        <w:t>15</w:t>
      </w:r>
      <w:r w:rsidR="003D131B" w:rsidRPr="00141013">
        <w:rPr>
          <w:rFonts w:ascii="Times New Roman" w:hAnsi="Times New Roman" w:cs="Times New Roman"/>
        </w:rPr>
        <w:t>种</w:t>
      </w:r>
      <w:r w:rsidR="00141013">
        <w:rPr>
          <w:rFonts w:ascii="Times New Roman" w:hAnsi="Times New Roman" w:cs="Times New Roman" w:hint="eastAsia"/>
        </w:rPr>
        <w:t>类型的</w:t>
      </w:r>
      <w:r w:rsidR="003D131B" w:rsidRPr="00141013">
        <w:rPr>
          <w:rFonts w:ascii="Times New Roman" w:hAnsi="Times New Roman" w:cs="Times New Roman" w:hint="eastAsia"/>
        </w:rPr>
        <w:t>心律失常，每种类型</w:t>
      </w:r>
      <w:r w:rsidR="003D131B" w:rsidRPr="00141013">
        <w:rPr>
          <w:rFonts w:ascii="Times New Roman" w:hAnsi="Times New Roman" w:cs="Times New Roman"/>
        </w:rPr>
        <w:t>至少</w:t>
      </w:r>
      <w:r w:rsidR="003D131B" w:rsidRPr="00141013">
        <w:rPr>
          <w:rFonts w:ascii="Times New Roman" w:hAnsi="Times New Roman" w:cs="Times New Roman" w:hint="eastAsia"/>
        </w:rPr>
        <w:t>包含</w:t>
      </w:r>
      <w:r w:rsidR="003D131B" w:rsidRPr="00141013">
        <w:rPr>
          <w:rFonts w:ascii="Times New Roman" w:hAnsi="Times New Roman" w:cs="Times New Roman"/>
        </w:rPr>
        <w:t>10</w:t>
      </w:r>
      <w:r w:rsidR="003D131B" w:rsidRPr="00141013">
        <w:rPr>
          <w:rFonts w:ascii="Times New Roman" w:hAnsi="Times New Roman" w:cs="Times New Roman" w:hint="eastAsia"/>
        </w:rPr>
        <w:t>段</w:t>
      </w:r>
      <w:r w:rsidR="003D131B" w:rsidRPr="00141013">
        <w:rPr>
          <w:rFonts w:ascii="Times New Roman" w:hAnsi="Times New Roman" w:cs="Times New Roman"/>
        </w:rPr>
        <w:t>信号</w:t>
      </w:r>
      <w:r w:rsidR="00141013">
        <w:rPr>
          <w:rFonts w:ascii="Times New Roman" w:hAnsi="Times New Roman" w:cs="Times New Roman" w:hint="eastAsia"/>
        </w:rPr>
        <w:t>；</w:t>
      </w:r>
      <w:r w:rsidR="00141013">
        <w:rPr>
          <w:rFonts w:ascii="Times New Roman" w:hAnsi="Times New Roman" w:cs="Times New Roman" w:hint="eastAsia"/>
        </w:rPr>
        <w:t>(</w:t>
      </w:r>
      <w:r w:rsidR="00141013">
        <w:rPr>
          <w:rFonts w:ascii="Times New Roman" w:hAnsi="Times New Roman" w:cs="Times New Roman"/>
        </w:rPr>
        <w:t>4)</w:t>
      </w:r>
      <w:r w:rsidR="003D131B" w:rsidRPr="00141013">
        <w:rPr>
          <w:rFonts w:ascii="Times New Roman" w:hAnsi="Times New Roman" w:cs="Times New Roman" w:hint="eastAsia"/>
        </w:rPr>
        <w:t>信号均来自</w:t>
      </w:r>
      <w:r w:rsidR="004E496B" w:rsidRPr="00141013">
        <w:rPr>
          <w:rFonts w:ascii="Times New Roman" w:hAnsi="Times New Roman" w:cs="Times New Roman"/>
        </w:rPr>
        <w:t>modified limb lead II</w:t>
      </w:r>
      <w:r w:rsidR="00141013">
        <w:rPr>
          <w:rFonts w:ascii="Times New Roman" w:hAnsi="Times New Roman" w:cs="Times New Roman" w:hint="eastAsia"/>
        </w:rPr>
        <w:t>。心律类型分布如表</w:t>
      </w:r>
      <w:r w:rsidR="00141013">
        <w:rPr>
          <w:rFonts w:ascii="Times New Roman" w:hAnsi="Times New Roman" w:cs="Times New Roman" w:hint="eastAsia"/>
        </w:rPr>
        <w:t>X</w:t>
      </w:r>
      <w:r w:rsidR="00141013">
        <w:rPr>
          <w:rFonts w:ascii="Times New Roman" w:hAnsi="Times New Roman" w:cs="Times New Roman" w:hint="eastAsia"/>
        </w:rPr>
        <w:t>所示：</w:t>
      </w:r>
    </w:p>
    <w:p w14:paraId="59A6C5A2" w14:textId="77777777" w:rsidR="00A47F84" w:rsidRPr="00A47F84" w:rsidRDefault="00A47F84" w:rsidP="00A47F84">
      <w:pPr>
        <w:ind w:left="420"/>
        <w:jc w:val="center"/>
        <w:rPr>
          <w:rFonts w:ascii="Times New Roman" w:hAnsi="Times New Roman" w:cs="Times New Roman"/>
        </w:rPr>
      </w:pPr>
      <w:r w:rsidRPr="00A47F84">
        <w:rPr>
          <w:rFonts w:ascii="Times New Roman" w:hAnsi="Times New Roman" w:cs="Times New Roman"/>
          <w:b/>
        </w:rPr>
        <w:t>Table X</w:t>
      </w:r>
      <w:r w:rsidRPr="00A47F84">
        <w:rPr>
          <w:rFonts w:ascii="Times New Roman" w:hAnsi="Times New Roman" w:cs="Times New Roman"/>
        </w:rPr>
        <w:t>. The description of ECG samples used for the various heart rhythm classes</w:t>
      </w:r>
    </w:p>
    <w:tbl>
      <w:tblPr>
        <w:tblStyle w:val="af2"/>
        <w:tblW w:w="0" w:type="auto"/>
        <w:jc w:val="center"/>
        <w:tblLook w:val="04A0" w:firstRow="1" w:lastRow="0" w:firstColumn="1" w:lastColumn="0" w:noHBand="0" w:noVBand="1"/>
      </w:tblPr>
      <w:tblGrid>
        <w:gridCol w:w="562"/>
        <w:gridCol w:w="3402"/>
        <w:gridCol w:w="1701"/>
      </w:tblGrid>
      <w:tr w:rsidR="00A47F84" w14:paraId="7A3C09BC" w14:textId="77777777" w:rsidTr="0056132B">
        <w:trPr>
          <w:jc w:val="center"/>
        </w:trPr>
        <w:tc>
          <w:tcPr>
            <w:tcW w:w="562" w:type="dxa"/>
            <w:tcBorders>
              <w:bottom w:val="double" w:sz="4" w:space="0" w:color="auto"/>
            </w:tcBorders>
          </w:tcPr>
          <w:p w14:paraId="6DF8CE76" w14:textId="77777777" w:rsidR="00A47F84" w:rsidRDefault="00A47F84" w:rsidP="0056132B">
            <w:pPr>
              <w:jc w:val="center"/>
              <w:rPr>
                <w:rFonts w:ascii="Times New Roman" w:hAnsi="Times New Roman" w:cs="Times New Roman"/>
              </w:rPr>
            </w:pPr>
            <w:r>
              <w:rPr>
                <w:rFonts w:ascii="Times New Roman" w:hAnsi="Times New Roman" w:cs="Times New Roman"/>
              </w:rPr>
              <w:t>N</w:t>
            </w:r>
            <w:r>
              <w:rPr>
                <w:rFonts w:ascii="Times New Roman" w:hAnsi="Times New Roman" w:cs="Times New Roman" w:hint="eastAsia"/>
              </w:rPr>
              <w:t>o</w:t>
            </w:r>
            <w:r>
              <w:rPr>
                <w:rFonts w:ascii="Times New Roman" w:hAnsi="Times New Roman" w:cs="Times New Roman"/>
              </w:rPr>
              <w:t>.</w:t>
            </w:r>
          </w:p>
        </w:tc>
        <w:tc>
          <w:tcPr>
            <w:tcW w:w="3402" w:type="dxa"/>
            <w:tcBorders>
              <w:bottom w:val="double" w:sz="4" w:space="0" w:color="auto"/>
            </w:tcBorders>
          </w:tcPr>
          <w:p w14:paraId="7D15734F" w14:textId="34A00389" w:rsidR="00A47F84" w:rsidRDefault="00A47F84" w:rsidP="0056132B">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lass</w:t>
            </w:r>
          </w:p>
        </w:tc>
        <w:tc>
          <w:tcPr>
            <w:tcW w:w="1701" w:type="dxa"/>
            <w:tcBorders>
              <w:bottom w:val="double" w:sz="4" w:space="0" w:color="auto"/>
            </w:tcBorders>
          </w:tcPr>
          <w:p w14:paraId="3AF59403" w14:textId="77777777" w:rsidR="00A47F84" w:rsidRDefault="00A47F84" w:rsidP="0056132B">
            <w:pPr>
              <w:jc w:val="center"/>
              <w:rPr>
                <w:rFonts w:ascii="Times New Roman" w:hAnsi="Times New Roman" w:cs="Times New Roman"/>
              </w:rPr>
            </w:pPr>
            <w:r>
              <w:rPr>
                <w:rFonts w:ascii="Times New Roman" w:hAnsi="Times New Roman" w:cs="Times New Roman"/>
              </w:rPr>
              <w:t>N</w:t>
            </w:r>
            <w:r>
              <w:rPr>
                <w:rFonts w:ascii="Times New Roman" w:hAnsi="Times New Roman" w:cs="Times New Roman" w:hint="eastAsia"/>
              </w:rPr>
              <w:t>o</w:t>
            </w:r>
            <w:r>
              <w:rPr>
                <w:rFonts w:ascii="Times New Roman" w:hAnsi="Times New Roman" w:cs="Times New Roman"/>
              </w:rPr>
              <w:t>. of Instances</w:t>
            </w:r>
          </w:p>
        </w:tc>
      </w:tr>
      <w:tr w:rsidR="00A47F84" w14:paraId="5B2CD33B" w14:textId="77777777" w:rsidTr="0056132B">
        <w:trPr>
          <w:jc w:val="center"/>
        </w:trPr>
        <w:tc>
          <w:tcPr>
            <w:tcW w:w="562" w:type="dxa"/>
            <w:tcBorders>
              <w:top w:val="double" w:sz="4" w:space="0" w:color="auto"/>
            </w:tcBorders>
          </w:tcPr>
          <w:p w14:paraId="6C4E588C" w14:textId="77777777" w:rsidR="00A47F84" w:rsidRDefault="00A47F84" w:rsidP="0056132B">
            <w:pPr>
              <w:jc w:val="center"/>
              <w:rPr>
                <w:rFonts w:ascii="Times New Roman" w:hAnsi="Times New Roman" w:cs="Times New Roman"/>
              </w:rPr>
            </w:pPr>
            <w:r>
              <w:rPr>
                <w:rFonts w:ascii="Times New Roman" w:hAnsi="Times New Roman" w:cs="Times New Roman" w:hint="eastAsia"/>
              </w:rPr>
              <w:t>1</w:t>
            </w:r>
          </w:p>
        </w:tc>
        <w:tc>
          <w:tcPr>
            <w:tcW w:w="3402" w:type="dxa"/>
            <w:tcBorders>
              <w:top w:val="double" w:sz="4" w:space="0" w:color="auto"/>
            </w:tcBorders>
          </w:tcPr>
          <w:p w14:paraId="14A7D864" w14:textId="77777777" w:rsidR="00A47F84" w:rsidRDefault="00A47F84" w:rsidP="0056132B">
            <w:pPr>
              <w:jc w:val="center"/>
              <w:rPr>
                <w:rFonts w:ascii="Times New Roman" w:hAnsi="Times New Roman" w:cs="Times New Roman"/>
              </w:rPr>
            </w:pPr>
            <w:r w:rsidRPr="00366CBD">
              <w:rPr>
                <w:rFonts w:ascii="Times New Roman" w:hAnsi="Times New Roman" w:cs="Times New Roman"/>
              </w:rPr>
              <w:t>Normal sinus rhythm</w:t>
            </w:r>
          </w:p>
        </w:tc>
        <w:tc>
          <w:tcPr>
            <w:tcW w:w="1701" w:type="dxa"/>
            <w:tcBorders>
              <w:top w:val="double" w:sz="4" w:space="0" w:color="auto"/>
            </w:tcBorders>
          </w:tcPr>
          <w:p w14:paraId="06252C9A" w14:textId="77777777" w:rsidR="00A47F84" w:rsidRDefault="00A47F84" w:rsidP="0056132B">
            <w:pPr>
              <w:jc w:val="center"/>
              <w:rPr>
                <w:rFonts w:ascii="Times New Roman" w:hAnsi="Times New Roman" w:cs="Times New Roman"/>
              </w:rPr>
            </w:pPr>
            <w:r>
              <w:rPr>
                <w:rFonts w:ascii="Times New Roman" w:hAnsi="Times New Roman" w:cs="Times New Roman"/>
              </w:rPr>
              <w:t>283</w:t>
            </w:r>
          </w:p>
        </w:tc>
      </w:tr>
      <w:tr w:rsidR="0004490A" w14:paraId="68CE4A1F" w14:textId="77777777" w:rsidTr="00AF1AC0">
        <w:trPr>
          <w:jc w:val="center"/>
        </w:trPr>
        <w:tc>
          <w:tcPr>
            <w:tcW w:w="562" w:type="dxa"/>
          </w:tcPr>
          <w:p w14:paraId="799ACD15" w14:textId="258A3B08" w:rsidR="0004490A" w:rsidRDefault="0004490A" w:rsidP="0004490A">
            <w:pPr>
              <w:jc w:val="center"/>
              <w:rPr>
                <w:rFonts w:ascii="Times New Roman" w:hAnsi="Times New Roman" w:cs="Times New Roman"/>
              </w:rPr>
            </w:pPr>
            <w:r>
              <w:rPr>
                <w:rFonts w:ascii="Times New Roman" w:hAnsi="Times New Roman" w:cs="Times New Roman" w:hint="eastAsia"/>
              </w:rPr>
              <w:t>2</w:t>
            </w:r>
          </w:p>
        </w:tc>
        <w:tc>
          <w:tcPr>
            <w:tcW w:w="3402" w:type="dxa"/>
            <w:tcBorders>
              <w:top w:val="single" w:sz="4" w:space="0" w:color="auto"/>
            </w:tcBorders>
          </w:tcPr>
          <w:p w14:paraId="42BA95EA" w14:textId="776BBA61" w:rsidR="0004490A" w:rsidRPr="00366CBD" w:rsidRDefault="0004490A" w:rsidP="0004490A">
            <w:pPr>
              <w:jc w:val="center"/>
              <w:rPr>
                <w:rFonts w:ascii="Times New Roman" w:hAnsi="Times New Roman" w:cs="Times New Roman"/>
              </w:rPr>
            </w:pPr>
            <w:r w:rsidRPr="00366CBD">
              <w:rPr>
                <w:rFonts w:ascii="Times New Roman" w:hAnsi="Times New Roman" w:cs="Times New Roman"/>
              </w:rPr>
              <w:t>Ventricular tachycardia</w:t>
            </w:r>
          </w:p>
        </w:tc>
        <w:tc>
          <w:tcPr>
            <w:tcW w:w="1701" w:type="dxa"/>
            <w:tcBorders>
              <w:top w:val="single" w:sz="4" w:space="0" w:color="auto"/>
            </w:tcBorders>
          </w:tcPr>
          <w:p w14:paraId="0B161272" w14:textId="7ADA08A1"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r>
      <w:tr w:rsidR="0004490A" w14:paraId="48563065" w14:textId="77777777" w:rsidTr="0056132B">
        <w:trPr>
          <w:jc w:val="center"/>
        </w:trPr>
        <w:tc>
          <w:tcPr>
            <w:tcW w:w="562" w:type="dxa"/>
          </w:tcPr>
          <w:p w14:paraId="41663B26" w14:textId="13CF239D" w:rsidR="0004490A" w:rsidRDefault="0004490A" w:rsidP="0004490A">
            <w:pPr>
              <w:jc w:val="center"/>
              <w:rPr>
                <w:rFonts w:ascii="Times New Roman" w:hAnsi="Times New Roman" w:cs="Times New Roman"/>
              </w:rPr>
            </w:pPr>
            <w:r>
              <w:rPr>
                <w:rFonts w:ascii="Times New Roman" w:hAnsi="Times New Roman" w:cs="Times New Roman" w:hint="eastAsia"/>
              </w:rPr>
              <w:t>3</w:t>
            </w:r>
          </w:p>
        </w:tc>
        <w:tc>
          <w:tcPr>
            <w:tcW w:w="3402" w:type="dxa"/>
          </w:tcPr>
          <w:p w14:paraId="09F7FE18" w14:textId="4852F044" w:rsidR="0004490A" w:rsidRPr="00366CBD" w:rsidRDefault="0004490A" w:rsidP="0004490A">
            <w:pPr>
              <w:jc w:val="center"/>
              <w:rPr>
                <w:rFonts w:ascii="Times New Roman" w:hAnsi="Times New Roman" w:cs="Times New Roman"/>
              </w:rPr>
            </w:pPr>
            <w:r>
              <w:rPr>
                <w:rFonts w:ascii="Times New Roman" w:hAnsi="Times New Roman" w:cs="Times New Roman"/>
              </w:rPr>
              <w:t>Idioventricular rhythm</w:t>
            </w:r>
          </w:p>
        </w:tc>
        <w:tc>
          <w:tcPr>
            <w:tcW w:w="1701" w:type="dxa"/>
          </w:tcPr>
          <w:p w14:paraId="09DB97AB" w14:textId="6F499793"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r>
      <w:tr w:rsidR="0004490A" w14:paraId="4C91D0BA" w14:textId="77777777" w:rsidTr="0056132B">
        <w:trPr>
          <w:jc w:val="center"/>
        </w:trPr>
        <w:tc>
          <w:tcPr>
            <w:tcW w:w="562" w:type="dxa"/>
          </w:tcPr>
          <w:p w14:paraId="61B05C9E" w14:textId="325195DC" w:rsidR="0004490A" w:rsidRDefault="0004490A" w:rsidP="0004490A">
            <w:pPr>
              <w:jc w:val="center"/>
              <w:rPr>
                <w:rFonts w:ascii="Times New Roman" w:hAnsi="Times New Roman" w:cs="Times New Roman"/>
              </w:rPr>
            </w:pPr>
            <w:r>
              <w:rPr>
                <w:rFonts w:ascii="Times New Roman" w:hAnsi="Times New Roman" w:cs="Times New Roman" w:hint="eastAsia"/>
              </w:rPr>
              <w:t>4</w:t>
            </w:r>
          </w:p>
        </w:tc>
        <w:tc>
          <w:tcPr>
            <w:tcW w:w="3402" w:type="dxa"/>
          </w:tcPr>
          <w:p w14:paraId="45DDFF9A" w14:textId="598E6F5C" w:rsidR="0004490A" w:rsidRDefault="0004490A" w:rsidP="0004490A">
            <w:pPr>
              <w:jc w:val="center"/>
              <w:rPr>
                <w:rFonts w:ascii="Times New Roman" w:hAnsi="Times New Roman" w:cs="Times New Roman"/>
              </w:rPr>
            </w:pPr>
            <w:r>
              <w:rPr>
                <w:rFonts w:ascii="Times New Roman" w:hAnsi="Times New Roman" w:cs="Times New Roman"/>
              </w:rPr>
              <w:t>Ventricular flutter</w:t>
            </w:r>
          </w:p>
        </w:tc>
        <w:tc>
          <w:tcPr>
            <w:tcW w:w="1701" w:type="dxa"/>
          </w:tcPr>
          <w:p w14:paraId="70A3877E" w14:textId="51A41265"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r>
      <w:tr w:rsidR="0004490A" w14:paraId="6228EE2D" w14:textId="77777777" w:rsidTr="0056132B">
        <w:trPr>
          <w:jc w:val="center"/>
        </w:trPr>
        <w:tc>
          <w:tcPr>
            <w:tcW w:w="562" w:type="dxa"/>
          </w:tcPr>
          <w:p w14:paraId="3E6AC369" w14:textId="7EEEECFD" w:rsidR="0004490A" w:rsidRDefault="0004490A" w:rsidP="0004490A">
            <w:pPr>
              <w:jc w:val="center"/>
              <w:rPr>
                <w:rFonts w:ascii="Times New Roman" w:hAnsi="Times New Roman" w:cs="Times New Roman"/>
              </w:rPr>
            </w:pPr>
            <w:r>
              <w:rPr>
                <w:rFonts w:ascii="Times New Roman" w:hAnsi="Times New Roman" w:cs="Times New Roman" w:hint="eastAsia"/>
              </w:rPr>
              <w:t>5</w:t>
            </w:r>
          </w:p>
        </w:tc>
        <w:tc>
          <w:tcPr>
            <w:tcW w:w="3402" w:type="dxa"/>
          </w:tcPr>
          <w:p w14:paraId="20D77B13" w14:textId="320F9B29" w:rsidR="0004490A" w:rsidRDefault="0004490A" w:rsidP="0004490A">
            <w:pPr>
              <w:jc w:val="center"/>
              <w:rPr>
                <w:rFonts w:ascii="Times New Roman" w:hAnsi="Times New Roman" w:cs="Times New Roman"/>
              </w:rPr>
            </w:pPr>
            <w:r w:rsidRPr="00366CBD">
              <w:rPr>
                <w:rFonts w:ascii="Times New Roman" w:hAnsi="Times New Roman" w:cs="Times New Roman"/>
              </w:rPr>
              <w:t>Fusion of ventricular and normal beat</w:t>
            </w:r>
          </w:p>
        </w:tc>
        <w:tc>
          <w:tcPr>
            <w:tcW w:w="1701" w:type="dxa"/>
          </w:tcPr>
          <w:p w14:paraId="059938E9" w14:textId="1BC038C2"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p>
        </w:tc>
      </w:tr>
      <w:tr w:rsidR="0004490A" w14:paraId="115A9288" w14:textId="77777777" w:rsidTr="0056132B">
        <w:trPr>
          <w:jc w:val="center"/>
        </w:trPr>
        <w:tc>
          <w:tcPr>
            <w:tcW w:w="562" w:type="dxa"/>
          </w:tcPr>
          <w:p w14:paraId="22C4F6CF" w14:textId="2F069E79" w:rsidR="0004490A" w:rsidRDefault="0004490A" w:rsidP="0004490A">
            <w:pPr>
              <w:jc w:val="center"/>
              <w:rPr>
                <w:rFonts w:ascii="Times New Roman" w:hAnsi="Times New Roman" w:cs="Times New Roman"/>
              </w:rPr>
            </w:pPr>
            <w:r>
              <w:rPr>
                <w:rFonts w:ascii="Times New Roman" w:hAnsi="Times New Roman" w:cs="Times New Roman" w:hint="eastAsia"/>
              </w:rPr>
              <w:t>6</w:t>
            </w:r>
          </w:p>
        </w:tc>
        <w:tc>
          <w:tcPr>
            <w:tcW w:w="3402" w:type="dxa"/>
          </w:tcPr>
          <w:p w14:paraId="793D3192" w14:textId="3CD42EE6" w:rsidR="0004490A" w:rsidRPr="00366CBD" w:rsidRDefault="0004490A" w:rsidP="0004490A">
            <w:pPr>
              <w:jc w:val="center"/>
              <w:rPr>
                <w:rFonts w:ascii="Times New Roman" w:hAnsi="Times New Roman" w:cs="Times New Roman"/>
              </w:rPr>
            </w:pPr>
            <w:r>
              <w:rPr>
                <w:rFonts w:ascii="Times New Roman" w:hAnsi="Times New Roman" w:cs="Times New Roman"/>
              </w:rPr>
              <w:t>Left bundle branch block beat</w:t>
            </w:r>
          </w:p>
        </w:tc>
        <w:tc>
          <w:tcPr>
            <w:tcW w:w="1701" w:type="dxa"/>
          </w:tcPr>
          <w:p w14:paraId="3BA3AE18" w14:textId="331800CD"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03</w:t>
            </w:r>
          </w:p>
        </w:tc>
      </w:tr>
      <w:tr w:rsidR="0004490A" w14:paraId="41253E6F" w14:textId="77777777" w:rsidTr="0056132B">
        <w:trPr>
          <w:jc w:val="center"/>
        </w:trPr>
        <w:tc>
          <w:tcPr>
            <w:tcW w:w="562" w:type="dxa"/>
          </w:tcPr>
          <w:p w14:paraId="38537FCF" w14:textId="2BFA457A" w:rsidR="0004490A" w:rsidRDefault="0004490A" w:rsidP="0004490A">
            <w:pPr>
              <w:jc w:val="center"/>
              <w:rPr>
                <w:rFonts w:ascii="Times New Roman" w:hAnsi="Times New Roman" w:cs="Times New Roman"/>
              </w:rPr>
            </w:pPr>
            <w:r>
              <w:rPr>
                <w:rFonts w:ascii="Times New Roman" w:hAnsi="Times New Roman" w:cs="Times New Roman" w:hint="eastAsia"/>
              </w:rPr>
              <w:t>7</w:t>
            </w:r>
          </w:p>
        </w:tc>
        <w:tc>
          <w:tcPr>
            <w:tcW w:w="3402" w:type="dxa"/>
          </w:tcPr>
          <w:p w14:paraId="765AF8BF" w14:textId="3AE38ABF" w:rsidR="0004490A" w:rsidRPr="00366CBD" w:rsidRDefault="0004490A" w:rsidP="0004490A">
            <w:pPr>
              <w:jc w:val="center"/>
              <w:rPr>
                <w:rFonts w:ascii="Times New Roman" w:hAnsi="Times New Roman" w:cs="Times New Roman"/>
              </w:rPr>
            </w:pPr>
            <w:r w:rsidRPr="00366CBD">
              <w:rPr>
                <w:rFonts w:ascii="Times New Roman" w:hAnsi="Times New Roman" w:cs="Times New Roman"/>
              </w:rPr>
              <w:t>Right bundle branch block beat</w:t>
            </w:r>
          </w:p>
        </w:tc>
        <w:tc>
          <w:tcPr>
            <w:tcW w:w="1701" w:type="dxa"/>
          </w:tcPr>
          <w:p w14:paraId="1B059B58" w14:textId="464E85CC" w:rsidR="0004490A" w:rsidRDefault="0004490A" w:rsidP="0004490A">
            <w:pPr>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2</w:t>
            </w:r>
          </w:p>
        </w:tc>
      </w:tr>
      <w:tr w:rsidR="0004490A" w14:paraId="44B2A762" w14:textId="77777777" w:rsidTr="0056132B">
        <w:trPr>
          <w:jc w:val="center"/>
        </w:trPr>
        <w:tc>
          <w:tcPr>
            <w:tcW w:w="562" w:type="dxa"/>
          </w:tcPr>
          <w:p w14:paraId="254E73BE" w14:textId="3B4811AB" w:rsidR="0004490A" w:rsidRDefault="0004490A" w:rsidP="0004490A">
            <w:pPr>
              <w:jc w:val="center"/>
              <w:rPr>
                <w:rFonts w:ascii="Times New Roman" w:hAnsi="Times New Roman" w:cs="Times New Roman"/>
              </w:rPr>
            </w:pPr>
            <w:r>
              <w:rPr>
                <w:rFonts w:ascii="Times New Roman" w:hAnsi="Times New Roman" w:cs="Times New Roman" w:hint="eastAsia"/>
              </w:rPr>
              <w:t>8</w:t>
            </w:r>
          </w:p>
        </w:tc>
        <w:tc>
          <w:tcPr>
            <w:tcW w:w="3402" w:type="dxa"/>
          </w:tcPr>
          <w:p w14:paraId="4DBB01E3" w14:textId="70B839F8" w:rsidR="0004490A" w:rsidRPr="00366CBD" w:rsidRDefault="0004490A" w:rsidP="0004490A">
            <w:pPr>
              <w:jc w:val="center"/>
              <w:rPr>
                <w:rFonts w:ascii="Times New Roman" w:hAnsi="Times New Roman" w:cs="Times New Roman"/>
              </w:rPr>
            </w:pPr>
            <w:r w:rsidRPr="00366CBD">
              <w:rPr>
                <w:rFonts w:ascii="Times New Roman" w:hAnsi="Times New Roman" w:cs="Times New Roman"/>
              </w:rPr>
              <w:t>Second-degr</w:t>
            </w:r>
            <w:r>
              <w:rPr>
                <w:rFonts w:ascii="Times New Roman" w:hAnsi="Times New Roman" w:cs="Times New Roman"/>
              </w:rPr>
              <w:t>ee heart block</w:t>
            </w:r>
          </w:p>
        </w:tc>
        <w:tc>
          <w:tcPr>
            <w:tcW w:w="1701" w:type="dxa"/>
          </w:tcPr>
          <w:p w14:paraId="1A442E58" w14:textId="6694D481"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r>
      <w:tr w:rsidR="0004490A" w14:paraId="332D7189" w14:textId="77777777" w:rsidTr="0056132B">
        <w:trPr>
          <w:jc w:val="center"/>
        </w:trPr>
        <w:tc>
          <w:tcPr>
            <w:tcW w:w="562" w:type="dxa"/>
          </w:tcPr>
          <w:p w14:paraId="55E11A72" w14:textId="56DA9760" w:rsidR="0004490A" w:rsidRDefault="0004490A" w:rsidP="0004490A">
            <w:pPr>
              <w:jc w:val="center"/>
              <w:rPr>
                <w:rFonts w:ascii="Times New Roman" w:hAnsi="Times New Roman" w:cs="Times New Roman"/>
              </w:rPr>
            </w:pPr>
            <w:r>
              <w:rPr>
                <w:rFonts w:ascii="Times New Roman" w:hAnsi="Times New Roman" w:cs="Times New Roman" w:hint="eastAsia"/>
              </w:rPr>
              <w:t>9</w:t>
            </w:r>
          </w:p>
        </w:tc>
        <w:tc>
          <w:tcPr>
            <w:tcW w:w="3402" w:type="dxa"/>
          </w:tcPr>
          <w:p w14:paraId="37C06440" w14:textId="1551F2E8" w:rsidR="0004490A" w:rsidRPr="00366CBD" w:rsidRDefault="0004490A" w:rsidP="0004490A">
            <w:pPr>
              <w:jc w:val="center"/>
              <w:rPr>
                <w:rFonts w:ascii="Times New Roman" w:hAnsi="Times New Roman" w:cs="Times New Roman"/>
              </w:rPr>
            </w:pPr>
            <w:r>
              <w:rPr>
                <w:rFonts w:ascii="Times New Roman" w:hAnsi="Times New Roman" w:cs="Times New Roman"/>
              </w:rPr>
              <w:t>Pacemaker rhythm</w:t>
            </w:r>
          </w:p>
        </w:tc>
        <w:tc>
          <w:tcPr>
            <w:tcW w:w="1701" w:type="dxa"/>
          </w:tcPr>
          <w:p w14:paraId="6AD2C71C" w14:textId="03E05B2B" w:rsidR="0004490A" w:rsidRDefault="0004490A" w:rsidP="0004490A">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5</w:t>
            </w:r>
          </w:p>
        </w:tc>
      </w:tr>
      <w:tr w:rsidR="0004490A" w14:paraId="29CAD32C" w14:textId="77777777" w:rsidTr="0056132B">
        <w:trPr>
          <w:jc w:val="center"/>
        </w:trPr>
        <w:tc>
          <w:tcPr>
            <w:tcW w:w="562" w:type="dxa"/>
          </w:tcPr>
          <w:p w14:paraId="11015567" w14:textId="1AEE17F1"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c>
          <w:tcPr>
            <w:tcW w:w="3402" w:type="dxa"/>
          </w:tcPr>
          <w:p w14:paraId="7B35FE1F" w14:textId="686EE023" w:rsidR="0004490A" w:rsidRDefault="0004490A" w:rsidP="0004490A">
            <w:pPr>
              <w:jc w:val="center"/>
              <w:rPr>
                <w:rFonts w:ascii="Times New Roman" w:hAnsi="Times New Roman" w:cs="Times New Roman"/>
              </w:rPr>
            </w:pPr>
            <w:r>
              <w:rPr>
                <w:rFonts w:ascii="Times New Roman" w:hAnsi="Times New Roman" w:cs="Times New Roman"/>
              </w:rPr>
              <w:t>Atrial premature beat</w:t>
            </w:r>
          </w:p>
        </w:tc>
        <w:tc>
          <w:tcPr>
            <w:tcW w:w="1701" w:type="dxa"/>
          </w:tcPr>
          <w:p w14:paraId="6162E3D2" w14:textId="00997AF5" w:rsidR="0004490A" w:rsidRDefault="0004490A" w:rsidP="0004490A">
            <w:pPr>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6</w:t>
            </w:r>
          </w:p>
        </w:tc>
      </w:tr>
      <w:tr w:rsidR="0004490A" w14:paraId="1A9F8516" w14:textId="77777777" w:rsidTr="0056132B">
        <w:trPr>
          <w:jc w:val="center"/>
        </w:trPr>
        <w:tc>
          <w:tcPr>
            <w:tcW w:w="562" w:type="dxa"/>
          </w:tcPr>
          <w:p w14:paraId="6513F754" w14:textId="3B1938C4"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p>
        </w:tc>
        <w:tc>
          <w:tcPr>
            <w:tcW w:w="3402" w:type="dxa"/>
          </w:tcPr>
          <w:p w14:paraId="4A044222" w14:textId="1B0EAD1F" w:rsidR="0004490A" w:rsidRPr="00366CBD" w:rsidRDefault="0004490A" w:rsidP="0004490A">
            <w:pPr>
              <w:jc w:val="center"/>
              <w:rPr>
                <w:rFonts w:ascii="Times New Roman" w:hAnsi="Times New Roman" w:cs="Times New Roman"/>
              </w:rPr>
            </w:pPr>
            <w:r>
              <w:rPr>
                <w:rFonts w:ascii="Times New Roman" w:hAnsi="Times New Roman" w:cs="Times New Roman"/>
              </w:rPr>
              <w:t>Atrial flutter</w:t>
            </w:r>
          </w:p>
        </w:tc>
        <w:tc>
          <w:tcPr>
            <w:tcW w:w="1701" w:type="dxa"/>
          </w:tcPr>
          <w:p w14:paraId="2069EC6B" w14:textId="1D1446DF" w:rsidR="0004490A" w:rsidRDefault="0004490A" w:rsidP="0004490A">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p>
        </w:tc>
      </w:tr>
      <w:tr w:rsidR="0004490A" w14:paraId="7C6342F4" w14:textId="77777777" w:rsidTr="0056132B">
        <w:trPr>
          <w:jc w:val="center"/>
        </w:trPr>
        <w:tc>
          <w:tcPr>
            <w:tcW w:w="562" w:type="dxa"/>
          </w:tcPr>
          <w:p w14:paraId="74C16A04" w14:textId="51A3843B"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2</w:t>
            </w:r>
          </w:p>
        </w:tc>
        <w:tc>
          <w:tcPr>
            <w:tcW w:w="3402" w:type="dxa"/>
          </w:tcPr>
          <w:p w14:paraId="3B0D112B" w14:textId="2DEF985D" w:rsidR="0004490A" w:rsidRDefault="0004490A" w:rsidP="0004490A">
            <w:pPr>
              <w:jc w:val="center"/>
              <w:rPr>
                <w:rFonts w:ascii="Times New Roman" w:hAnsi="Times New Roman" w:cs="Times New Roman"/>
              </w:rPr>
            </w:pPr>
            <w:r>
              <w:rPr>
                <w:rFonts w:ascii="Times New Roman" w:hAnsi="Times New Roman" w:cs="Times New Roman"/>
              </w:rPr>
              <w:t>Atrial fibrillation</w:t>
            </w:r>
          </w:p>
        </w:tc>
        <w:tc>
          <w:tcPr>
            <w:tcW w:w="1701" w:type="dxa"/>
          </w:tcPr>
          <w:p w14:paraId="7F585FE1" w14:textId="5BB50495"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35</w:t>
            </w:r>
          </w:p>
        </w:tc>
      </w:tr>
      <w:tr w:rsidR="0004490A" w14:paraId="42C7733B" w14:textId="77777777" w:rsidTr="0056132B">
        <w:trPr>
          <w:jc w:val="center"/>
        </w:trPr>
        <w:tc>
          <w:tcPr>
            <w:tcW w:w="562" w:type="dxa"/>
          </w:tcPr>
          <w:p w14:paraId="070C938A" w14:textId="09149AC9"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c>
          <w:tcPr>
            <w:tcW w:w="3402" w:type="dxa"/>
          </w:tcPr>
          <w:p w14:paraId="0884C338" w14:textId="4A7DB3B0" w:rsidR="0004490A" w:rsidRDefault="0004490A" w:rsidP="0004490A">
            <w:pPr>
              <w:jc w:val="center"/>
              <w:rPr>
                <w:rFonts w:ascii="Times New Roman" w:hAnsi="Times New Roman" w:cs="Times New Roman"/>
              </w:rPr>
            </w:pPr>
            <w:r w:rsidRPr="00366CBD">
              <w:rPr>
                <w:rFonts w:ascii="Times New Roman" w:hAnsi="Times New Roman" w:cs="Times New Roman"/>
              </w:rPr>
              <w:t>Supraventricular tachyarrhythmia</w:t>
            </w:r>
          </w:p>
        </w:tc>
        <w:tc>
          <w:tcPr>
            <w:tcW w:w="1701" w:type="dxa"/>
          </w:tcPr>
          <w:p w14:paraId="6841E3A7" w14:textId="53634A24"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r>
      <w:tr w:rsidR="0004490A" w14:paraId="4F02343B" w14:textId="77777777" w:rsidTr="0056132B">
        <w:trPr>
          <w:jc w:val="center"/>
        </w:trPr>
        <w:tc>
          <w:tcPr>
            <w:tcW w:w="562" w:type="dxa"/>
          </w:tcPr>
          <w:p w14:paraId="789C780B" w14:textId="7682D234"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w:t>
            </w:r>
          </w:p>
        </w:tc>
        <w:tc>
          <w:tcPr>
            <w:tcW w:w="3402" w:type="dxa"/>
          </w:tcPr>
          <w:p w14:paraId="25B6477E" w14:textId="51162C87" w:rsidR="0004490A" w:rsidRDefault="0004490A" w:rsidP="0004490A">
            <w:pPr>
              <w:jc w:val="center"/>
              <w:rPr>
                <w:rFonts w:ascii="Times New Roman" w:hAnsi="Times New Roman" w:cs="Times New Roman"/>
              </w:rPr>
            </w:pPr>
            <w:r>
              <w:rPr>
                <w:rFonts w:ascii="Times New Roman" w:hAnsi="Times New Roman" w:cs="Times New Roman"/>
              </w:rPr>
              <w:t>Pre-excitation (WPW)</w:t>
            </w:r>
          </w:p>
        </w:tc>
        <w:tc>
          <w:tcPr>
            <w:tcW w:w="1701" w:type="dxa"/>
          </w:tcPr>
          <w:p w14:paraId="5CE16C3C" w14:textId="25700874" w:rsidR="0004490A" w:rsidRDefault="0004490A" w:rsidP="0004490A">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p>
        </w:tc>
      </w:tr>
      <w:tr w:rsidR="0004490A" w14:paraId="481AE149" w14:textId="77777777" w:rsidTr="0056132B">
        <w:trPr>
          <w:jc w:val="center"/>
        </w:trPr>
        <w:tc>
          <w:tcPr>
            <w:tcW w:w="562" w:type="dxa"/>
          </w:tcPr>
          <w:p w14:paraId="229A8DA2" w14:textId="13C71625"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w:t>
            </w:r>
          </w:p>
        </w:tc>
        <w:tc>
          <w:tcPr>
            <w:tcW w:w="3402" w:type="dxa"/>
          </w:tcPr>
          <w:p w14:paraId="1E383D4C" w14:textId="560120D5" w:rsidR="0004490A" w:rsidRDefault="0004490A" w:rsidP="0004490A">
            <w:pPr>
              <w:jc w:val="center"/>
              <w:rPr>
                <w:rFonts w:ascii="Times New Roman" w:hAnsi="Times New Roman" w:cs="Times New Roman"/>
              </w:rPr>
            </w:pPr>
            <w:r w:rsidRPr="00366CBD">
              <w:rPr>
                <w:rFonts w:ascii="Times New Roman" w:hAnsi="Times New Roman" w:cs="Times New Roman"/>
              </w:rPr>
              <w:t>Premature ventricular contraction</w:t>
            </w:r>
          </w:p>
        </w:tc>
        <w:tc>
          <w:tcPr>
            <w:tcW w:w="1701" w:type="dxa"/>
          </w:tcPr>
          <w:p w14:paraId="6E943DFC" w14:textId="04556B4B"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33</w:t>
            </w:r>
          </w:p>
        </w:tc>
      </w:tr>
      <w:tr w:rsidR="0004490A" w14:paraId="5C08C065" w14:textId="77777777" w:rsidTr="0056132B">
        <w:trPr>
          <w:jc w:val="center"/>
        </w:trPr>
        <w:tc>
          <w:tcPr>
            <w:tcW w:w="562" w:type="dxa"/>
          </w:tcPr>
          <w:p w14:paraId="4A41875C" w14:textId="57A949A7"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3402" w:type="dxa"/>
          </w:tcPr>
          <w:p w14:paraId="4EF2A618" w14:textId="5C01BC8A" w:rsidR="0004490A" w:rsidRDefault="0004490A" w:rsidP="0004490A">
            <w:pPr>
              <w:jc w:val="center"/>
              <w:rPr>
                <w:rFonts w:ascii="Times New Roman" w:hAnsi="Times New Roman" w:cs="Times New Roman"/>
              </w:rPr>
            </w:pPr>
            <w:r w:rsidRPr="00366CBD">
              <w:rPr>
                <w:rFonts w:ascii="Times New Roman" w:hAnsi="Times New Roman" w:cs="Times New Roman"/>
              </w:rPr>
              <w:t>Ventricular bigemin</w:t>
            </w:r>
            <w:r>
              <w:rPr>
                <w:rFonts w:ascii="Times New Roman" w:hAnsi="Times New Roman" w:cs="Times New Roman"/>
              </w:rPr>
              <w:t>y</w:t>
            </w:r>
          </w:p>
        </w:tc>
        <w:tc>
          <w:tcPr>
            <w:tcW w:w="1701" w:type="dxa"/>
          </w:tcPr>
          <w:p w14:paraId="4DDAC01C" w14:textId="49AADEFC" w:rsidR="0004490A" w:rsidRDefault="0004490A" w:rsidP="0004490A">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5</w:t>
            </w:r>
          </w:p>
        </w:tc>
      </w:tr>
      <w:tr w:rsidR="0004490A" w14:paraId="1415ABF5" w14:textId="77777777" w:rsidTr="0056132B">
        <w:trPr>
          <w:jc w:val="center"/>
        </w:trPr>
        <w:tc>
          <w:tcPr>
            <w:tcW w:w="562" w:type="dxa"/>
          </w:tcPr>
          <w:p w14:paraId="56C9D4CE" w14:textId="147B7F0F"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w:t>
            </w:r>
          </w:p>
        </w:tc>
        <w:tc>
          <w:tcPr>
            <w:tcW w:w="3402" w:type="dxa"/>
          </w:tcPr>
          <w:p w14:paraId="17F5D52E" w14:textId="3B39561E" w:rsidR="0004490A" w:rsidRDefault="0004490A" w:rsidP="0004490A">
            <w:pPr>
              <w:jc w:val="center"/>
              <w:rPr>
                <w:rFonts w:ascii="Times New Roman" w:hAnsi="Times New Roman" w:cs="Times New Roman"/>
              </w:rPr>
            </w:pPr>
            <w:r w:rsidRPr="00366CBD">
              <w:rPr>
                <w:rFonts w:ascii="Times New Roman" w:hAnsi="Times New Roman" w:cs="Times New Roman"/>
              </w:rPr>
              <w:t>Ventricular trigeminy</w:t>
            </w:r>
          </w:p>
        </w:tc>
        <w:tc>
          <w:tcPr>
            <w:tcW w:w="1701" w:type="dxa"/>
          </w:tcPr>
          <w:p w14:paraId="4D00003B" w14:textId="21A99E4F"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r>
      <w:tr w:rsidR="0004490A" w14:paraId="458177A6" w14:textId="77777777" w:rsidTr="0056132B">
        <w:trPr>
          <w:jc w:val="center"/>
        </w:trPr>
        <w:tc>
          <w:tcPr>
            <w:tcW w:w="562" w:type="dxa"/>
          </w:tcPr>
          <w:p w14:paraId="1E728549" w14:textId="35B61FCA" w:rsidR="0004490A" w:rsidRDefault="0004490A" w:rsidP="0004490A">
            <w:pPr>
              <w:jc w:val="center"/>
              <w:rPr>
                <w:rFonts w:ascii="Times New Roman" w:hAnsi="Times New Roman" w:cs="Times New Roman"/>
              </w:rPr>
            </w:pPr>
          </w:p>
        </w:tc>
        <w:tc>
          <w:tcPr>
            <w:tcW w:w="3402" w:type="dxa"/>
          </w:tcPr>
          <w:p w14:paraId="2A700C99" w14:textId="6833AFC8" w:rsidR="0004490A" w:rsidRDefault="0004490A" w:rsidP="0004490A">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otal</w:t>
            </w:r>
          </w:p>
        </w:tc>
        <w:tc>
          <w:tcPr>
            <w:tcW w:w="1701" w:type="dxa"/>
          </w:tcPr>
          <w:p w14:paraId="27A02393" w14:textId="21EB7575" w:rsidR="0004490A" w:rsidRDefault="0004490A" w:rsidP="0004490A">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000</w:t>
            </w:r>
          </w:p>
        </w:tc>
      </w:tr>
    </w:tbl>
    <w:p w14:paraId="3B2CBCDE" w14:textId="5C9D491B" w:rsidR="003D131B" w:rsidRDefault="00003F06" w:rsidP="003F407C">
      <w:pPr>
        <w:ind w:firstLine="360"/>
        <w:rPr>
          <w:rFonts w:ascii="Times New Roman" w:hAnsi="Times New Roman" w:cs="Times New Roman"/>
        </w:rPr>
      </w:pPr>
      <w:r>
        <w:rPr>
          <w:rFonts w:ascii="Times New Roman" w:hAnsi="Times New Roman" w:cs="Times New Roman" w:hint="eastAsia"/>
        </w:rPr>
        <w:t>在</w:t>
      </w:r>
      <w:r w:rsidR="004E496B">
        <w:rPr>
          <w:rFonts w:ascii="Times New Roman" w:hAnsi="Times New Roman" w:cs="Times New Roman" w:hint="eastAsia"/>
        </w:rPr>
        <w:t>实验阶段，我们使用</w:t>
      </w:r>
      <w:r w:rsidR="004E496B">
        <w:rPr>
          <w:rFonts w:ascii="Times New Roman" w:hAnsi="Times New Roman" w:cs="Times New Roman" w:hint="eastAsia"/>
        </w:rPr>
        <w:t>70%</w:t>
      </w:r>
      <w:r w:rsidR="004E496B">
        <w:rPr>
          <w:rFonts w:ascii="Times New Roman" w:hAnsi="Times New Roman" w:cs="Times New Roman" w:hint="eastAsia"/>
        </w:rPr>
        <w:t>的数据作为训练集训练网络，剩余的</w:t>
      </w:r>
      <w:r w:rsidR="004E496B">
        <w:rPr>
          <w:rFonts w:ascii="Times New Roman" w:hAnsi="Times New Roman" w:cs="Times New Roman" w:hint="eastAsia"/>
        </w:rPr>
        <w:t>30%</w:t>
      </w:r>
      <w:r w:rsidR="004E496B">
        <w:rPr>
          <w:rFonts w:ascii="Times New Roman" w:hAnsi="Times New Roman" w:cs="Times New Roman" w:hint="eastAsia"/>
        </w:rPr>
        <w:t>的数据作为测试集来对训练后的网络性能进行测试。</w:t>
      </w:r>
      <w:r w:rsidR="00B1750D">
        <w:rPr>
          <w:rFonts w:ascii="Times New Roman" w:hAnsi="Times New Roman" w:cs="Times New Roman" w:hint="eastAsia"/>
        </w:rPr>
        <w:t>考虑到数据集中</w:t>
      </w:r>
      <w:r w:rsidR="004E496B">
        <w:rPr>
          <w:rFonts w:ascii="Times New Roman" w:hAnsi="Times New Roman" w:cs="Times New Roman" w:hint="eastAsia"/>
        </w:rPr>
        <w:t>不同类型的样本数量差异巨大</w:t>
      </w:r>
      <w:r w:rsidR="00B1750D">
        <w:rPr>
          <w:rFonts w:ascii="Times New Roman" w:hAnsi="Times New Roman" w:cs="Times New Roman" w:hint="eastAsia"/>
        </w:rPr>
        <w:t>可能会导致训练效果不佳</w:t>
      </w:r>
      <w:r w:rsidR="00B1750D">
        <w:rPr>
          <w:rFonts w:ascii="Times New Roman" w:hAnsi="Times New Roman" w:cs="Times New Roman" w:hint="eastAsia"/>
        </w:rPr>
        <w:t>，</w:t>
      </w:r>
      <w:r w:rsidR="004E496B">
        <w:rPr>
          <w:rFonts w:ascii="Times New Roman" w:hAnsi="Times New Roman" w:cs="Times New Roman" w:hint="eastAsia"/>
        </w:rPr>
        <w:t>我们对训练集的数据进行了样本均衡，</w:t>
      </w:r>
      <w:r w:rsidR="00B1750D">
        <w:rPr>
          <w:rFonts w:ascii="Times New Roman" w:hAnsi="Times New Roman" w:cs="Times New Roman" w:hint="eastAsia"/>
        </w:rPr>
        <w:t>对样本数较少的</w:t>
      </w:r>
      <w:r w:rsidR="00D02ABB">
        <w:rPr>
          <w:rFonts w:ascii="Times New Roman" w:hAnsi="Times New Roman" w:cs="Times New Roman" w:hint="eastAsia"/>
        </w:rPr>
        <w:t>种类</w:t>
      </w:r>
      <w:r w:rsidR="00B1750D">
        <w:rPr>
          <w:rFonts w:ascii="Times New Roman" w:hAnsi="Times New Roman" w:cs="Times New Roman" w:hint="eastAsia"/>
        </w:rPr>
        <w:t>进行</w:t>
      </w:r>
      <w:r w:rsidR="00D02ABB">
        <w:rPr>
          <w:rFonts w:ascii="Times New Roman" w:hAnsi="Times New Roman" w:cs="Times New Roman" w:hint="eastAsia"/>
        </w:rPr>
        <w:t>过采样，</w:t>
      </w:r>
      <w:r w:rsidR="004E496B">
        <w:rPr>
          <w:rFonts w:ascii="Times New Roman" w:hAnsi="Times New Roman" w:cs="Times New Roman" w:hint="eastAsia"/>
        </w:rPr>
        <w:t>使不同类型样本</w:t>
      </w:r>
      <w:r>
        <w:rPr>
          <w:rFonts w:ascii="Times New Roman" w:hAnsi="Times New Roman" w:cs="Times New Roman" w:hint="eastAsia"/>
        </w:rPr>
        <w:t>数量</w:t>
      </w:r>
      <w:r w:rsidR="004E496B">
        <w:rPr>
          <w:rFonts w:ascii="Times New Roman" w:hAnsi="Times New Roman" w:cs="Times New Roman" w:hint="eastAsia"/>
        </w:rPr>
        <w:t>趋近一致。</w:t>
      </w:r>
    </w:p>
    <w:p w14:paraId="3D1E01B2" w14:textId="2A2AF265" w:rsidR="003C5937" w:rsidRPr="003C5937" w:rsidRDefault="003C5937" w:rsidP="003C5937">
      <w:pPr>
        <w:pStyle w:val="a9"/>
        <w:numPr>
          <w:ilvl w:val="0"/>
          <w:numId w:val="9"/>
        </w:numPr>
        <w:ind w:firstLineChars="0"/>
        <w:rPr>
          <w:rFonts w:ascii="Arial" w:hAnsi="Arial" w:cs="Arial"/>
          <w:i/>
          <w:color w:val="9933FF"/>
          <w:sz w:val="22"/>
        </w:rPr>
      </w:pPr>
      <w:r w:rsidRPr="003C5937">
        <w:rPr>
          <w:rFonts w:ascii="Arial" w:hAnsi="Arial" w:cs="Arial"/>
          <w:i/>
          <w:color w:val="9933FF"/>
          <w:sz w:val="22"/>
        </w:rPr>
        <w:t>Evaluation Method</w:t>
      </w:r>
    </w:p>
    <w:p w14:paraId="43D37156" w14:textId="59497A94" w:rsidR="000B3DFC" w:rsidRDefault="00D56F84" w:rsidP="003F407C">
      <w:pPr>
        <w:ind w:firstLine="360"/>
        <w:rPr>
          <w:rFonts w:ascii="Times New Roman" w:hAnsi="Times New Roman" w:cs="Times New Roman"/>
        </w:rPr>
      </w:pPr>
      <w:r>
        <w:rPr>
          <w:rFonts w:ascii="Times New Roman" w:hAnsi="Times New Roman" w:cs="Times New Roman" w:hint="eastAsia"/>
        </w:rPr>
        <w:t>本实验中，我们分别对</w:t>
      </w:r>
      <w:r w:rsidR="00E970C5">
        <w:rPr>
          <w:rFonts w:ascii="Times New Roman" w:hAnsi="Times New Roman" w:cs="Times New Roman" w:hint="eastAsia"/>
        </w:rPr>
        <w:t>神经网络的性能和量化方法的性能进行评估。</w:t>
      </w:r>
      <w:r w:rsidR="00EF0631">
        <w:rPr>
          <w:rFonts w:ascii="Times New Roman" w:hAnsi="Times New Roman" w:cs="Times New Roman" w:hint="eastAsia"/>
        </w:rPr>
        <w:t>我们</w:t>
      </w:r>
      <w:r w:rsidR="00E970C5">
        <w:rPr>
          <w:rFonts w:ascii="Times New Roman" w:hAnsi="Times New Roman" w:cs="Times New Roman" w:hint="eastAsia"/>
        </w:rPr>
        <w:t>对神经网络和逐层量化方法进行</w:t>
      </w:r>
      <w:r w:rsidR="00EF0631">
        <w:rPr>
          <w:rFonts w:ascii="Times New Roman" w:hAnsi="Times New Roman" w:cs="Times New Roman" w:hint="eastAsia"/>
        </w:rPr>
        <w:t>实验</w:t>
      </w:r>
      <w:r w:rsidR="00E970C5">
        <w:rPr>
          <w:rFonts w:ascii="Times New Roman" w:hAnsi="Times New Roman" w:cs="Times New Roman" w:hint="eastAsia"/>
        </w:rPr>
        <w:t>，并选择合适的评估函数对</w:t>
      </w:r>
      <w:r w:rsidR="00CC70DC" w:rsidRPr="00CC70DC">
        <w:rPr>
          <w:rFonts w:ascii="Times New Roman" w:hAnsi="Times New Roman" w:cs="Times New Roman" w:hint="eastAsia"/>
        </w:rPr>
        <w:t>神经网络以及分层量化方法</w:t>
      </w:r>
      <w:r w:rsidR="00E970C5">
        <w:rPr>
          <w:rFonts w:ascii="Times New Roman" w:hAnsi="Times New Roman" w:cs="Times New Roman" w:hint="eastAsia"/>
        </w:rPr>
        <w:t>的</w:t>
      </w:r>
      <w:r w:rsidR="00E970C5" w:rsidRPr="00CC70DC">
        <w:rPr>
          <w:rFonts w:ascii="Times New Roman" w:hAnsi="Times New Roman" w:cs="Times New Roman" w:hint="eastAsia"/>
        </w:rPr>
        <w:t>性能</w:t>
      </w:r>
      <w:r w:rsidR="00E970C5">
        <w:rPr>
          <w:rFonts w:ascii="Times New Roman" w:hAnsi="Times New Roman" w:cs="Times New Roman" w:hint="eastAsia"/>
        </w:rPr>
        <w:t>进行评估</w:t>
      </w:r>
      <w:r w:rsidR="00CC70DC" w:rsidRPr="00CC70DC">
        <w:rPr>
          <w:rFonts w:ascii="Times New Roman" w:hAnsi="Times New Roman" w:cs="Times New Roman" w:hint="eastAsia"/>
        </w:rPr>
        <w:t>。</w:t>
      </w:r>
      <w:r w:rsidR="00E970C5">
        <w:rPr>
          <w:rFonts w:ascii="Times New Roman" w:hAnsi="Times New Roman" w:cs="Times New Roman" w:hint="eastAsia"/>
        </w:rPr>
        <w:t>对于神经网络的性能我们采用</w:t>
      </w:r>
      <w:r w:rsidR="00CC70DC" w:rsidRPr="00CC70DC">
        <w:rPr>
          <w:rFonts w:ascii="Times New Roman" w:hAnsi="Times New Roman" w:cs="Times New Roman"/>
        </w:rPr>
        <w:t>整体准确性（</w:t>
      </w:r>
      <w:r w:rsidR="00CC70DC" w:rsidRPr="00CC70DC">
        <w:rPr>
          <w:rFonts w:ascii="Times New Roman" w:hAnsi="Times New Roman" w:cs="Times New Roman"/>
        </w:rPr>
        <w:t>OA</w:t>
      </w:r>
      <w:r w:rsidR="00CC70DC" w:rsidRPr="00CC70DC">
        <w:rPr>
          <w:rFonts w:ascii="Times New Roman" w:hAnsi="Times New Roman" w:cs="Times New Roman"/>
        </w:rPr>
        <w:t>），特异性（</w:t>
      </w:r>
      <w:r w:rsidR="00CC70DC" w:rsidRPr="00CC70DC">
        <w:rPr>
          <w:rFonts w:ascii="Times New Roman" w:hAnsi="Times New Roman" w:cs="Times New Roman"/>
        </w:rPr>
        <w:t>Spe</w:t>
      </w:r>
      <w:r w:rsidR="00CC70DC" w:rsidRPr="00CC70DC">
        <w:rPr>
          <w:rFonts w:ascii="Times New Roman" w:hAnsi="Times New Roman" w:cs="Times New Roman"/>
        </w:rPr>
        <w:t>）和敏感性（</w:t>
      </w:r>
      <w:r w:rsidR="00CC70DC" w:rsidRPr="00CC70DC">
        <w:rPr>
          <w:rFonts w:ascii="Times New Roman" w:hAnsi="Times New Roman" w:cs="Times New Roman"/>
        </w:rPr>
        <w:t>Sen</w:t>
      </w:r>
      <w:r w:rsidR="00CC70DC" w:rsidRPr="00CC70DC">
        <w:rPr>
          <w:rFonts w:ascii="Times New Roman" w:hAnsi="Times New Roman" w:cs="Times New Roman"/>
        </w:rPr>
        <w:t>）</w:t>
      </w:r>
      <w:r w:rsidR="00E970C5">
        <w:rPr>
          <w:rFonts w:ascii="Times New Roman" w:hAnsi="Times New Roman" w:cs="Times New Roman" w:hint="eastAsia"/>
        </w:rPr>
        <w:t>三个指标进行评价，其函数表达式如下。其中，表达式中的</w:t>
      </w:r>
      <w:r w:rsidR="00CC70DC" w:rsidRPr="00CC70DC">
        <w:rPr>
          <w:rFonts w:ascii="Times New Roman" w:hAnsi="Times New Roman" w:cs="Times New Roman"/>
        </w:rPr>
        <w:t>TP</w:t>
      </w:r>
      <w:r w:rsidR="00E970C5">
        <w:rPr>
          <w:rFonts w:ascii="Times New Roman" w:hAnsi="Times New Roman" w:cs="Times New Roman" w:hint="eastAsia"/>
        </w:rPr>
        <w:t>代表</w:t>
      </w:r>
      <w:r w:rsidR="00CC70DC" w:rsidRPr="00CC70DC">
        <w:rPr>
          <w:rFonts w:ascii="Times New Roman" w:hAnsi="Times New Roman" w:cs="Times New Roman"/>
        </w:rPr>
        <w:t>真正，</w:t>
      </w:r>
      <w:r w:rsidR="00CC70DC" w:rsidRPr="00CC70DC">
        <w:rPr>
          <w:rFonts w:ascii="Times New Roman" w:hAnsi="Times New Roman" w:cs="Times New Roman"/>
        </w:rPr>
        <w:t>FN</w:t>
      </w:r>
      <w:r w:rsidR="00E970C5">
        <w:rPr>
          <w:rFonts w:ascii="Times New Roman" w:hAnsi="Times New Roman" w:cs="Times New Roman" w:hint="eastAsia"/>
        </w:rPr>
        <w:t>代表</w:t>
      </w:r>
      <w:r w:rsidR="00CC70DC" w:rsidRPr="00CC70DC">
        <w:rPr>
          <w:rFonts w:ascii="Times New Roman" w:hAnsi="Times New Roman" w:cs="Times New Roman"/>
        </w:rPr>
        <w:t>假负，</w:t>
      </w:r>
      <w:r w:rsidR="00CC70DC" w:rsidRPr="00CC70DC">
        <w:rPr>
          <w:rFonts w:ascii="Times New Roman" w:hAnsi="Times New Roman" w:cs="Times New Roman"/>
        </w:rPr>
        <w:t>FP</w:t>
      </w:r>
      <w:r w:rsidR="00E970C5">
        <w:rPr>
          <w:rFonts w:ascii="Times New Roman" w:hAnsi="Times New Roman" w:cs="Times New Roman" w:hint="eastAsia"/>
        </w:rPr>
        <w:t>代表</w:t>
      </w:r>
      <w:r w:rsidR="00CC70DC" w:rsidRPr="00CC70DC">
        <w:rPr>
          <w:rFonts w:ascii="Times New Roman" w:hAnsi="Times New Roman" w:cs="Times New Roman"/>
        </w:rPr>
        <w:t>假正，</w:t>
      </w:r>
      <w:r w:rsidR="00CC70DC" w:rsidRPr="00CC70DC">
        <w:rPr>
          <w:rFonts w:ascii="Times New Roman" w:hAnsi="Times New Roman" w:cs="Times New Roman"/>
        </w:rPr>
        <w:t>TN</w:t>
      </w:r>
      <w:r w:rsidR="00E970C5">
        <w:rPr>
          <w:rFonts w:ascii="Times New Roman" w:hAnsi="Times New Roman" w:cs="Times New Roman" w:hint="eastAsia"/>
        </w:rPr>
        <w:t>代表</w:t>
      </w:r>
      <w:r w:rsidR="00CC70DC">
        <w:rPr>
          <w:rFonts w:ascii="Times New Roman" w:hAnsi="Times New Roman" w:cs="Times New Roman"/>
        </w:rPr>
        <w:t>真负</w:t>
      </w:r>
      <w:r w:rsidR="00CC70DC">
        <w:rPr>
          <w:rFonts w:ascii="Times New Roman" w:hAnsi="Times New Roman" w:cs="Times New Roman" w:hint="eastAsia"/>
        </w:rPr>
        <w:t>：</w:t>
      </w:r>
    </w:p>
    <w:p w14:paraId="283E8B3F" w14:textId="3B7C274A" w:rsidR="00EF0631" w:rsidRDefault="00E970C5" w:rsidP="000F48A7">
      <w:pPr>
        <w:jc w:val="center"/>
        <w:rPr>
          <w:rFonts w:ascii="Times New Roman" w:hAnsi="Times New Roman" w:cs="Times New Roman"/>
        </w:rPr>
      </w:pPr>
      <w:r w:rsidRPr="000B3DFC">
        <w:rPr>
          <w:rFonts w:ascii="Times New Roman" w:hAnsi="Times New Roman" w:cs="Times New Roman"/>
          <w:position w:val="-6"/>
        </w:rPr>
        <w:object w:dxaOrig="2000" w:dyaOrig="240" w14:anchorId="1D53E361">
          <v:shape id="_x0000_i1049" type="#_x0000_t75" style="width:130.05pt;height:14.5pt" o:ole="">
            <v:imagedata r:id="rId37" o:title=""/>
          </v:shape>
          <o:OLEObject Type="Embed" ProgID="Equation.DSMT4" ShapeID="_x0000_i1049" DrawAspect="Content" ObjectID="_1644511430" r:id="rId38"/>
        </w:object>
      </w:r>
    </w:p>
    <w:p w14:paraId="0270B054" w14:textId="77777777" w:rsidR="00EF0631" w:rsidRDefault="00EF0631" w:rsidP="000F48A7">
      <w:pPr>
        <w:jc w:val="center"/>
        <w:rPr>
          <w:rFonts w:ascii="Times New Roman" w:hAnsi="Times New Roman" w:cs="Times New Roman"/>
        </w:rPr>
      </w:pPr>
      <w:r w:rsidRPr="00882EBC">
        <w:rPr>
          <w:rFonts w:ascii="Times New Roman" w:hAnsi="Times New Roman" w:cs="Times New Roman"/>
          <w:position w:val="-24"/>
        </w:rPr>
        <w:object w:dxaOrig="2380" w:dyaOrig="580" w14:anchorId="3646B597">
          <v:shape id="_x0000_i1036" type="#_x0000_t75" style="width:117.15pt;height:30.1pt" o:ole="">
            <v:imagedata r:id="rId39" o:title=""/>
          </v:shape>
          <o:OLEObject Type="Embed" ProgID="Equation.DSMT4" ShapeID="_x0000_i1036" DrawAspect="Content" ObjectID="_1644511431" r:id="rId40"/>
        </w:object>
      </w:r>
    </w:p>
    <w:p w14:paraId="38294216" w14:textId="77777777" w:rsidR="00EF0631" w:rsidRDefault="00EF0631" w:rsidP="000F48A7">
      <w:pPr>
        <w:jc w:val="center"/>
        <w:rPr>
          <w:rFonts w:ascii="Times New Roman" w:hAnsi="Times New Roman" w:cs="Times New Roman"/>
        </w:rPr>
      </w:pPr>
      <w:r w:rsidRPr="00882EBC">
        <w:rPr>
          <w:rFonts w:ascii="Times New Roman" w:hAnsi="Times New Roman" w:cs="Times New Roman"/>
          <w:position w:val="-26"/>
        </w:rPr>
        <w:object w:dxaOrig="2520" w:dyaOrig="600" w14:anchorId="51B121EB">
          <v:shape id="_x0000_i1037" type="#_x0000_t75" style="width:124.1pt;height:30.65pt" o:ole="">
            <v:imagedata r:id="rId41" o:title=""/>
          </v:shape>
          <o:OLEObject Type="Embed" ProgID="Equation.DSMT4" ShapeID="_x0000_i1037" DrawAspect="Content" ObjectID="_1644511432" r:id="rId42"/>
        </w:object>
      </w:r>
    </w:p>
    <w:p w14:paraId="6B322F16" w14:textId="6449B2F5" w:rsidR="00391BB8" w:rsidRDefault="00EF0631" w:rsidP="000F48A7">
      <w:pPr>
        <w:jc w:val="center"/>
        <w:rPr>
          <w:rFonts w:ascii="Times New Roman" w:hAnsi="Times New Roman" w:cs="Times New Roman"/>
        </w:rPr>
      </w:pPr>
      <w:r w:rsidRPr="00882EBC">
        <w:rPr>
          <w:rFonts w:ascii="Times New Roman" w:hAnsi="Times New Roman" w:cs="Times New Roman"/>
          <w:position w:val="-26"/>
        </w:rPr>
        <w:object w:dxaOrig="2620" w:dyaOrig="600" w14:anchorId="136F19D4">
          <v:shape id="_x0000_i1038" type="#_x0000_t75" style="width:130.05pt;height:30.65pt" o:ole="">
            <v:imagedata r:id="rId43" o:title=""/>
          </v:shape>
          <o:OLEObject Type="Embed" ProgID="Equation.DSMT4" ShapeID="_x0000_i1038" DrawAspect="Content" ObjectID="_1644511433" r:id="rId44"/>
        </w:object>
      </w:r>
    </w:p>
    <w:p w14:paraId="0AE23A1F" w14:textId="157D3A26" w:rsidR="00C041E3" w:rsidRPr="00C041E3" w:rsidRDefault="00C041E3" w:rsidP="00C041E3">
      <w:pPr>
        <w:ind w:firstLineChars="200" w:firstLine="420"/>
        <w:rPr>
          <w:rFonts w:ascii="Times New Roman" w:eastAsia="宋体" w:hAnsi="Times New Roman"/>
        </w:rPr>
      </w:pPr>
      <w:r w:rsidRPr="00C041E3">
        <w:rPr>
          <w:rFonts w:ascii="Times New Roman" w:eastAsia="宋体" w:hAnsi="Times New Roman" w:cs="Times New Roman" w:hint="eastAsia"/>
        </w:rPr>
        <w:t>本文采用功耗</w:t>
      </w:r>
      <m:oMath>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HW</m:t>
            </m:r>
          </m:sub>
        </m:sSub>
      </m:oMath>
      <w:r w:rsidRPr="00C041E3">
        <w:rPr>
          <w:rFonts w:ascii="Times New Roman" w:eastAsia="宋体" w:hAnsi="Times New Roman" w:cs="Times New Roman" w:hint="eastAsia"/>
        </w:rPr>
        <w:t>和压缩率</w:t>
      </w:r>
      <w:r w:rsidRPr="00C041E3">
        <w:rPr>
          <w:rFonts w:ascii="Times New Roman" w:eastAsia="宋体" w:hAnsi="Times New Roman" w:cs="Times New Roman" w:hint="eastAsia"/>
        </w:rPr>
        <w:t>CR</w:t>
      </w:r>
      <w:r w:rsidRPr="00C041E3">
        <w:rPr>
          <w:rFonts w:ascii="Times New Roman" w:eastAsia="宋体" w:hAnsi="Times New Roman" w:cs="Times New Roman" w:hint="eastAsia"/>
        </w:rPr>
        <w:t>两个指标</w:t>
      </w:r>
      <w:r w:rsidR="00E970C5">
        <w:rPr>
          <w:rFonts w:ascii="Times New Roman" w:eastAsia="宋体" w:hAnsi="Times New Roman" w:cs="Times New Roman" w:hint="eastAsia"/>
        </w:rPr>
        <w:t>对神经网络量化的性能进行评估</w:t>
      </w:r>
      <w:r w:rsidRPr="00C041E3">
        <w:rPr>
          <w:rFonts w:ascii="Times New Roman" w:eastAsia="宋体" w:hAnsi="Times New Roman" w:cs="Times New Roman" w:hint="eastAsia"/>
        </w:rPr>
        <w:t>。本文参照</w:t>
      </w:r>
      <w:r w:rsidRPr="00C041E3">
        <w:rPr>
          <w:rFonts w:ascii="Times New Roman" w:eastAsia="宋体" w:hAnsi="Times New Roman" w:cs="Times New Roman" w:hint="eastAsia"/>
        </w:rPr>
        <w:t>[</w:t>
      </w:r>
      <w:r w:rsidRPr="00C041E3">
        <w:rPr>
          <w:rFonts w:ascii="Times New Roman" w:eastAsia="宋体" w:hAnsi="Times New Roman" w:cs="Times New Roman"/>
        </w:rPr>
        <w:t>23]</w:t>
      </w:r>
      <w:r w:rsidRPr="00C041E3">
        <w:rPr>
          <w:rFonts w:ascii="Times New Roman" w:eastAsia="宋体" w:hAnsi="Times New Roman" w:cs="Times New Roman" w:hint="eastAsia"/>
        </w:rPr>
        <w:t>和</w:t>
      </w:r>
      <w:r w:rsidRPr="00C041E3">
        <w:rPr>
          <w:rFonts w:ascii="Times New Roman" w:eastAsia="宋体" w:hAnsi="Times New Roman" w:cs="Times New Roman" w:hint="eastAsia"/>
        </w:rPr>
        <w:t>[</w:t>
      </w:r>
      <w:r w:rsidRPr="00C041E3">
        <w:rPr>
          <w:rFonts w:ascii="Times New Roman" w:eastAsia="宋体" w:hAnsi="Times New Roman" w:cs="Times New Roman"/>
        </w:rPr>
        <w:t>35]</w:t>
      </w:r>
      <w:r w:rsidRPr="00C041E3">
        <w:rPr>
          <w:rFonts w:ascii="Times New Roman" w:eastAsia="宋体" w:hAnsi="Times New Roman" w:cs="Times New Roman" w:hint="eastAsia"/>
        </w:rPr>
        <w:t>对神经网络在神经网络加速器中的功耗进行建模，</w:t>
      </w:r>
      <w:r w:rsidRPr="00C041E3">
        <w:rPr>
          <w:rFonts w:ascii="Times New Roman" w:eastAsia="宋体" w:hAnsi="Times New Roman" w:hint="eastAsia"/>
        </w:rPr>
        <w:t>功耗</w:t>
      </w:r>
      <m:oMath>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HW</m:t>
            </m:r>
          </m:sub>
        </m:sSub>
      </m:oMath>
      <w:r w:rsidRPr="00C041E3">
        <w:rPr>
          <w:rFonts w:ascii="Times New Roman" w:eastAsia="宋体" w:hAnsi="Times New Roman" w:hint="eastAsia"/>
        </w:rPr>
        <w:t>由计算功耗、权重访存功耗和激活值访存功耗个三部分组成</w:t>
      </w:r>
      <w:r w:rsidR="007132BF">
        <w:rPr>
          <w:rFonts w:ascii="Times New Roman" w:eastAsia="宋体" w:hAnsi="Times New Roman" w:hint="eastAsia"/>
        </w:rPr>
        <w:t>。压缩率</w:t>
      </w:r>
      <w:r w:rsidR="00E970C5">
        <w:rPr>
          <w:rFonts w:ascii="Times New Roman" w:eastAsia="宋体" w:hAnsi="Times New Roman" w:hint="eastAsia"/>
        </w:rPr>
        <w:t>则为在量化前后神经网络的大小的比值。</w:t>
      </w:r>
    </w:p>
    <w:p w14:paraId="1DF392DA" w14:textId="38C223BF" w:rsidR="005407BB" w:rsidRPr="005407BB" w:rsidRDefault="00765020" w:rsidP="00C041E3">
      <w:pPr>
        <w:ind w:firstLineChars="200" w:firstLine="420"/>
        <w:jc w:val="center"/>
        <w:rPr>
          <w:rFonts w:ascii="Times New Roman" w:hAnsi="Times New Roman" w:cs="Times New Roman"/>
        </w:rPr>
      </w:pPr>
      <w:r w:rsidRPr="00765020">
        <w:rPr>
          <w:position w:val="-194"/>
        </w:rPr>
        <w:object w:dxaOrig="3480" w:dyaOrig="2400" w14:anchorId="24558958">
          <v:shape id="_x0000_i1039" type="#_x0000_t75" style="width:148.3pt;height:102.1pt" o:ole="">
            <v:imagedata r:id="rId45" o:title=""/>
          </v:shape>
          <o:OLEObject Type="Embed" ProgID="Equation.DSMT4" ShapeID="_x0000_i1039" DrawAspect="Content" ObjectID="_1644511434" r:id="rId46"/>
        </w:object>
      </w:r>
    </w:p>
    <w:p w14:paraId="5387E37E" w14:textId="77777777" w:rsidR="00391BB8" w:rsidRDefault="00391BB8" w:rsidP="00391BB8">
      <w:pPr>
        <w:pStyle w:val="a9"/>
        <w:numPr>
          <w:ilvl w:val="0"/>
          <w:numId w:val="9"/>
        </w:numPr>
        <w:ind w:firstLineChars="0"/>
        <w:rPr>
          <w:rFonts w:ascii="Arial" w:hAnsi="Arial" w:cs="Arial"/>
          <w:i/>
          <w:color w:val="9933FF"/>
          <w:sz w:val="22"/>
        </w:rPr>
      </w:pPr>
      <w:r>
        <w:rPr>
          <w:rFonts w:ascii="Arial" w:hAnsi="Arial" w:cs="Arial"/>
          <w:i/>
          <w:color w:val="9933FF"/>
          <w:sz w:val="22"/>
        </w:rPr>
        <w:t>Convolutional Neural Network Topologies</w:t>
      </w:r>
    </w:p>
    <w:p w14:paraId="37341F8B" w14:textId="34FAF29F" w:rsidR="00C94A88" w:rsidRDefault="00C94A88" w:rsidP="004157A8">
      <w:pPr>
        <w:ind w:firstLineChars="200" w:firstLine="420"/>
      </w:pPr>
      <w:r>
        <w:rPr>
          <w:rFonts w:hint="eastAsia"/>
        </w:rPr>
        <w:t>在本实验中，我们先对</w:t>
      </w:r>
      <w:r>
        <w:rPr>
          <w:rFonts w:hint="eastAsia"/>
        </w:rPr>
        <w:t>不同的深度的网络结构与网络识别精度和所需内存的关系进行</w:t>
      </w:r>
      <w:r>
        <w:rPr>
          <w:rFonts w:hint="eastAsia"/>
        </w:rPr>
        <w:t>实验，</w:t>
      </w:r>
      <w:r w:rsidR="000B40D0">
        <w:rPr>
          <w:rFonts w:hint="eastAsia"/>
        </w:rPr>
        <w:t>根据网络的识别准确率和内存确定最终的</w:t>
      </w:r>
      <w:r>
        <w:rPr>
          <w:rFonts w:hint="eastAsia"/>
        </w:rPr>
        <w:t>网络拓扑结构。图X为8种由基本块组成的不同深度的网络拓扑结构图。</w:t>
      </w:r>
      <w:r>
        <w:rPr>
          <w:rFonts w:hint="eastAsia"/>
        </w:rPr>
        <w:t>所有配置的结构都由</w:t>
      </w:r>
      <w:r>
        <w:rPr>
          <w:rFonts w:hint="eastAsia"/>
        </w:rPr>
        <w:t>多个</w:t>
      </w:r>
      <w:r>
        <w:t>基本块和两个全连接层串联组成</w:t>
      </w:r>
      <w:r>
        <w:rPr>
          <w:rFonts w:hint="eastAsia"/>
        </w:rPr>
        <w:t>，</w:t>
      </w:r>
      <w:r>
        <w:t>基本块用于提取ECG信号特征，两个全连接层用于综合全局特征进行分类</w:t>
      </w:r>
      <w:r>
        <w:rPr>
          <w:rFonts w:hint="eastAsia"/>
        </w:rPr>
        <w:t>。</w:t>
      </w:r>
    </w:p>
    <w:p w14:paraId="08FC8D6F" w14:textId="3C0328A7" w:rsidR="009A2CEC" w:rsidRDefault="009A2CEC" w:rsidP="00C94A88">
      <w:pPr>
        <w:jc w:val="center"/>
      </w:pPr>
      <w:r>
        <w:rPr>
          <w:rFonts w:ascii="Times New Roman" w:eastAsia="宋体" w:hAnsi="Times New Roman" w:cs="Times New Roman"/>
          <w:noProof/>
          <w:sz w:val="22"/>
        </w:rPr>
        <w:drawing>
          <wp:inline distT="0" distB="0" distL="0" distR="0" wp14:anchorId="03A18DFD" wp14:editId="5399361C">
            <wp:extent cx="4087505" cy="2968928"/>
            <wp:effectExtent l="0" t="0" r="8255" b="3175"/>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guration.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090705" cy="2971252"/>
                    </a:xfrm>
                    <a:prstGeom prst="rect">
                      <a:avLst/>
                    </a:prstGeom>
                  </pic:spPr>
                </pic:pic>
              </a:graphicData>
            </a:graphic>
          </wp:inline>
        </w:drawing>
      </w:r>
    </w:p>
    <w:p w14:paraId="603B6702" w14:textId="7F025D0F" w:rsidR="00B334CF" w:rsidRDefault="00B334CF" w:rsidP="00B334CF">
      <w:pPr>
        <w:ind w:firstLineChars="200" w:firstLine="440"/>
        <w:jc w:val="center"/>
      </w:pPr>
      <w:r>
        <w:rPr>
          <w:rFonts w:ascii="Times New Roman" w:eastAsia="宋体" w:hAnsi="Times New Roman" w:cs="Times New Roman" w:hint="eastAsia"/>
          <w:sz w:val="22"/>
        </w:rPr>
        <w:t>图</w:t>
      </w:r>
      <w:r>
        <w:rPr>
          <w:rFonts w:ascii="Times New Roman" w:eastAsia="宋体" w:hAnsi="Times New Roman" w:cs="Times New Roman" w:hint="eastAsia"/>
          <w:sz w:val="22"/>
        </w:rPr>
        <w:t>X</w:t>
      </w:r>
      <w:r w:rsidRPr="00DE3CC7">
        <w:rPr>
          <w:rFonts w:ascii="Times New Roman" w:hAnsi="Times New Roman" w:cs="Times New Roman"/>
          <w:b/>
        </w:rPr>
        <w:t>.</w:t>
      </w:r>
      <w:r>
        <w:rPr>
          <w:rFonts w:ascii="Times New Roman" w:hAnsi="Times New Roman" w:cs="Times New Roman"/>
          <w:b/>
        </w:rPr>
        <w:t xml:space="preserve"> </w:t>
      </w:r>
      <w:r w:rsidRPr="00B334CF">
        <w:rPr>
          <w:rFonts w:ascii="Times New Roman" w:hAnsi="Times New Roman" w:cs="Times New Roman"/>
          <w:bCs/>
        </w:rPr>
        <w:t>8</w:t>
      </w:r>
      <w:r w:rsidRPr="00B334CF">
        <w:rPr>
          <w:rFonts w:ascii="Times New Roman" w:hAnsi="Times New Roman" w:cs="Times New Roman" w:hint="eastAsia"/>
          <w:bCs/>
        </w:rPr>
        <w:t>种</w:t>
      </w:r>
      <w:r>
        <w:rPr>
          <w:rFonts w:ascii="Times New Roman" w:hAnsi="Times New Roman" w:cs="Times New Roman" w:hint="eastAsia"/>
          <w:bCs/>
        </w:rPr>
        <w:t>网络结构配置示意图</w:t>
      </w:r>
    </w:p>
    <w:p w14:paraId="6EE9C403" w14:textId="645228BF" w:rsidR="00B334CF" w:rsidRPr="00B334CF" w:rsidRDefault="000B40D0" w:rsidP="000B40D0">
      <w:pPr>
        <w:ind w:firstLineChars="200" w:firstLine="420"/>
      </w:pPr>
      <w:r>
        <w:rPr>
          <w:rFonts w:hint="eastAsia"/>
        </w:rPr>
        <w:t>我们</w:t>
      </w:r>
      <w:r w:rsidR="00C94A88">
        <w:rPr>
          <w:rFonts w:hint="eastAsia"/>
        </w:rPr>
        <w:t>使用相同的训练样本</w:t>
      </w:r>
      <w:r>
        <w:rPr>
          <w:rFonts w:hint="eastAsia"/>
        </w:rPr>
        <w:t>对所有结构的神经网络进行</w:t>
      </w:r>
      <w:r w:rsidR="00C94A88">
        <w:rPr>
          <w:rFonts w:hint="eastAsia"/>
        </w:rPr>
        <w:t>3</w:t>
      </w:r>
      <w:r w:rsidR="00C94A88">
        <w:t>000</w:t>
      </w:r>
      <w:r w:rsidR="00C94A88">
        <w:rPr>
          <w:rFonts w:hint="eastAsia"/>
        </w:rPr>
        <w:t>次训练，</w:t>
      </w:r>
      <w:r>
        <w:rPr>
          <w:rFonts w:hint="eastAsia"/>
        </w:rPr>
        <w:t>并</w:t>
      </w:r>
      <w:r w:rsidR="00C94A88">
        <w:rPr>
          <w:rFonts w:hint="eastAsia"/>
        </w:rPr>
        <w:t>选取训练过程中</w:t>
      </w:r>
      <w:r>
        <w:rPr>
          <w:rFonts w:hint="eastAsia"/>
        </w:rPr>
        <w:t>整体准确率最高的模型。对不同拓扑结构的网络的整体准确率、网络内存大小进行统计。</w:t>
      </w:r>
      <w:r w:rsidR="004157A8">
        <w:rPr>
          <w:rFonts w:hint="eastAsia"/>
        </w:rPr>
        <w:t>实验结果</w:t>
      </w:r>
      <w:r w:rsidR="00217D57">
        <w:rPr>
          <w:rFonts w:hint="eastAsia"/>
        </w:rPr>
        <w:t>如图X所示</w:t>
      </w:r>
      <w:r w:rsidR="004157A8">
        <w:rPr>
          <w:rFonts w:hint="eastAsia"/>
        </w:rPr>
        <w:t>，</w:t>
      </w:r>
      <w:r w:rsidR="00217D57">
        <w:rPr>
          <w:rFonts w:hint="eastAsia"/>
        </w:rPr>
        <w:t>网络识别准确率随着基本块的增加而增大，当基本块的数量为5时，网络的识别精度达到饱和为94.7%；当基本块的数量为7时，识别准确率达到最高，为95.7%。</w:t>
      </w:r>
      <w:r w:rsidR="004157A8">
        <w:rPr>
          <w:rFonts w:hint="eastAsia"/>
        </w:rPr>
        <w:t>与识别精度曲线不同，由于受到卷积层</w:t>
      </w:r>
      <w:r w:rsidR="00D873B0">
        <w:rPr>
          <w:rFonts w:hint="eastAsia"/>
        </w:rPr>
        <w:t>参数</w:t>
      </w:r>
      <w:r w:rsidR="004157A8">
        <w:rPr>
          <w:rFonts w:hint="eastAsia"/>
        </w:rPr>
        <w:t>和全连接层</w:t>
      </w:r>
      <w:r w:rsidR="00D873B0">
        <w:rPr>
          <w:rFonts w:hint="eastAsia"/>
        </w:rPr>
        <w:t>参数</w:t>
      </w:r>
      <w:r w:rsidR="004157A8">
        <w:rPr>
          <w:rFonts w:hint="eastAsia"/>
        </w:rPr>
        <w:t>的影响，</w:t>
      </w:r>
      <w:r w:rsidR="00D873B0">
        <w:rPr>
          <w:rFonts w:hint="eastAsia"/>
        </w:rPr>
        <w:t>内存大小总体呈现先上升后下降的趋势，当基本块为2和8时，所需内存达到局部最小值，分别为3</w:t>
      </w:r>
      <w:r w:rsidR="00D873B0">
        <w:t>43</w:t>
      </w:r>
      <w:r w:rsidR="00D873B0">
        <w:rPr>
          <w:rFonts w:hint="eastAsia"/>
        </w:rPr>
        <w:t>KB和3</w:t>
      </w:r>
      <w:r>
        <w:t>15</w:t>
      </w:r>
      <w:r w:rsidR="00D873B0">
        <w:rPr>
          <w:rFonts w:hint="eastAsia"/>
        </w:rPr>
        <w:t>KB。</w:t>
      </w:r>
    </w:p>
    <w:p w14:paraId="52F01C7A" w14:textId="50CA17A8" w:rsidR="007F6781" w:rsidRDefault="00B334CF" w:rsidP="00B334CF">
      <w:pPr>
        <w:jc w:val="center"/>
        <w:rPr>
          <w:rFonts w:ascii="Times New Roman" w:eastAsia="宋体" w:hAnsi="Times New Roman" w:cs="Times New Roman"/>
          <w:sz w:val="22"/>
        </w:rPr>
      </w:pPr>
      <w:r>
        <w:rPr>
          <w:noProof/>
        </w:rPr>
        <w:lastRenderedPageBreak/>
        <w:drawing>
          <wp:inline distT="0" distB="0" distL="0" distR="0" wp14:anchorId="1731FF0E" wp14:editId="51891D05">
            <wp:extent cx="4830945" cy="2606062"/>
            <wp:effectExtent l="0" t="0" r="8255" b="38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3E2F71B" w14:textId="16A5A50D" w:rsidR="003448FA" w:rsidRDefault="003448FA" w:rsidP="003448FA">
      <w:pPr>
        <w:rPr>
          <w:rFonts w:ascii="Times New Roman" w:hAnsi="Times New Roman" w:cs="Times New Roman"/>
        </w:rPr>
      </w:pPr>
      <w:r>
        <w:rPr>
          <w:rFonts w:ascii="Times New Roman" w:eastAsia="宋体" w:hAnsi="Times New Roman" w:cs="Times New Roman" w:hint="eastAsia"/>
          <w:sz w:val="22"/>
        </w:rPr>
        <w:t>图</w:t>
      </w:r>
      <w:r>
        <w:rPr>
          <w:rFonts w:ascii="Times New Roman" w:eastAsia="宋体" w:hAnsi="Times New Roman" w:cs="Times New Roman" w:hint="eastAsia"/>
          <w:sz w:val="22"/>
        </w:rPr>
        <w:t>X</w:t>
      </w:r>
      <w:r w:rsidRPr="00DE3CC7">
        <w:rPr>
          <w:rFonts w:ascii="Times New Roman" w:hAnsi="Times New Roman" w:cs="Times New Roman"/>
          <w:b/>
        </w:rPr>
        <w:t>.</w:t>
      </w:r>
      <w:r w:rsidRPr="00873BD3">
        <w:rPr>
          <w:rFonts w:ascii="Times New Roman" w:hAnsi="Times New Roman" w:cs="Times New Roman"/>
        </w:rPr>
        <w:t xml:space="preserve"> Impact of </w:t>
      </w:r>
      <w:r>
        <w:rPr>
          <w:rFonts w:ascii="Times New Roman" w:hAnsi="Times New Roman" w:cs="Times New Roman"/>
        </w:rPr>
        <w:t xml:space="preserve">the </w:t>
      </w:r>
      <w:r w:rsidRPr="00873BD3">
        <w:rPr>
          <w:rFonts w:ascii="Times New Roman" w:hAnsi="Times New Roman" w:cs="Times New Roman"/>
        </w:rPr>
        <w:t xml:space="preserve">number of basic blocks on memory </w:t>
      </w:r>
      <w:r>
        <w:rPr>
          <w:rFonts w:ascii="Times New Roman" w:hAnsi="Times New Roman" w:cs="Times New Roman"/>
        </w:rPr>
        <w:t>consumption</w:t>
      </w:r>
      <w:r w:rsidRPr="00873BD3">
        <w:rPr>
          <w:rFonts w:ascii="Times New Roman" w:hAnsi="Times New Roman" w:cs="Times New Roman"/>
        </w:rPr>
        <w:t xml:space="preserve"> and </w:t>
      </w:r>
      <w:r>
        <w:rPr>
          <w:rFonts w:ascii="Times New Roman" w:hAnsi="Times New Roman" w:cs="Times New Roman"/>
        </w:rPr>
        <w:t>overall</w:t>
      </w:r>
      <w:r w:rsidRPr="00873BD3">
        <w:rPr>
          <w:rFonts w:ascii="Times New Roman" w:hAnsi="Times New Roman" w:cs="Times New Roman"/>
        </w:rPr>
        <w:t xml:space="preserve"> accuracy of arrhythmia </w:t>
      </w:r>
      <w:r>
        <w:rPr>
          <w:rFonts w:ascii="Times New Roman" w:hAnsi="Times New Roman" w:cs="Times New Roman"/>
        </w:rPr>
        <w:t>diagnosis</w:t>
      </w:r>
    </w:p>
    <w:p w14:paraId="6BB9AFB3" w14:textId="76753B99" w:rsidR="000B40D0" w:rsidRDefault="000B40D0" w:rsidP="000B40D0">
      <w:pPr>
        <w:ind w:firstLine="420"/>
        <w:rPr>
          <w:rFonts w:ascii="Times New Roman" w:hAnsi="Times New Roman" w:cs="Times New Roman" w:hint="eastAsia"/>
        </w:rPr>
      </w:pPr>
      <w:r>
        <w:rPr>
          <w:rFonts w:hint="eastAsia"/>
        </w:rPr>
        <w:t>综上所述，当网络结构由7个基本块和2全连接层组成时，识别准确率最高为9</w:t>
      </w:r>
      <w:r>
        <w:t>5.7</w:t>
      </w:r>
      <w:r>
        <w:rPr>
          <w:rFonts w:hint="eastAsia"/>
        </w:rPr>
        <w:t>%，同时，网络所需内存大小最低为3</w:t>
      </w:r>
      <w:r>
        <w:t>14.75</w:t>
      </w:r>
      <w:r>
        <w:rPr>
          <w:rFonts w:hint="eastAsia"/>
        </w:rPr>
        <w:t>KB。</w:t>
      </w:r>
      <w:r>
        <w:rPr>
          <w:rFonts w:hint="eastAsia"/>
        </w:rPr>
        <w:t>因此，我们选择该配置的结构作为本文最终的模型。其网络机构及参数分布如表X所示。</w:t>
      </w:r>
    </w:p>
    <w:p w14:paraId="5AB4EC8A" w14:textId="1DF8E24B" w:rsidR="007F6781" w:rsidRDefault="00736FEA" w:rsidP="00736FEA">
      <w:pPr>
        <w:jc w:val="center"/>
        <w:rPr>
          <w:rFonts w:ascii="Times New Roman" w:eastAsia="宋体" w:hAnsi="Times New Roman" w:cs="Times New Roman"/>
          <w:sz w:val="22"/>
        </w:rPr>
      </w:pPr>
      <w:r w:rsidRPr="00A47F84">
        <w:rPr>
          <w:rFonts w:ascii="Times New Roman" w:hAnsi="Times New Roman" w:cs="Times New Roman"/>
          <w:b/>
        </w:rPr>
        <w:t>Table X</w:t>
      </w:r>
      <w:r w:rsidRPr="00A47F84">
        <w:rPr>
          <w:rFonts w:ascii="Times New Roman" w:hAnsi="Times New Roman" w:cs="Times New Roman"/>
        </w:rPr>
        <w:t>.</w:t>
      </w:r>
      <w:r w:rsidR="008C7C80">
        <w:rPr>
          <w:rFonts w:ascii="Times New Roman" w:hAnsi="Times New Roman" w:cs="Times New Roman"/>
        </w:rPr>
        <w:t xml:space="preserve"> </w:t>
      </w:r>
      <w:r w:rsidR="008C7C80">
        <w:rPr>
          <w:rFonts w:ascii="Times New Roman" w:hAnsi="Times New Roman" w:cs="Times New Roman" w:hint="eastAsia"/>
        </w:rPr>
        <w:t>网络结构</w:t>
      </w:r>
      <w:r w:rsidR="003C35C0">
        <w:rPr>
          <w:rFonts w:ascii="Times New Roman" w:hAnsi="Times New Roman" w:cs="Times New Roman" w:hint="eastAsia"/>
        </w:rPr>
        <w:t>及参数分布</w:t>
      </w:r>
    </w:p>
    <w:tbl>
      <w:tblPr>
        <w:tblStyle w:val="af2"/>
        <w:tblW w:w="7088" w:type="dxa"/>
        <w:jc w:val="center"/>
        <w:tblLayout w:type="fixed"/>
        <w:tblLook w:val="04A0" w:firstRow="1" w:lastRow="0" w:firstColumn="1" w:lastColumn="0" w:noHBand="0" w:noVBand="1"/>
      </w:tblPr>
      <w:tblGrid>
        <w:gridCol w:w="2011"/>
        <w:gridCol w:w="1817"/>
        <w:gridCol w:w="1417"/>
        <w:gridCol w:w="1843"/>
      </w:tblGrid>
      <w:tr w:rsidR="00736FEA" w:rsidRPr="006A4C46" w14:paraId="2AF5B1CE" w14:textId="77777777" w:rsidTr="000B40D0">
        <w:trPr>
          <w:trHeight w:val="340"/>
          <w:jc w:val="center"/>
        </w:trPr>
        <w:tc>
          <w:tcPr>
            <w:tcW w:w="2011" w:type="dxa"/>
            <w:tcBorders>
              <w:top w:val="double" w:sz="4" w:space="0" w:color="auto"/>
              <w:left w:val="nil"/>
              <w:bottom w:val="double" w:sz="4" w:space="0" w:color="auto"/>
            </w:tcBorders>
            <w:shd w:val="clear" w:color="auto" w:fill="D9D9D9" w:themeFill="background1" w:themeFillShade="D9"/>
            <w:vAlign w:val="center"/>
          </w:tcPr>
          <w:p w14:paraId="520BD09F" w14:textId="77777777" w:rsidR="00736FEA" w:rsidRPr="000B40D0" w:rsidRDefault="00736FEA" w:rsidP="00CD6565">
            <w:pPr>
              <w:jc w:val="center"/>
              <w:rPr>
                <w:rFonts w:ascii="Times New Roman" w:eastAsia="宋体" w:hAnsi="Times New Roman" w:cs="Times New Roman"/>
                <w:b/>
                <w:bCs/>
                <w:sz w:val="22"/>
              </w:rPr>
            </w:pPr>
            <w:r w:rsidRPr="000B40D0">
              <w:rPr>
                <w:rFonts w:ascii="Times New Roman" w:eastAsia="宋体" w:hAnsi="Times New Roman" w:cs="Times New Roman" w:hint="eastAsia"/>
                <w:b/>
                <w:bCs/>
                <w:sz w:val="22"/>
              </w:rPr>
              <w:t>Layer</w:t>
            </w:r>
          </w:p>
        </w:tc>
        <w:tc>
          <w:tcPr>
            <w:tcW w:w="1817" w:type="dxa"/>
            <w:tcBorders>
              <w:top w:val="double" w:sz="4" w:space="0" w:color="auto"/>
              <w:bottom w:val="double" w:sz="4" w:space="0" w:color="auto"/>
            </w:tcBorders>
            <w:shd w:val="clear" w:color="auto" w:fill="D9D9D9" w:themeFill="background1" w:themeFillShade="D9"/>
            <w:vAlign w:val="center"/>
          </w:tcPr>
          <w:p w14:paraId="2A4F3297" w14:textId="77777777" w:rsidR="00736FEA" w:rsidRPr="000B40D0" w:rsidRDefault="00736FEA" w:rsidP="00CD6565">
            <w:pPr>
              <w:jc w:val="center"/>
              <w:rPr>
                <w:rFonts w:ascii="Times New Roman" w:eastAsia="宋体" w:hAnsi="Times New Roman" w:cs="Times New Roman"/>
                <w:b/>
                <w:bCs/>
                <w:sz w:val="22"/>
              </w:rPr>
            </w:pPr>
            <w:r w:rsidRPr="000B40D0">
              <w:rPr>
                <w:rFonts w:ascii="Times New Roman" w:eastAsia="宋体" w:hAnsi="Times New Roman" w:cs="Times New Roman"/>
                <w:b/>
                <w:bCs/>
                <w:sz w:val="22"/>
              </w:rPr>
              <w:t>Conv</w:t>
            </w:r>
          </w:p>
        </w:tc>
        <w:tc>
          <w:tcPr>
            <w:tcW w:w="1417" w:type="dxa"/>
            <w:tcBorders>
              <w:top w:val="double" w:sz="4" w:space="0" w:color="auto"/>
              <w:bottom w:val="double" w:sz="4" w:space="0" w:color="auto"/>
            </w:tcBorders>
            <w:shd w:val="clear" w:color="auto" w:fill="D9D9D9" w:themeFill="background1" w:themeFillShade="D9"/>
            <w:vAlign w:val="center"/>
          </w:tcPr>
          <w:p w14:paraId="3B5481A1" w14:textId="77777777" w:rsidR="00736FEA" w:rsidRPr="000B40D0" w:rsidRDefault="00736FEA" w:rsidP="00CD6565">
            <w:pPr>
              <w:jc w:val="center"/>
              <w:rPr>
                <w:rFonts w:ascii="Times New Roman" w:eastAsia="宋体" w:hAnsi="Times New Roman" w:cs="Times New Roman"/>
                <w:b/>
                <w:bCs/>
                <w:sz w:val="22"/>
              </w:rPr>
            </w:pPr>
            <w:r w:rsidRPr="000B40D0">
              <w:rPr>
                <w:rFonts w:ascii="Times New Roman" w:eastAsia="宋体" w:hAnsi="Times New Roman" w:cs="Times New Roman"/>
                <w:b/>
                <w:bCs/>
                <w:sz w:val="22"/>
              </w:rPr>
              <w:t>Pooling</w:t>
            </w:r>
          </w:p>
        </w:tc>
        <w:tc>
          <w:tcPr>
            <w:tcW w:w="1843" w:type="dxa"/>
            <w:tcBorders>
              <w:top w:val="double" w:sz="4" w:space="0" w:color="auto"/>
              <w:bottom w:val="double" w:sz="4" w:space="0" w:color="auto"/>
              <w:right w:val="nil"/>
            </w:tcBorders>
            <w:shd w:val="clear" w:color="auto" w:fill="D9D9D9" w:themeFill="background1" w:themeFillShade="D9"/>
            <w:vAlign w:val="center"/>
          </w:tcPr>
          <w:p w14:paraId="33FDCEDD" w14:textId="77777777" w:rsidR="00736FEA" w:rsidRPr="000B40D0" w:rsidRDefault="00736FEA" w:rsidP="00CD6565">
            <w:pPr>
              <w:jc w:val="center"/>
              <w:rPr>
                <w:rFonts w:ascii="Times New Roman" w:eastAsia="宋体" w:hAnsi="Times New Roman" w:cs="Times New Roman"/>
                <w:b/>
                <w:bCs/>
                <w:sz w:val="22"/>
              </w:rPr>
            </w:pPr>
            <w:r w:rsidRPr="000B40D0">
              <w:rPr>
                <w:rFonts w:ascii="Times New Roman" w:eastAsia="宋体" w:hAnsi="Times New Roman" w:cs="Times New Roman"/>
                <w:b/>
                <w:bCs/>
                <w:sz w:val="22"/>
              </w:rPr>
              <w:t>Parameters</w:t>
            </w:r>
          </w:p>
        </w:tc>
      </w:tr>
      <w:tr w:rsidR="00736FEA" w14:paraId="790C7DFE" w14:textId="77777777" w:rsidTr="000B40D0">
        <w:trPr>
          <w:trHeight w:val="340"/>
          <w:jc w:val="center"/>
        </w:trPr>
        <w:tc>
          <w:tcPr>
            <w:tcW w:w="2011" w:type="dxa"/>
            <w:tcBorders>
              <w:top w:val="double" w:sz="4" w:space="0" w:color="auto"/>
              <w:left w:val="nil"/>
            </w:tcBorders>
            <w:vAlign w:val="center"/>
          </w:tcPr>
          <w:p w14:paraId="2EB2E42F"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Block1</w:t>
            </w:r>
          </w:p>
        </w:tc>
        <w:tc>
          <w:tcPr>
            <w:tcW w:w="1817" w:type="dxa"/>
            <w:tcBorders>
              <w:top w:val="double" w:sz="4" w:space="0" w:color="auto"/>
            </w:tcBorders>
            <w:vAlign w:val="center"/>
          </w:tcPr>
          <w:p w14:paraId="1FE8A955"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6</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8</w:t>
            </w:r>
          </w:p>
        </w:tc>
        <w:tc>
          <w:tcPr>
            <w:tcW w:w="1417" w:type="dxa"/>
            <w:tcBorders>
              <w:top w:val="double" w:sz="4" w:space="0" w:color="auto"/>
            </w:tcBorders>
            <w:vAlign w:val="center"/>
          </w:tcPr>
          <w:p w14:paraId="3BB4D594"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8</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top w:val="double" w:sz="4" w:space="0" w:color="auto"/>
              <w:right w:val="nil"/>
            </w:tcBorders>
            <w:vAlign w:val="center"/>
          </w:tcPr>
          <w:p w14:paraId="23727558"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36</w:t>
            </w:r>
          </w:p>
        </w:tc>
      </w:tr>
      <w:tr w:rsidR="00736FEA" w14:paraId="20DE83BC" w14:textId="77777777" w:rsidTr="000B40D0">
        <w:trPr>
          <w:trHeight w:val="340"/>
          <w:jc w:val="center"/>
        </w:trPr>
        <w:tc>
          <w:tcPr>
            <w:tcW w:w="2011" w:type="dxa"/>
            <w:tcBorders>
              <w:left w:val="nil"/>
            </w:tcBorders>
            <w:vAlign w:val="center"/>
          </w:tcPr>
          <w:p w14:paraId="6F4A6EFC"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Block2</w:t>
            </w:r>
          </w:p>
        </w:tc>
        <w:tc>
          <w:tcPr>
            <w:tcW w:w="1817" w:type="dxa"/>
            <w:vAlign w:val="center"/>
          </w:tcPr>
          <w:p w14:paraId="1590A12D"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2</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2</w:t>
            </w:r>
          </w:p>
        </w:tc>
        <w:tc>
          <w:tcPr>
            <w:tcW w:w="1417" w:type="dxa"/>
            <w:vAlign w:val="center"/>
          </w:tcPr>
          <w:p w14:paraId="6883F6EA"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4</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29A4585C"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164</w:t>
            </w:r>
          </w:p>
        </w:tc>
      </w:tr>
      <w:tr w:rsidR="00736FEA" w14:paraId="0292D57D" w14:textId="77777777" w:rsidTr="000B40D0">
        <w:trPr>
          <w:trHeight w:val="340"/>
          <w:jc w:val="center"/>
        </w:trPr>
        <w:tc>
          <w:tcPr>
            <w:tcW w:w="2011" w:type="dxa"/>
            <w:tcBorders>
              <w:left w:val="nil"/>
            </w:tcBorders>
            <w:vAlign w:val="center"/>
          </w:tcPr>
          <w:p w14:paraId="137093A0"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Block3</w:t>
            </w:r>
          </w:p>
        </w:tc>
        <w:tc>
          <w:tcPr>
            <w:tcW w:w="1817" w:type="dxa"/>
            <w:vAlign w:val="center"/>
          </w:tcPr>
          <w:p w14:paraId="60DC09CF"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9</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3</w:t>
            </w:r>
            <w:r w:rsidRPr="000B40D0">
              <w:rPr>
                <w:rFonts w:ascii="Times New Roman" w:eastAsia="宋体" w:hAnsi="Times New Roman" w:cs="Times New Roman"/>
                <w:sz w:val="20"/>
                <w:szCs w:val="20"/>
              </w:rPr>
              <w:t>2</w:t>
            </w:r>
          </w:p>
        </w:tc>
        <w:tc>
          <w:tcPr>
            <w:tcW w:w="1417" w:type="dxa"/>
            <w:vAlign w:val="center"/>
          </w:tcPr>
          <w:p w14:paraId="74713C3D"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4</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3720DB89"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3</w:t>
            </w:r>
            <w:r w:rsidRPr="000B40D0">
              <w:rPr>
                <w:rFonts w:ascii="Times New Roman" w:eastAsia="宋体" w:hAnsi="Times New Roman" w:cs="Times New Roman"/>
                <w:sz w:val="20"/>
                <w:szCs w:val="20"/>
              </w:rPr>
              <w:t>488</w:t>
            </w:r>
          </w:p>
        </w:tc>
      </w:tr>
      <w:tr w:rsidR="00736FEA" w14:paraId="2BF8859A" w14:textId="77777777" w:rsidTr="000B40D0">
        <w:trPr>
          <w:trHeight w:val="340"/>
          <w:jc w:val="center"/>
        </w:trPr>
        <w:tc>
          <w:tcPr>
            <w:tcW w:w="2011" w:type="dxa"/>
            <w:tcBorders>
              <w:left w:val="nil"/>
            </w:tcBorders>
            <w:vAlign w:val="center"/>
          </w:tcPr>
          <w:p w14:paraId="5614D129"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Block4</w:t>
            </w:r>
          </w:p>
        </w:tc>
        <w:tc>
          <w:tcPr>
            <w:tcW w:w="1817" w:type="dxa"/>
            <w:vAlign w:val="center"/>
          </w:tcPr>
          <w:p w14:paraId="77A8E6F0"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7</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6</w:t>
            </w:r>
            <w:r w:rsidRPr="000B40D0">
              <w:rPr>
                <w:rFonts w:ascii="Times New Roman" w:eastAsia="宋体" w:hAnsi="Times New Roman" w:cs="Times New Roman"/>
                <w:sz w:val="20"/>
                <w:szCs w:val="20"/>
              </w:rPr>
              <w:t>4</w:t>
            </w:r>
          </w:p>
        </w:tc>
        <w:tc>
          <w:tcPr>
            <w:tcW w:w="1417" w:type="dxa"/>
            <w:vAlign w:val="center"/>
          </w:tcPr>
          <w:p w14:paraId="25B07C40"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4</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7E9B6ED9"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4400</w:t>
            </w:r>
          </w:p>
        </w:tc>
      </w:tr>
      <w:tr w:rsidR="00736FEA" w14:paraId="32BE2614" w14:textId="77777777" w:rsidTr="000B40D0">
        <w:trPr>
          <w:trHeight w:val="340"/>
          <w:jc w:val="center"/>
        </w:trPr>
        <w:tc>
          <w:tcPr>
            <w:tcW w:w="2011" w:type="dxa"/>
            <w:tcBorders>
              <w:left w:val="nil"/>
            </w:tcBorders>
            <w:vAlign w:val="center"/>
          </w:tcPr>
          <w:p w14:paraId="782A27B4"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Block5</w:t>
            </w:r>
          </w:p>
        </w:tc>
        <w:tc>
          <w:tcPr>
            <w:tcW w:w="1817" w:type="dxa"/>
            <w:vAlign w:val="center"/>
          </w:tcPr>
          <w:p w14:paraId="04421E87"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5</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sz w:val="20"/>
                <w:szCs w:val="20"/>
              </w:rPr>
              <w:t>64</w:t>
            </w:r>
          </w:p>
        </w:tc>
        <w:tc>
          <w:tcPr>
            <w:tcW w:w="1417" w:type="dxa"/>
            <w:vAlign w:val="center"/>
          </w:tcPr>
          <w:p w14:paraId="7799D783"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2</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63EDBED0"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2</w:t>
            </w:r>
            <w:r w:rsidRPr="000B40D0">
              <w:rPr>
                <w:rFonts w:ascii="Times New Roman" w:eastAsia="宋体" w:hAnsi="Times New Roman" w:cs="Times New Roman"/>
                <w:sz w:val="20"/>
                <w:szCs w:val="20"/>
              </w:rPr>
              <w:t>0544</w:t>
            </w:r>
          </w:p>
        </w:tc>
      </w:tr>
      <w:tr w:rsidR="00736FEA" w14:paraId="7CE3320D" w14:textId="77777777" w:rsidTr="000B40D0">
        <w:trPr>
          <w:trHeight w:val="340"/>
          <w:jc w:val="center"/>
        </w:trPr>
        <w:tc>
          <w:tcPr>
            <w:tcW w:w="2011" w:type="dxa"/>
            <w:tcBorders>
              <w:left w:val="nil"/>
            </w:tcBorders>
            <w:vAlign w:val="center"/>
          </w:tcPr>
          <w:p w14:paraId="43C7920D"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Block6</w:t>
            </w:r>
          </w:p>
        </w:tc>
        <w:tc>
          <w:tcPr>
            <w:tcW w:w="1817" w:type="dxa"/>
            <w:vAlign w:val="center"/>
          </w:tcPr>
          <w:p w14:paraId="5A3ACCD2"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3</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6</w:t>
            </w:r>
            <w:r w:rsidRPr="000B40D0">
              <w:rPr>
                <w:rFonts w:ascii="Times New Roman" w:eastAsia="宋体" w:hAnsi="Times New Roman" w:cs="Times New Roman"/>
                <w:sz w:val="20"/>
                <w:szCs w:val="20"/>
              </w:rPr>
              <w:t>4</w:t>
            </w:r>
          </w:p>
        </w:tc>
        <w:tc>
          <w:tcPr>
            <w:tcW w:w="1417" w:type="dxa"/>
            <w:vAlign w:val="center"/>
          </w:tcPr>
          <w:p w14:paraId="1CD074CD"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2</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041D8E27"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2352</w:t>
            </w:r>
          </w:p>
        </w:tc>
      </w:tr>
      <w:tr w:rsidR="00736FEA" w14:paraId="7E44D378" w14:textId="77777777" w:rsidTr="000B40D0">
        <w:trPr>
          <w:trHeight w:val="340"/>
          <w:jc w:val="center"/>
        </w:trPr>
        <w:tc>
          <w:tcPr>
            <w:tcW w:w="2011" w:type="dxa"/>
            <w:tcBorders>
              <w:left w:val="nil"/>
            </w:tcBorders>
            <w:vAlign w:val="center"/>
          </w:tcPr>
          <w:p w14:paraId="33040C4B"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Basic Block7</w:t>
            </w:r>
          </w:p>
        </w:tc>
        <w:tc>
          <w:tcPr>
            <w:tcW w:w="1817" w:type="dxa"/>
            <w:vAlign w:val="center"/>
          </w:tcPr>
          <w:p w14:paraId="3D585E8E"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3</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7</w:t>
            </w:r>
            <w:r w:rsidRPr="000B40D0">
              <w:rPr>
                <w:rFonts w:ascii="Times New Roman" w:eastAsia="宋体" w:hAnsi="Times New Roman" w:cs="Times New Roman"/>
                <w:sz w:val="20"/>
                <w:szCs w:val="20"/>
              </w:rPr>
              <w:t>2</w:t>
            </w:r>
          </w:p>
        </w:tc>
        <w:tc>
          <w:tcPr>
            <w:tcW w:w="1417" w:type="dxa"/>
            <w:vAlign w:val="center"/>
          </w:tcPr>
          <w:p w14:paraId="0230481A"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2</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p>
        </w:tc>
        <w:tc>
          <w:tcPr>
            <w:tcW w:w="1843" w:type="dxa"/>
            <w:tcBorders>
              <w:right w:val="nil"/>
            </w:tcBorders>
            <w:vAlign w:val="center"/>
          </w:tcPr>
          <w:p w14:paraId="114AD11C"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3896</w:t>
            </w:r>
          </w:p>
        </w:tc>
      </w:tr>
      <w:tr w:rsidR="00736FEA" w14:paraId="2FE5C6AE" w14:textId="77777777" w:rsidTr="000B40D0">
        <w:trPr>
          <w:trHeight w:val="340"/>
          <w:jc w:val="center"/>
        </w:trPr>
        <w:tc>
          <w:tcPr>
            <w:tcW w:w="2011" w:type="dxa"/>
            <w:tcBorders>
              <w:left w:val="nil"/>
            </w:tcBorders>
            <w:vAlign w:val="center"/>
          </w:tcPr>
          <w:p w14:paraId="3171B18F"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sz w:val="20"/>
                <w:szCs w:val="20"/>
              </w:rPr>
              <w:t>Fully-Connected</w:t>
            </w:r>
          </w:p>
        </w:tc>
        <w:tc>
          <w:tcPr>
            <w:tcW w:w="1817" w:type="dxa"/>
            <w:vAlign w:val="center"/>
          </w:tcPr>
          <w:p w14:paraId="71B5844D"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2</w:t>
            </w:r>
            <w:r w:rsidRPr="000B40D0">
              <w:rPr>
                <w:rFonts w:ascii="Times New Roman" w:eastAsia="宋体" w:hAnsi="Times New Roman" w:cs="Times New Roman"/>
                <w:sz w:val="20"/>
                <w:szCs w:val="20"/>
              </w:rPr>
              <w:t>16</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6</w:t>
            </w:r>
            <w:r w:rsidRPr="000B40D0">
              <w:rPr>
                <w:rFonts w:ascii="Times New Roman" w:eastAsia="宋体" w:hAnsi="Times New Roman" w:cs="Times New Roman"/>
                <w:sz w:val="20"/>
                <w:szCs w:val="20"/>
              </w:rPr>
              <w:t>4</w:t>
            </w:r>
          </w:p>
        </w:tc>
        <w:tc>
          <w:tcPr>
            <w:tcW w:w="1417" w:type="dxa"/>
            <w:vAlign w:val="center"/>
          </w:tcPr>
          <w:p w14:paraId="5BA17781"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w:t>
            </w:r>
          </w:p>
        </w:tc>
        <w:tc>
          <w:tcPr>
            <w:tcW w:w="1843" w:type="dxa"/>
            <w:tcBorders>
              <w:right w:val="nil"/>
            </w:tcBorders>
            <w:vAlign w:val="center"/>
          </w:tcPr>
          <w:p w14:paraId="5C7281AE"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3888</w:t>
            </w:r>
          </w:p>
        </w:tc>
      </w:tr>
      <w:tr w:rsidR="00736FEA" w14:paraId="5D55CC40" w14:textId="77777777" w:rsidTr="000B40D0">
        <w:trPr>
          <w:trHeight w:val="340"/>
          <w:jc w:val="center"/>
        </w:trPr>
        <w:tc>
          <w:tcPr>
            <w:tcW w:w="2011" w:type="dxa"/>
            <w:tcBorders>
              <w:left w:val="nil"/>
              <w:bottom w:val="double" w:sz="4" w:space="0" w:color="auto"/>
            </w:tcBorders>
            <w:vAlign w:val="center"/>
          </w:tcPr>
          <w:p w14:paraId="1D03CC37" w14:textId="77777777" w:rsidR="00736FEA" w:rsidRPr="000B40D0" w:rsidRDefault="00736FEA" w:rsidP="00CD6565">
            <w:pPr>
              <w:jc w:val="center"/>
              <w:rPr>
                <w:rFonts w:ascii="Times New Roman" w:eastAsia="宋体" w:hAnsi="Times New Roman" w:cs="Times New Roman"/>
                <w:sz w:val="20"/>
                <w:szCs w:val="20"/>
              </w:rPr>
            </w:pPr>
            <w:proofErr w:type="spellStart"/>
            <w:r w:rsidRPr="000B40D0">
              <w:rPr>
                <w:rFonts w:ascii="Times New Roman" w:eastAsia="宋体" w:hAnsi="Times New Roman" w:cs="Times New Roman"/>
                <w:sz w:val="20"/>
                <w:szCs w:val="20"/>
              </w:rPr>
              <w:t>Softmax</w:t>
            </w:r>
            <w:proofErr w:type="spellEnd"/>
          </w:p>
        </w:tc>
        <w:tc>
          <w:tcPr>
            <w:tcW w:w="1817" w:type="dxa"/>
            <w:tcBorders>
              <w:bottom w:val="double" w:sz="4" w:space="0" w:color="auto"/>
            </w:tcBorders>
            <w:vAlign w:val="center"/>
          </w:tcPr>
          <w:p w14:paraId="35BE2D01"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6</w:t>
            </w:r>
            <w:r w:rsidRPr="000B40D0">
              <w:rPr>
                <w:rFonts w:ascii="Times New Roman" w:eastAsia="宋体" w:hAnsi="Times New Roman" w:cs="Times New Roman"/>
                <w:sz w:val="20"/>
                <w:szCs w:val="20"/>
              </w:rPr>
              <w:t>4</w:t>
            </w:r>
            <w:r w:rsidRPr="000B40D0">
              <w:rPr>
                <w:rFonts w:ascii="Times New Roman" w:eastAsia="宋体" w:hAnsi="Times New Roman" w:cs="Times New Roman" w:hint="eastAsia"/>
                <w:sz w:val="20"/>
                <w:szCs w:val="20"/>
              </w:rPr>
              <w:t>×</w:t>
            </w: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7</w:t>
            </w:r>
          </w:p>
        </w:tc>
        <w:tc>
          <w:tcPr>
            <w:tcW w:w="1417" w:type="dxa"/>
            <w:tcBorders>
              <w:bottom w:val="double" w:sz="4" w:space="0" w:color="auto"/>
            </w:tcBorders>
            <w:vAlign w:val="center"/>
          </w:tcPr>
          <w:p w14:paraId="5BD13CBA"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w:t>
            </w:r>
          </w:p>
        </w:tc>
        <w:tc>
          <w:tcPr>
            <w:tcW w:w="1843" w:type="dxa"/>
            <w:tcBorders>
              <w:bottom w:val="double" w:sz="4" w:space="0" w:color="auto"/>
              <w:right w:val="nil"/>
            </w:tcBorders>
            <w:vAlign w:val="center"/>
          </w:tcPr>
          <w:p w14:paraId="0513A2B6" w14:textId="77777777" w:rsidR="00736FEA" w:rsidRPr="000B40D0" w:rsidRDefault="00736FEA" w:rsidP="00CD6565">
            <w:pPr>
              <w:jc w:val="center"/>
              <w:rPr>
                <w:rFonts w:ascii="Times New Roman" w:eastAsia="宋体" w:hAnsi="Times New Roman" w:cs="Times New Roman"/>
                <w:sz w:val="20"/>
                <w:szCs w:val="20"/>
              </w:rPr>
            </w:pPr>
            <w:r w:rsidRPr="000B40D0">
              <w:rPr>
                <w:rFonts w:ascii="Times New Roman" w:eastAsia="宋体" w:hAnsi="Times New Roman" w:cs="Times New Roman" w:hint="eastAsia"/>
                <w:sz w:val="20"/>
                <w:szCs w:val="20"/>
              </w:rPr>
              <w:t>1</w:t>
            </w:r>
            <w:r w:rsidRPr="000B40D0">
              <w:rPr>
                <w:rFonts w:ascii="Times New Roman" w:eastAsia="宋体" w:hAnsi="Times New Roman" w:cs="Times New Roman"/>
                <w:sz w:val="20"/>
                <w:szCs w:val="20"/>
              </w:rPr>
              <w:t>105</w:t>
            </w:r>
          </w:p>
        </w:tc>
      </w:tr>
    </w:tbl>
    <w:p w14:paraId="1E1EDD0C" w14:textId="77777777" w:rsidR="0061662B" w:rsidRDefault="0061662B" w:rsidP="004346E4">
      <w:pPr>
        <w:rPr>
          <w:rFonts w:ascii="Times New Roman" w:eastAsia="宋体" w:hAnsi="Times New Roman" w:cs="Times New Roman"/>
          <w:sz w:val="22"/>
        </w:rPr>
      </w:pPr>
    </w:p>
    <w:p w14:paraId="4EB9A14B" w14:textId="03FBEFFB" w:rsidR="0061662B" w:rsidRPr="004346E4" w:rsidRDefault="007F6781" w:rsidP="004346E4">
      <w:pPr>
        <w:pStyle w:val="a9"/>
        <w:numPr>
          <w:ilvl w:val="0"/>
          <w:numId w:val="9"/>
        </w:numPr>
        <w:ind w:firstLineChars="0"/>
        <w:rPr>
          <w:rFonts w:ascii="Arial" w:hAnsi="Arial" w:cs="Arial"/>
          <w:i/>
          <w:color w:val="9933FF"/>
          <w:sz w:val="22"/>
        </w:rPr>
      </w:pPr>
      <w:r>
        <w:rPr>
          <w:rFonts w:ascii="Arial" w:hAnsi="Arial" w:cs="Arial"/>
          <w:i/>
          <w:color w:val="9933FF"/>
          <w:sz w:val="22"/>
        </w:rPr>
        <w:t>Diagnosis Performance and Comparison</w:t>
      </w:r>
    </w:p>
    <w:p w14:paraId="59293D25" w14:textId="4F86699A" w:rsidR="00AA2E7C" w:rsidRPr="004346E4" w:rsidRDefault="004346E4" w:rsidP="004346E4">
      <w:pPr>
        <w:ind w:firstLine="420"/>
        <w:rPr>
          <w:rFonts w:ascii="Times New Roman" w:eastAsia="宋体" w:hAnsi="Times New Roman" w:cs="Times New Roman"/>
          <w:sz w:val="22"/>
        </w:rPr>
      </w:pPr>
      <w:r w:rsidRPr="004346E4">
        <w:rPr>
          <w:rFonts w:ascii="Times New Roman" w:eastAsia="宋体" w:hAnsi="Times New Roman" w:cs="Times New Roman" w:hint="eastAsia"/>
          <w:sz w:val="22"/>
        </w:rPr>
        <w:t>图</w:t>
      </w:r>
      <w:r w:rsidRPr="004346E4">
        <w:rPr>
          <w:rFonts w:ascii="Times New Roman" w:eastAsia="宋体" w:hAnsi="Times New Roman" w:cs="Times New Roman"/>
          <w:sz w:val="22"/>
        </w:rPr>
        <w:t>X</w:t>
      </w:r>
      <w:r>
        <w:rPr>
          <w:rFonts w:ascii="Times New Roman" w:eastAsia="宋体" w:hAnsi="Times New Roman" w:cs="Times New Roman" w:hint="eastAsia"/>
          <w:sz w:val="22"/>
        </w:rPr>
        <w:t>为</w:t>
      </w:r>
      <w:r w:rsidR="000B40D0">
        <w:rPr>
          <w:rFonts w:ascii="Times New Roman" w:eastAsia="宋体" w:hAnsi="Times New Roman" w:cs="Times New Roman" w:hint="eastAsia"/>
          <w:sz w:val="22"/>
        </w:rPr>
        <w:t>上述</w:t>
      </w:r>
      <w:r w:rsidRPr="004346E4">
        <w:rPr>
          <w:rFonts w:ascii="Times New Roman" w:eastAsia="宋体" w:hAnsi="Times New Roman" w:cs="Times New Roman"/>
          <w:sz w:val="22"/>
        </w:rPr>
        <w:t>神经网络</w:t>
      </w:r>
      <w:r w:rsidR="001D1B85">
        <w:rPr>
          <w:rFonts w:ascii="Times New Roman" w:eastAsia="宋体" w:hAnsi="Times New Roman" w:cs="Times New Roman" w:hint="eastAsia"/>
          <w:sz w:val="22"/>
        </w:rPr>
        <w:t>在测试数据中</w:t>
      </w:r>
      <w:r w:rsidRPr="004346E4">
        <w:rPr>
          <w:rFonts w:ascii="Times New Roman" w:eastAsia="宋体" w:hAnsi="Times New Roman" w:cs="Times New Roman"/>
          <w:sz w:val="22"/>
        </w:rPr>
        <w:t>的混淆矩阵。</w:t>
      </w:r>
      <w:r w:rsidR="00483E06">
        <w:rPr>
          <w:rFonts w:ascii="Times New Roman" w:eastAsia="宋体" w:hAnsi="Times New Roman" w:cs="Times New Roman" w:hint="eastAsia"/>
          <w:sz w:val="22"/>
        </w:rPr>
        <w:t>在</w:t>
      </w:r>
      <w:r w:rsidR="0062587F">
        <w:rPr>
          <w:rFonts w:ascii="Times New Roman" w:eastAsia="宋体" w:hAnsi="Times New Roman" w:cs="Times New Roman" w:hint="eastAsia"/>
          <w:sz w:val="22"/>
        </w:rPr>
        <w:t>对</w:t>
      </w:r>
      <w:r w:rsidR="0062587F">
        <w:rPr>
          <w:rFonts w:ascii="Times New Roman" w:eastAsia="宋体" w:hAnsi="Times New Roman" w:cs="Times New Roman" w:hint="eastAsia"/>
          <w:sz w:val="22"/>
        </w:rPr>
        <w:t>3</w:t>
      </w:r>
      <w:r w:rsidR="0062587F">
        <w:rPr>
          <w:rFonts w:ascii="Times New Roman" w:eastAsia="宋体" w:hAnsi="Times New Roman" w:cs="Times New Roman"/>
          <w:sz w:val="22"/>
        </w:rPr>
        <w:t>04</w:t>
      </w:r>
      <w:r w:rsidR="0062587F">
        <w:rPr>
          <w:rFonts w:ascii="Times New Roman" w:eastAsia="宋体" w:hAnsi="Times New Roman" w:cs="Times New Roman" w:hint="eastAsia"/>
          <w:sz w:val="22"/>
        </w:rPr>
        <w:t>个</w:t>
      </w:r>
      <w:r w:rsidR="00483E06">
        <w:rPr>
          <w:rFonts w:ascii="Times New Roman" w:eastAsia="宋体" w:hAnsi="Times New Roman" w:cs="Times New Roman" w:hint="eastAsia"/>
          <w:sz w:val="22"/>
        </w:rPr>
        <w:t>测试集</w:t>
      </w:r>
      <w:r w:rsidR="0062587F">
        <w:rPr>
          <w:rFonts w:ascii="Times New Roman" w:eastAsia="宋体" w:hAnsi="Times New Roman" w:cs="Times New Roman" w:hint="eastAsia"/>
          <w:sz w:val="22"/>
        </w:rPr>
        <w:t>样本</w:t>
      </w:r>
      <w:r w:rsidR="00483E06">
        <w:rPr>
          <w:rFonts w:ascii="Times New Roman" w:eastAsia="宋体" w:hAnsi="Times New Roman" w:cs="Times New Roman" w:hint="eastAsia"/>
          <w:sz w:val="22"/>
        </w:rPr>
        <w:t>进行识别中，该网络正确分类了</w:t>
      </w:r>
      <w:r w:rsidR="00483E06">
        <w:rPr>
          <w:rFonts w:ascii="Times New Roman" w:eastAsia="宋体" w:hAnsi="Times New Roman" w:cs="Times New Roman" w:hint="eastAsia"/>
          <w:sz w:val="22"/>
        </w:rPr>
        <w:t>2</w:t>
      </w:r>
      <w:r w:rsidR="00483E06">
        <w:rPr>
          <w:rFonts w:ascii="Times New Roman" w:eastAsia="宋体" w:hAnsi="Times New Roman" w:cs="Times New Roman"/>
          <w:sz w:val="22"/>
        </w:rPr>
        <w:t>90</w:t>
      </w:r>
      <w:r w:rsidR="00483E06">
        <w:rPr>
          <w:rFonts w:ascii="Times New Roman" w:eastAsia="宋体" w:hAnsi="Times New Roman" w:cs="Times New Roman" w:hint="eastAsia"/>
          <w:sz w:val="22"/>
        </w:rPr>
        <w:t>个样本，实现了</w:t>
      </w:r>
      <w:r w:rsidR="00483E06" w:rsidRPr="004346E4">
        <w:rPr>
          <w:rFonts w:ascii="Times New Roman" w:eastAsia="宋体" w:hAnsi="Times New Roman" w:cs="Times New Roman"/>
          <w:sz w:val="22"/>
        </w:rPr>
        <w:t>95.72</w:t>
      </w:r>
      <w:r w:rsidR="00483E06" w:rsidRPr="004346E4">
        <w:rPr>
          <w:rFonts w:ascii="Times New Roman" w:eastAsia="宋体" w:hAnsi="Times New Roman" w:cs="Times New Roman"/>
          <w:sz w:val="22"/>
        </w:rPr>
        <w:t>％的</w:t>
      </w:r>
      <w:r w:rsidR="00483E06">
        <w:rPr>
          <w:rFonts w:ascii="Times New Roman" w:eastAsia="宋体" w:hAnsi="Times New Roman" w:cs="Times New Roman" w:hint="eastAsia"/>
          <w:sz w:val="22"/>
        </w:rPr>
        <w:t>测试</w:t>
      </w:r>
      <w:r w:rsidR="00483E06" w:rsidRPr="004346E4">
        <w:rPr>
          <w:rFonts w:ascii="Times New Roman" w:eastAsia="宋体" w:hAnsi="Times New Roman" w:cs="Times New Roman"/>
          <w:sz w:val="22"/>
        </w:rPr>
        <w:t>准确度</w:t>
      </w:r>
      <w:r w:rsidR="00483E06">
        <w:rPr>
          <w:rFonts w:ascii="Times New Roman" w:eastAsia="宋体" w:hAnsi="Times New Roman" w:cs="Times New Roman" w:hint="eastAsia"/>
          <w:sz w:val="22"/>
        </w:rPr>
        <w:t>。同时，对于所有</w:t>
      </w:r>
      <w:r w:rsidR="00483E06">
        <w:rPr>
          <w:rFonts w:ascii="Times New Roman" w:eastAsia="宋体" w:hAnsi="Times New Roman" w:cs="Times New Roman" w:hint="eastAsia"/>
          <w:sz w:val="22"/>
        </w:rPr>
        <w:t>1</w:t>
      </w:r>
      <w:r w:rsidR="00483E06">
        <w:rPr>
          <w:rFonts w:ascii="Times New Roman" w:eastAsia="宋体" w:hAnsi="Times New Roman" w:cs="Times New Roman"/>
          <w:sz w:val="22"/>
        </w:rPr>
        <w:t>7</w:t>
      </w:r>
      <w:r w:rsidR="00483E06">
        <w:rPr>
          <w:rFonts w:ascii="Times New Roman" w:eastAsia="宋体" w:hAnsi="Times New Roman" w:cs="Times New Roman" w:hint="eastAsia"/>
          <w:sz w:val="22"/>
        </w:rPr>
        <w:t>种心律类型的识别，</w:t>
      </w:r>
      <w:r w:rsidR="00E7484E">
        <w:rPr>
          <w:rFonts w:ascii="Times New Roman" w:eastAsia="宋体" w:hAnsi="Times New Roman" w:cs="Times New Roman" w:hint="eastAsia"/>
          <w:sz w:val="22"/>
        </w:rPr>
        <w:t>各个类型的</w:t>
      </w:r>
      <w:r w:rsidR="00483E06">
        <w:rPr>
          <w:rFonts w:ascii="Times New Roman" w:eastAsia="宋体" w:hAnsi="Times New Roman" w:cs="Times New Roman" w:hint="eastAsia"/>
          <w:sz w:val="22"/>
        </w:rPr>
        <w:t>正确的分类</w:t>
      </w:r>
      <w:r w:rsidR="00E7484E">
        <w:rPr>
          <w:rFonts w:ascii="Times New Roman" w:eastAsia="宋体" w:hAnsi="Times New Roman" w:cs="Times New Roman" w:hint="eastAsia"/>
          <w:sz w:val="22"/>
        </w:rPr>
        <w:t>均占主导；其中，有</w:t>
      </w:r>
      <w:r w:rsidR="00E7484E">
        <w:rPr>
          <w:rFonts w:ascii="Times New Roman" w:eastAsia="宋体" w:hAnsi="Times New Roman" w:cs="Times New Roman" w:hint="eastAsia"/>
          <w:sz w:val="22"/>
        </w:rPr>
        <w:t>1</w:t>
      </w:r>
      <w:r w:rsidR="00E7484E">
        <w:rPr>
          <w:rFonts w:ascii="Times New Roman" w:eastAsia="宋体" w:hAnsi="Times New Roman" w:cs="Times New Roman"/>
          <w:sz w:val="22"/>
        </w:rPr>
        <w:t>0</w:t>
      </w:r>
      <w:r w:rsidR="00E7484E">
        <w:rPr>
          <w:rFonts w:ascii="Times New Roman" w:eastAsia="宋体" w:hAnsi="Times New Roman" w:cs="Times New Roman" w:hint="eastAsia"/>
          <w:sz w:val="22"/>
        </w:rPr>
        <w:t>种心律的识别准确率为</w:t>
      </w:r>
      <w:r w:rsidR="00E7484E">
        <w:rPr>
          <w:rFonts w:ascii="Times New Roman" w:eastAsia="宋体" w:hAnsi="Times New Roman" w:cs="Times New Roman" w:hint="eastAsia"/>
          <w:sz w:val="22"/>
        </w:rPr>
        <w:t>1</w:t>
      </w:r>
      <w:r w:rsidR="00E7484E">
        <w:rPr>
          <w:rFonts w:ascii="Times New Roman" w:eastAsia="宋体" w:hAnsi="Times New Roman" w:cs="Times New Roman"/>
          <w:sz w:val="22"/>
        </w:rPr>
        <w:t>00</w:t>
      </w:r>
      <w:r w:rsidR="00E7484E">
        <w:rPr>
          <w:rFonts w:ascii="Times New Roman" w:eastAsia="宋体" w:hAnsi="Times New Roman" w:cs="Times New Roman" w:hint="eastAsia"/>
          <w:sz w:val="22"/>
        </w:rPr>
        <w:t>%</w:t>
      </w:r>
      <w:r w:rsidR="00E7484E">
        <w:rPr>
          <w:rFonts w:ascii="Times New Roman" w:eastAsia="宋体" w:hAnsi="Times New Roman" w:cs="Times New Roman" w:hint="eastAsia"/>
          <w:sz w:val="22"/>
        </w:rPr>
        <w:t>，没有误诊。此外，观察混淆矩阵还可发现，通过在训练阶段对</w:t>
      </w:r>
      <w:r w:rsidR="004A28A2">
        <w:rPr>
          <w:rFonts w:ascii="Times New Roman" w:eastAsia="宋体" w:hAnsi="Times New Roman" w:cs="Times New Roman" w:hint="eastAsia"/>
          <w:sz w:val="22"/>
        </w:rPr>
        <w:t>训练数据中的低数量类型心律进行过采样操作，该网络对样本总数小于</w:t>
      </w:r>
      <w:r w:rsidR="004A28A2">
        <w:rPr>
          <w:rFonts w:ascii="Times New Roman" w:eastAsia="宋体" w:hAnsi="Times New Roman" w:cs="Times New Roman" w:hint="eastAsia"/>
          <w:sz w:val="22"/>
        </w:rPr>
        <w:t>5</w:t>
      </w:r>
      <w:r w:rsidR="004A28A2">
        <w:rPr>
          <w:rFonts w:ascii="Times New Roman" w:eastAsia="宋体" w:hAnsi="Times New Roman" w:cs="Times New Roman"/>
          <w:sz w:val="22"/>
        </w:rPr>
        <w:t>0</w:t>
      </w:r>
      <w:r w:rsidR="004A28A2">
        <w:rPr>
          <w:rFonts w:ascii="Times New Roman" w:eastAsia="宋体" w:hAnsi="Times New Roman" w:cs="Times New Roman" w:hint="eastAsia"/>
          <w:sz w:val="22"/>
        </w:rPr>
        <w:t>的</w:t>
      </w:r>
      <w:r w:rsidR="004A28A2">
        <w:rPr>
          <w:rFonts w:ascii="Times New Roman" w:eastAsia="宋体" w:hAnsi="Times New Roman" w:cs="Times New Roman" w:hint="eastAsia"/>
          <w:sz w:val="22"/>
        </w:rPr>
        <w:t>1</w:t>
      </w:r>
      <w:r w:rsidR="004A28A2">
        <w:rPr>
          <w:rFonts w:ascii="Times New Roman" w:eastAsia="宋体" w:hAnsi="Times New Roman" w:cs="Times New Roman"/>
          <w:sz w:val="22"/>
        </w:rPr>
        <w:t>0</w:t>
      </w:r>
      <w:r w:rsidR="004A28A2">
        <w:rPr>
          <w:rFonts w:ascii="Times New Roman" w:eastAsia="宋体" w:hAnsi="Times New Roman" w:cs="Times New Roman" w:hint="eastAsia"/>
          <w:sz w:val="22"/>
        </w:rPr>
        <w:t>类少数量样本</w:t>
      </w:r>
      <w:r w:rsidR="00E7484E">
        <w:rPr>
          <w:rFonts w:ascii="Times New Roman" w:eastAsia="宋体" w:hAnsi="Times New Roman" w:cs="Times New Roman" w:hint="eastAsia"/>
          <w:sz w:val="22"/>
        </w:rPr>
        <w:t>的识别准确率达到</w:t>
      </w:r>
      <w:r w:rsidR="004A28A2">
        <w:rPr>
          <w:rFonts w:ascii="Times New Roman" w:eastAsia="宋体" w:hAnsi="Times New Roman" w:cs="Times New Roman" w:hint="eastAsia"/>
          <w:sz w:val="22"/>
        </w:rPr>
        <w:t>9</w:t>
      </w:r>
      <w:r w:rsidR="004A28A2">
        <w:rPr>
          <w:rFonts w:ascii="Times New Roman" w:eastAsia="宋体" w:hAnsi="Times New Roman" w:cs="Times New Roman"/>
          <w:sz w:val="22"/>
        </w:rPr>
        <w:t>1.7</w:t>
      </w:r>
      <w:r w:rsidR="004A28A2">
        <w:rPr>
          <w:rFonts w:ascii="Times New Roman" w:eastAsia="宋体" w:hAnsi="Times New Roman" w:cs="Times New Roman" w:hint="eastAsia"/>
          <w:sz w:val="22"/>
        </w:rPr>
        <w:t>%</w:t>
      </w:r>
      <w:r w:rsidR="004A28A2">
        <w:rPr>
          <w:rFonts w:ascii="Times New Roman" w:eastAsia="宋体" w:hAnsi="Times New Roman" w:cs="Times New Roman" w:hint="eastAsia"/>
          <w:sz w:val="22"/>
        </w:rPr>
        <w:t>。</w:t>
      </w:r>
    </w:p>
    <w:p w14:paraId="4F2F1391" w14:textId="0A3A6C63" w:rsidR="007F6781" w:rsidRDefault="006F06AA" w:rsidP="006F06AA">
      <w:pPr>
        <w:jc w:val="center"/>
        <w:rPr>
          <w:rFonts w:ascii="Times New Roman" w:eastAsia="宋体" w:hAnsi="Times New Roman" w:cs="Times New Roman"/>
          <w:sz w:val="22"/>
        </w:rPr>
      </w:pPr>
      <w:r>
        <w:rPr>
          <w:rFonts w:ascii="Times New Roman" w:hAnsi="Times New Roman" w:cs="Times New Roman"/>
          <w:noProof/>
        </w:rPr>
        <w:lastRenderedPageBreak/>
        <w:drawing>
          <wp:inline distT="0" distB="0" distL="0" distR="0" wp14:anchorId="7E5CC570" wp14:editId="29C6FF27">
            <wp:extent cx="3586039" cy="30886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绘图1.emf"/>
                    <pic:cNvPicPr/>
                  </pic:nvPicPr>
                  <pic:blipFill rotWithShape="1">
                    <a:blip r:embed="rId50" cstate="print">
                      <a:extLst>
                        <a:ext uri="{28A0092B-C50C-407E-A947-70E740481C1C}">
                          <a14:useLocalDpi xmlns:a14="http://schemas.microsoft.com/office/drawing/2010/main" val="0"/>
                        </a:ext>
                      </a:extLst>
                    </a:blip>
                    <a:srcRect l="5692" t="16674" r="14084" b="14297"/>
                    <a:stretch/>
                  </pic:blipFill>
                  <pic:spPr bwMode="auto">
                    <a:xfrm>
                      <a:off x="0" y="0"/>
                      <a:ext cx="3600034" cy="3100718"/>
                    </a:xfrm>
                    <a:prstGeom prst="rect">
                      <a:avLst/>
                    </a:prstGeom>
                    <a:ln>
                      <a:noFill/>
                    </a:ln>
                    <a:extLst>
                      <a:ext uri="{53640926-AAD7-44D8-BBD7-CCE9431645EC}">
                        <a14:shadowObscured xmlns:a14="http://schemas.microsoft.com/office/drawing/2010/main"/>
                      </a:ext>
                    </a:extLst>
                  </pic:spPr>
                </pic:pic>
              </a:graphicData>
            </a:graphic>
          </wp:inline>
        </w:drawing>
      </w:r>
    </w:p>
    <w:p w14:paraId="49CA3B06" w14:textId="0252A4BF" w:rsidR="002438F8" w:rsidRDefault="00713839" w:rsidP="00E7484E">
      <w:pPr>
        <w:jc w:val="center"/>
        <w:rPr>
          <w:rFonts w:ascii="Times New Roman" w:hAnsi="Times New Roman" w:cs="Times New Roman"/>
        </w:rPr>
      </w:pPr>
      <w:r>
        <w:rPr>
          <w:rFonts w:ascii="Times New Roman" w:eastAsia="宋体" w:hAnsi="Times New Roman" w:cs="Times New Roman" w:hint="eastAsia"/>
          <w:sz w:val="22"/>
        </w:rPr>
        <w:t>图</w:t>
      </w:r>
      <w:r>
        <w:rPr>
          <w:rFonts w:ascii="Times New Roman" w:eastAsia="宋体" w:hAnsi="Times New Roman" w:cs="Times New Roman" w:hint="eastAsia"/>
          <w:sz w:val="22"/>
        </w:rPr>
        <w:t>X</w:t>
      </w:r>
      <w:r w:rsidRPr="00DE3CC7">
        <w:rPr>
          <w:rFonts w:ascii="Times New Roman" w:hAnsi="Times New Roman" w:cs="Times New Roman"/>
          <w:b/>
        </w:rPr>
        <w:t>.</w:t>
      </w:r>
      <w:r w:rsidRPr="00873BD3">
        <w:rPr>
          <w:rFonts w:ascii="Times New Roman" w:hAnsi="Times New Roman" w:cs="Times New Roman"/>
        </w:rPr>
        <w:t xml:space="preserve"> </w:t>
      </w:r>
      <w:r>
        <w:rPr>
          <w:rFonts w:ascii="Times New Roman" w:hAnsi="Times New Roman" w:cs="Times New Roman" w:hint="eastAsia"/>
        </w:rPr>
        <w:t>混淆矩阵</w:t>
      </w:r>
    </w:p>
    <w:p w14:paraId="70CD8138" w14:textId="331A0A2F" w:rsidR="002438F8" w:rsidRDefault="00E7484E" w:rsidP="00D90F0D">
      <w:pPr>
        <w:ind w:firstLine="420"/>
        <w:rPr>
          <w:rFonts w:ascii="Times New Roman" w:eastAsia="宋体" w:hAnsi="Times New Roman" w:cs="Times New Roman"/>
          <w:sz w:val="22"/>
        </w:rPr>
      </w:pPr>
      <w:r>
        <w:rPr>
          <w:rFonts w:ascii="Times New Roman" w:hAnsi="Times New Roman" w:cs="Times New Roman" w:hint="eastAsia"/>
        </w:rPr>
        <w:t>表</w:t>
      </w:r>
      <w:r w:rsidR="002438F8">
        <w:rPr>
          <w:rFonts w:ascii="Times New Roman" w:hAnsi="Times New Roman" w:cs="Times New Roman" w:hint="eastAsia"/>
        </w:rPr>
        <w:t>X</w:t>
      </w:r>
      <w:r w:rsidR="00D90F0D">
        <w:rPr>
          <w:rFonts w:ascii="Times New Roman" w:eastAsia="宋体" w:hAnsi="Times New Roman" w:cs="Times New Roman" w:hint="eastAsia"/>
          <w:sz w:val="22"/>
        </w:rPr>
        <w:t>对比当前</w:t>
      </w:r>
      <w:r w:rsidR="00D90F0D" w:rsidRPr="00CD6565">
        <w:rPr>
          <w:rFonts w:ascii="Times New Roman" w:eastAsia="宋体" w:hAnsi="Times New Roman" w:cs="Times New Roman"/>
          <w:sz w:val="22"/>
        </w:rPr>
        <w:t>两</w:t>
      </w:r>
      <w:r w:rsidR="00D90F0D">
        <w:rPr>
          <w:rFonts w:ascii="Times New Roman" w:eastAsia="宋体" w:hAnsi="Times New Roman" w:cs="Times New Roman" w:hint="eastAsia"/>
          <w:sz w:val="22"/>
        </w:rPr>
        <w:t>种</w:t>
      </w:r>
      <w:r w:rsidR="00D90F0D" w:rsidRPr="00CD6565">
        <w:rPr>
          <w:rFonts w:ascii="Times New Roman" w:eastAsia="宋体" w:hAnsi="Times New Roman" w:cs="Times New Roman"/>
          <w:sz w:val="22"/>
        </w:rPr>
        <w:t>最先进的长期心律失常分类器及</w:t>
      </w:r>
      <w:r w:rsidR="00D90F0D">
        <w:rPr>
          <w:rFonts w:ascii="Times New Roman" w:eastAsia="宋体" w:hAnsi="Times New Roman" w:cs="Times New Roman" w:hint="eastAsia"/>
          <w:sz w:val="22"/>
        </w:rPr>
        <w:t>本文的</w:t>
      </w:r>
      <w:r w:rsidR="000B40D0">
        <w:rPr>
          <w:rFonts w:ascii="Times New Roman" w:eastAsia="宋体" w:hAnsi="Times New Roman" w:cs="Times New Roman" w:hint="eastAsia"/>
          <w:sz w:val="22"/>
        </w:rPr>
        <w:t>神经网络</w:t>
      </w:r>
      <w:r w:rsidR="00707971">
        <w:rPr>
          <w:rFonts w:ascii="Times New Roman" w:eastAsia="宋体" w:hAnsi="Times New Roman" w:cs="Times New Roman" w:hint="eastAsia"/>
          <w:sz w:val="22"/>
        </w:rPr>
        <w:t xml:space="preserve"> </w:t>
      </w:r>
      <w:r w:rsidR="00D90F0D" w:rsidRPr="00CD6565">
        <w:rPr>
          <w:rFonts w:ascii="Times New Roman" w:eastAsia="宋体" w:hAnsi="Times New Roman" w:cs="Times New Roman"/>
          <w:sz w:val="22"/>
        </w:rPr>
        <w:t>在心律失常分类</w:t>
      </w:r>
      <w:r w:rsidR="00D90F0D">
        <w:rPr>
          <w:rFonts w:ascii="Times New Roman" w:eastAsia="宋体" w:hAnsi="Times New Roman" w:cs="Times New Roman" w:hint="eastAsia"/>
          <w:sz w:val="22"/>
        </w:rPr>
        <w:t>准确率</w:t>
      </w:r>
      <w:r w:rsidR="00D90F0D" w:rsidRPr="00CD6565">
        <w:rPr>
          <w:rFonts w:ascii="Times New Roman" w:eastAsia="宋体" w:hAnsi="Times New Roman" w:cs="Times New Roman"/>
          <w:sz w:val="22"/>
        </w:rPr>
        <w:t>和内存需</w:t>
      </w:r>
      <w:r w:rsidR="00D90F0D">
        <w:rPr>
          <w:rFonts w:ascii="Times New Roman" w:eastAsia="宋体" w:hAnsi="Times New Roman" w:cs="Times New Roman" w:hint="eastAsia"/>
          <w:sz w:val="22"/>
        </w:rPr>
        <w:t>要，</w:t>
      </w:r>
      <w:r w:rsidR="00D90F0D">
        <w:rPr>
          <w:rFonts w:ascii="Times New Roman" w:eastAsia="宋体" w:hAnsi="Times New Roman" w:cs="Times New Roman" w:hint="eastAsia"/>
          <w:sz w:val="22"/>
        </w:rPr>
        <w:t>[</w:t>
      </w:r>
      <w:r w:rsidR="00D90F0D">
        <w:rPr>
          <w:rFonts w:ascii="Times New Roman" w:eastAsia="宋体" w:hAnsi="Times New Roman" w:cs="Times New Roman"/>
          <w:sz w:val="22"/>
        </w:rPr>
        <w:t>33]</w:t>
      </w:r>
      <w:r w:rsidR="00D90F0D">
        <w:rPr>
          <w:rFonts w:ascii="Times New Roman" w:eastAsia="宋体" w:hAnsi="Times New Roman" w:cs="Times New Roman" w:hint="eastAsia"/>
          <w:sz w:val="22"/>
        </w:rPr>
        <w:t>和</w:t>
      </w:r>
      <w:r w:rsidR="00D90F0D">
        <w:rPr>
          <w:rFonts w:ascii="Times New Roman" w:eastAsia="宋体" w:hAnsi="Times New Roman" w:cs="Times New Roman" w:hint="eastAsia"/>
          <w:sz w:val="22"/>
        </w:rPr>
        <w:t>[</w:t>
      </w:r>
      <w:r w:rsidR="00D90F0D">
        <w:rPr>
          <w:rFonts w:ascii="Times New Roman" w:eastAsia="宋体" w:hAnsi="Times New Roman" w:cs="Times New Roman"/>
          <w:sz w:val="22"/>
        </w:rPr>
        <w:t>15]</w:t>
      </w:r>
      <w:r w:rsidR="00D90F0D">
        <w:rPr>
          <w:rFonts w:ascii="Times New Roman" w:eastAsia="宋体" w:hAnsi="Times New Roman" w:cs="Times New Roman" w:hint="eastAsia"/>
          <w:sz w:val="22"/>
        </w:rPr>
        <w:t>两种算法</w:t>
      </w:r>
      <w:r w:rsidR="00D90F0D" w:rsidRPr="00CD6565">
        <w:rPr>
          <w:rFonts w:ascii="Times New Roman" w:eastAsia="宋体" w:hAnsi="Times New Roman" w:cs="Times New Roman"/>
          <w:sz w:val="22"/>
        </w:rPr>
        <w:t>并且所有工作都通过数据集进行了测试</w:t>
      </w:r>
      <w:r w:rsidR="00D90F0D" w:rsidRPr="00CD6565">
        <w:rPr>
          <w:rFonts w:ascii="Times New Roman" w:eastAsia="宋体" w:hAnsi="Times New Roman" w:cs="Times New Roman"/>
          <w:sz w:val="22"/>
        </w:rPr>
        <w:t>[31]</w:t>
      </w:r>
      <w:r w:rsidR="00D90F0D" w:rsidRPr="00CD6565">
        <w:rPr>
          <w:rFonts w:ascii="Times New Roman" w:eastAsia="宋体" w:hAnsi="Times New Roman" w:cs="Times New Roman"/>
          <w:sz w:val="22"/>
        </w:rPr>
        <w:t>。</w:t>
      </w:r>
      <w:r w:rsidR="00D90F0D" w:rsidRPr="00CD6565">
        <w:rPr>
          <w:rFonts w:ascii="Times New Roman" w:eastAsia="宋体" w:hAnsi="Times New Roman" w:cs="Times New Roman"/>
          <w:sz w:val="22"/>
        </w:rPr>
        <w:t xml:space="preserve"> </w:t>
      </w:r>
      <w:r w:rsidR="00D90F0D">
        <w:rPr>
          <w:rFonts w:ascii="Times New Roman" w:eastAsia="宋体" w:hAnsi="Times New Roman" w:cs="Times New Roman" w:hint="eastAsia"/>
          <w:sz w:val="22"/>
        </w:rPr>
        <w:t>观察</w:t>
      </w:r>
      <w:r w:rsidR="00D90F0D" w:rsidRPr="00CD6565">
        <w:rPr>
          <w:rFonts w:ascii="Times New Roman" w:eastAsia="宋体" w:hAnsi="Times New Roman" w:cs="Times New Roman"/>
          <w:sz w:val="22"/>
        </w:rPr>
        <w:t>表</w:t>
      </w:r>
      <w:r w:rsidR="00D90F0D" w:rsidRPr="00CD6565">
        <w:rPr>
          <w:rFonts w:ascii="Times New Roman" w:eastAsia="宋体" w:hAnsi="Times New Roman" w:cs="Times New Roman"/>
          <w:sz w:val="22"/>
        </w:rPr>
        <w:t>X</w:t>
      </w:r>
      <w:r w:rsidR="00D90F0D" w:rsidRPr="00CD6565">
        <w:rPr>
          <w:rFonts w:ascii="Times New Roman" w:eastAsia="宋体" w:hAnsi="Times New Roman" w:cs="Times New Roman"/>
          <w:sz w:val="22"/>
        </w:rPr>
        <w:t>可以看出，</w:t>
      </w:r>
      <w:r w:rsidR="00D90F0D">
        <w:rPr>
          <w:rFonts w:ascii="Times New Roman" w:eastAsia="宋体" w:hAnsi="Times New Roman" w:cs="Times New Roman" w:hint="eastAsia"/>
          <w:sz w:val="22"/>
        </w:rPr>
        <w:t>本文提出</w:t>
      </w:r>
      <w:r w:rsidR="00D90F0D" w:rsidRPr="00CD6565">
        <w:rPr>
          <w:rFonts w:ascii="Times New Roman" w:eastAsia="宋体" w:hAnsi="Times New Roman" w:cs="Times New Roman"/>
          <w:sz w:val="22"/>
        </w:rPr>
        <w:t>的神经网络</w:t>
      </w:r>
      <w:r w:rsidR="00D90F0D">
        <w:rPr>
          <w:rFonts w:ascii="Times New Roman" w:eastAsia="宋体" w:hAnsi="Times New Roman" w:cs="Times New Roman" w:hint="eastAsia"/>
          <w:sz w:val="22"/>
        </w:rPr>
        <w:t>在心律识别准确率达到了最高位</w:t>
      </w:r>
      <w:r w:rsidR="00D90F0D">
        <w:rPr>
          <w:rFonts w:ascii="Times New Roman" w:eastAsia="宋体" w:hAnsi="Times New Roman" w:cs="Times New Roman" w:hint="eastAsia"/>
          <w:sz w:val="22"/>
        </w:rPr>
        <w:t>9</w:t>
      </w:r>
      <w:r w:rsidR="00D90F0D">
        <w:rPr>
          <w:rFonts w:ascii="Times New Roman" w:eastAsia="宋体" w:hAnsi="Times New Roman" w:cs="Times New Roman"/>
          <w:sz w:val="22"/>
        </w:rPr>
        <w:t>5.72</w:t>
      </w:r>
      <w:r w:rsidR="00D90F0D">
        <w:rPr>
          <w:rFonts w:ascii="Times New Roman" w:eastAsia="宋体" w:hAnsi="Times New Roman" w:cs="Times New Roman" w:hint="eastAsia"/>
          <w:sz w:val="22"/>
        </w:rPr>
        <w:t>%</w:t>
      </w:r>
      <w:r w:rsidR="00D90F0D">
        <w:rPr>
          <w:rFonts w:ascii="Times New Roman" w:eastAsia="宋体" w:hAnsi="Times New Roman" w:cs="Times New Roman" w:hint="eastAsia"/>
          <w:sz w:val="22"/>
        </w:rPr>
        <w:t>。相比于</w:t>
      </w:r>
      <w:r w:rsidR="00D90F0D" w:rsidRPr="00CD6565">
        <w:rPr>
          <w:rFonts w:ascii="Times New Roman" w:eastAsia="宋体" w:hAnsi="Times New Roman" w:cs="Times New Roman"/>
          <w:sz w:val="22"/>
        </w:rPr>
        <w:t>[</w:t>
      </w:r>
      <w:r w:rsidR="00D90F0D">
        <w:rPr>
          <w:rFonts w:ascii="Times New Roman" w:eastAsia="宋体" w:hAnsi="Times New Roman" w:cs="Times New Roman"/>
          <w:sz w:val="22"/>
        </w:rPr>
        <w:t>15</w:t>
      </w:r>
      <w:r w:rsidR="00D90F0D" w:rsidRPr="00CD6565">
        <w:rPr>
          <w:rFonts w:ascii="Times New Roman" w:eastAsia="宋体" w:hAnsi="Times New Roman" w:cs="Times New Roman"/>
          <w:sz w:val="22"/>
        </w:rPr>
        <w:t>]</w:t>
      </w:r>
      <w:r w:rsidR="00D90F0D" w:rsidRPr="00CD6565">
        <w:rPr>
          <w:rFonts w:ascii="Times New Roman" w:eastAsia="宋体" w:hAnsi="Times New Roman" w:cs="Times New Roman"/>
          <w:sz w:val="22"/>
        </w:rPr>
        <w:t>和</w:t>
      </w:r>
      <w:r w:rsidR="00D90F0D" w:rsidRPr="00CD6565">
        <w:rPr>
          <w:rFonts w:ascii="Times New Roman" w:eastAsia="宋体" w:hAnsi="Times New Roman" w:cs="Times New Roman"/>
          <w:sz w:val="22"/>
        </w:rPr>
        <w:t>[</w:t>
      </w:r>
      <w:r w:rsidR="00D90F0D">
        <w:rPr>
          <w:rFonts w:ascii="Times New Roman" w:eastAsia="宋体" w:hAnsi="Times New Roman" w:cs="Times New Roman"/>
          <w:sz w:val="22"/>
        </w:rPr>
        <w:t>33</w:t>
      </w:r>
      <w:r w:rsidR="00D90F0D" w:rsidRPr="00CD6565">
        <w:rPr>
          <w:rFonts w:ascii="Times New Roman" w:eastAsia="宋体" w:hAnsi="Times New Roman" w:cs="Times New Roman"/>
          <w:sz w:val="22"/>
        </w:rPr>
        <w:t>]</w:t>
      </w:r>
      <w:r w:rsidR="00D90F0D" w:rsidRPr="00CD6565">
        <w:rPr>
          <w:rFonts w:ascii="Times New Roman" w:eastAsia="宋体" w:hAnsi="Times New Roman" w:cs="Times New Roman"/>
          <w:sz w:val="22"/>
        </w:rPr>
        <w:t>，整体精度</w:t>
      </w:r>
      <w:r w:rsidR="00D90F0D">
        <w:rPr>
          <w:rFonts w:ascii="Times New Roman" w:eastAsia="宋体" w:hAnsi="Times New Roman" w:cs="Times New Roman" w:hint="eastAsia"/>
          <w:sz w:val="22"/>
        </w:rPr>
        <w:t>分别</w:t>
      </w:r>
      <w:r w:rsidR="00D90F0D" w:rsidRPr="00CD6565">
        <w:rPr>
          <w:rFonts w:ascii="Times New Roman" w:eastAsia="宋体" w:hAnsi="Times New Roman" w:cs="Times New Roman"/>
          <w:sz w:val="22"/>
        </w:rPr>
        <w:t>提高了</w:t>
      </w:r>
      <w:r w:rsidR="00D90F0D" w:rsidRPr="00CD6565">
        <w:rPr>
          <w:rFonts w:ascii="Times New Roman" w:eastAsia="宋体" w:hAnsi="Times New Roman" w:cs="Times New Roman"/>
          <w:sz w:val="22"/>
        </w:rPr>
        <w:t>4.3</w:t>
      </w:r>
      <w:r w:rsidR="00D90F0D">
        <w:rPr>
          <w:rFonts w:ascii="Times New Roman" w:eastAsia="宋体" w:hAnsi="Times New Roman" w:cs="Times New Roman"/>
          <w:sz w:val="22"/>
        </w:rPr>
        <w:t>9</w:t>
      </w:r>
      <w:r w:rsidR="00D90F0D" w:rsidRPr="00CD6565">
        <w:rPr>
          <w:rFonts w:ascii="Times New Roman" w:eastAsia="宋体" w:hAnsi="Times New Roman" w:cs="Times New Roman"/>
          <w:sz w:val="22"/>
        </w:rPr>
        <w:t>％</w:t>
      </w:r>
      <w:r w:rsidR="00D90F0D">
        <w:rPr>
          <w:rFonts w:ascii="Times New Roman" w:eastAsia="宋体" w:hAnsi="Times New Roman" w:cs="Times New Roman" w:hint="eastAsia"/>
          <w:sz w:val="22"/>
        </w:rPr>
        <w:t>和</w:t>
      </w:r>
      <w:r w:rsidR="00D90F0D" w:rsidRPr="00CD6565">
        <w:rPr>
          <w:rFonts w:ascii="Times New Roman" w:eastAsia="宋体" w:hAnsi="Times New Roman" w:cs="Times New Roman"/>
          <w:sz w:val="22"/>
        </w:rPr>
        <w:t>4.32</w:t>
      </w:r>
      <w:r w:rsidR="00D90F0D" w:rsidRPr="00CD6565">
        <w:rPr>
          <w:rFonts w:ascii="Times New Roman" w:eastAsia="宋体" w:hAnsi="Times New Roman" w:cs="Times New Roman"/>
          <w:sz w:val="22"/>
        </w:rPr>
        <w:t>％。</w:t>
      </w:r>
      <w:r w:rsidR="00D90F0D" w:rsidRPr="00CD6565">
        <w:rPr>
          <w:rFonts w:ascii="Times New Roman" w:eastAsia="宋体" w:hAnsi="Times New Roman" w:cs="Times New Roman"/>
          <w:sz w:val="22"/>
        </w:rPr>
        <w:t xml:space="preserve"> </w:t>
      </w:r>
      <w:r w:rsidR="00D90F0D" w:rsidRPr="00CD6565">
        <w:rPr>
          <w:rFonts w:ascii="Times New Roman" w:eastAsia="宋体" w:hAnsi="Times New Roman" w:cs="Times New Roman"/>
          <w:sz w:val="22"/>
        </w:rPr>
        <w:t>此外，与</w:t>
      </w:r>
      <w:r w:rsidR="00D90F0D">
        <w:rPr>
          <w:rFonts w:ascii="Times New Roman" w:eastAsia="宋体" w:hAnsi="Times New Roman" w:cs="Times New Roman" w:hint="eastAsia"/>
          <w:sz w:val="22"/>
        </w:rPr>
        <w:t>同样采用</w:t>
      </w:r>
      <w:r w:rsidR="00D90F0D" w:rsidRPr="00CD6565">
        <w:rPr>
          <w:rFonts w:ascii="Times New Roman" w:eastAsia="宋体" w:hAnsi="Times New Roman" w:cs="Times New Roman"/>
          <w:sz w:val="22"/>
        </w:rPr>
        <w:t>神经网络</w:t>
      </w:r>
      <w:r w:rsidR="00D90F0D">
        <w:rPr>
          <w:rFonts w:ascii="Times New Roman" w:eastAsia="宋体" w:hAnsi="Times New Roman" w:cs="Times New Roman" w:hint="eastAsia"/>
          <w:sz w:val="22"/>
        </w:rPr>
        <w:t>进行心律识别的</w:t>
      </w:r>
      <w:r w:rsidR="00D90F0D" w:rsidRPr="00CD6565">
        <w:rPr>
          <w:rFonts w:ascii="Times New Roman" w:eastAsia="宋体" w:hAnsi="Times New Roman" w:cs="Times New Roman"/>
          <w:sz w:val="22"/>
        </w:rPr>
        <w:t>[</w:t>
      </w:r>
      <w:r w:rsidR="00D90F0D">
        <w:rPr>
          <w:rFonts w:ascii="Times New Roman" w:eastAsia="宋体" w:hAnsi="Times New Roman" w:cs="Times New Roman"/>
          <w:sz w:val="22"/>
        </w:rPr>
        <w:t>15</w:t>
      </w:r>
      <w:r w:rsidR="00D90F0D" w:rsidRPr="00CD6565">
        <w:rPr>
          <w:rFonts w:ascii="Times New Roman" w:eastAsia="宋体" w:hAnsi="Times New Roman" w:cs="Times New Roman"/>
          <w:sz w:val="22"/>
        </w:rPr>
        <w:t>]</w:t>
      </w:r>
      <w:r w:rsidR="00D90F0D" w:rsidRPr="00CD6565">
        <w:rPr>
          <w:rFonts w:ascii="Times New Roman" w:eastAsia="宋体" w:hAnsi="Times New Roman" w:cs="Times New Roman"/>
          <w:sz w:val="22"/>
        </w:rPr>
        <w:t>相比，</w:t>
      </w:r>
      <w:r w:rsidR="00D90F0D">
        <w:rPr>
          <w:rFonts w:ascii="Times New Roman" w:eastAsia="宋体" w:hAnsi="Times New Roman" w:cs="Times New Roman" w:hint="eastAsia"/>
          <w:sz w:val="22"/>
        </w:rPr>
        <w:t>本文提出的网络结构大小仅为</w:t>
      </w:r>
      <w:r w:rsidR="00D90F0D">
        <w:rPr>
          <w:rFonts w:ascii="Times New Roman" w:eastAsia="宋体" w:hAnsi="Times New Roman" w:cs="Times New Roman" w:hint="eastAsia"/>
          <w:sz w:val="22"/>
        </w:rPr>
        <w:t>[</w:t>
      </w:r>
      <w:r w:rsidR="00D90F0D">
        <w:rPr>
          <w:rFonts w:ascii="Times New Roman" w:eastAsia="宋体" w:hAnsi="Times New Roman" w:cs="Times New Roman"/>
          <w:sz w:val="22"/>
        </w:rPr>
        <w:t>15]</w:t>
      </w:r>
      <w:r w:rsidR="00D90F0D">
        <w:rPr>
          <w:rFonts w:ascii="Times New Roman" w:eastAsia="宋体" w:hAnsi="Times New Roman" w:cs="Times New Roman" w:hint="eastAsia"/>
          <w:sz w:val="22"/>
        </w:rPr>
        <w:t>的</w:t>
      </w:r>
      <w:r w:rsidR="00D90F0D">
        <w:rPr>
          <w:rFonts w:ascii="Times New Roman" w:eastAsia="宋体" w:hAnsi="Times New Roman" w:cs="Times New Roman" w:hint="eastAsia"/>
          <w:sz w:val="22"/>
        </w:rPr>
        <w:t>2</w:t>
      </w:r>
      <w:r w:rsidR="00D90F0D">
        <w:rPr>
          <w:rFonts w:ascii="Times New Roman" w:eastAsia="宋体" w:hAnsi="Times New Roman" w:cs="Times New Roman"/>
          <w:sz w:val="22"/>
        </w:rPr>
        <w:t>4.8</w:t>
      </w:r>
      <w:r w:rsidR="00D90F0D">
        <w:rPr>
          <w:rFonts w:ascii="Times New Roman" w:eastAsia="宋体" w:hAnsi="Times New Roman" w:cs="Times New Roman" w:hint="eastAsia"/>
          <w:sz w:val="22"/>
        </w:rPr>
        <w:t>分之一</w:t>
      </w:r>
      <w:r w:rsidR="00D90F0D" w:rsidRPr="00CD6565">
        <w:rPr>
          <w:rFonts w:ascii="Times New Roman" w:eastAsia="宋体" w:hAnsi="Times New Roman" w:cs="Times New Roman"/>
          <w:sz w:val="22"/>
        </w:rPr>
        <w:t>。</w:t>
      </w:r>
    </w:p>
    <w:p w14:paraId="73E22D9B" w14:textId="5FB4821F" w:rsidR="00E7484E" w:rsidRDefault="00E7484E" w:rsidP="00E7484E">
      <w:pPr>
        <w:ind w:firstLine="420"/>
        <w:jc w:val="center"/>
        <w:rPr>
          <w:rFonts w:ascii="Times New Roman" w:hAnsi="Times New Roman" w:cs="Times New Roman"/>
        </w:rPr>
      </w:pPr>
      <w:r>
        <w:rPr>
          <w:rFonts w:ascii="Times New Roman" w:eastAsia="宋体" w:hAnsi="Times New Roman" w:cs="Times New Roman" w:hint="eastAsia"/>
          <w:sz w:val="22"/>
        </w:rPr>
        <w:t>表</w:t>
      </w:r>
      <w:r>
        <w:rPr>
          <w:rFonts w:ascii="Times New Roman" w:eastAsia="宋体" w:hAnsi="Times New Roman" w:cs="Times New Roman" w:hint="eastAsia"/>
          <w:sz w:val="22"/>
        </w:rPr>
        <w:t>X</w:t>
      </w:r>
      <w:r>
        <w:rPr>
          <w:rFonts w:ascii="Times New Roman" w:eastAsia="宋体" w:hAnsi="Times New Roman" w:cs="Times New Roman"/>
          <w:sz w:val="22"/>
        </w:rPr>
        <w:t xml:space="preserve"> </w:t>
      </w:r>
      <w:r>
        <w:rPr>
          <w:rFonts w:ascii="Times New Roman" w:eastAsia="宋体" w:hAnsi="Times New Roman" w:cs="Times New Roman" w:hint="eastAsia"/>
          <w:sz w:val="22"/>
        </w:rPr>
        <w:t>本文提出的网络与其他文献工作的性能对比</w:t>
      </w:r>
    </w:p>
    <w:tbl>
      <w:tblPr>
        <w:tblStyle w:val="af2"/>
        <w:tblW w:w="0" w:type="auto"/>
        <w:jc w:val="center"/>
        <w:tblLook w:val="04A0" w:firstRow="1" w:lastRow="0" w:firstColumn="1" w:lastColumn="0" w:noHBand="0" w:noVBand="1"/>
      </w:tblPr>
      <w:tblGrid>
        <w:gridCol w:w="1382"/>
        <w:gridCol w:w="1382"/>
        <w:gridCol w:w="1383"/>
        <w:gridCol w:w="1383"/>
        <w:gridCol w:w="1383"/>
      </w:tblGrid>
      <w:tr w:rsidR="002438F8" w14:paraId="6EEC0CF5" w14:textId="77777777" w:rsidTr="00853B16">
        <w:trPr>
          <w:jc w:val="center"/>
        </w:trPr>
        <w:tc>
          <w:tcPr>
            <w:tcW w:w="1382" w:type="dxa"/>
          </w:tcPr>
          <w:p w14:paraId="4B2EBD52" w14:textId="77777777" w:rsidR="002438F8" w:rsidRDefault="002438F8" w:rsidP="00853B16">
            <w:pPr>
              <w:jc w:val="left"/>
              <w:rPr>
                <w:rFonts w:ascii="Times New Roman" w:hAnsi="Times New Roman" w:cs="Times New Roman"/>
              </w:rPr>
            </w:pPr>
          </w:p>
        </w:tc>
        <w:tc>
          <w:tcPr>
            <w:tcW w:w="1382" w:type="dxa"/>
          </w:tcPr>
          <w:p w14:paraId="5B21D073" w14:textId="77777777" w:rsidR="002438F8" w:rsidRDefault="002438F8" w:rsidP="00853B16">
            <w:pPr>
              <w:jc w:val="center"/>
              <w:rPr>
                <w:rFonts w:ascii="Times New Roman" w:hAnsi="Times New Roman" w:cs="Times New Roman"/>
              </w:rPr>
            </w:pPr>
            <w:r w:rsidRPr="00E4160C">
              <w:rPr>
                <w:rFonts w:ascii="Times New Roman" w:hAnsi="Times New Roman" w:cs="Times New Roman"/>
                <w:i/>
              </w:rPr>
              <w:t>Sen</w:t>
            </w:r>
            <w:r>
              <w:rPr>
                <w:rFonts w:ascii="Times New Roman" w:hAnsi="Times New Roman" w:cs="Times New Roman"/>
              </w:rPr>
              <w:t>(%)</w:t>
            </w:r>
          </w:p>
        </w:tc>
        <w:tc>
          <w:tcPr>
            <w:tcW w:w="1383" w:type="dxa"/>
          </w:tcPr>
          <w:p w14:paraId="3B46A791" w14:textId="77777777" w:rsidR="002438F8" w:rsidRDefault="002438F8" w:rsidP="00853B16">
            <w:pPr>
              <w:jc w:val="center"/>
              <w:rPr>
                <w:rFonts w:ascii="Times New Roman" w:hAnsi="Times New Roman" w:cs="Times New Roman"/>
              </w:rPr>
            </w:pPr>
            <w:r w:rsidRPr="00E4160C">
              <w:rPr>
                <w:rFonts w:ascii="Times New Roman" w:hAnsi="Times New Roman" w:cs="Times New Roman"/>
                <w:i/>
              </w:rPr>
              <w:t>Spe</w:t>
            </w:r>
            <w:r>
              <w:rPr>
                <w:rFonts w:ascii="Times New Roman" w:hAnsi="Times New Roman" w:cs="Times New Roman"/>
              </w:rPr>
              <w:t>(%)</w:t>
            </w:r>
          </w:p>
        </w:tc>
        <w:tc>
          <w:tcPr>
            <w:tcW w:w="1383" w:type="dxa"/>
          </w:tcPr>
          <w:p w14:paraId="20972CB6" w14:textId="77777777" w:rsidR="002438F8" w:rsidRDefault="002438F8" w:rsidP="00853B16">
            <w:pPr>
              <w:jc w:val="center"/>
              <w:rPr>
                <w:rFonts w:ascii="Times New Roman" w:hAnsi="Times New Roman" w:cs="Times New Roman"/>
              </w:rPr>
            </w:pPr>
            <w:r>
              <w:rPr>
                <w:rFonts w:ascii="Times New Roman" w:hAnsi="Times New Roman" w:cs="Times New Roman"/>
                <w:i/>
              </w:rPr>
              <w:t>OA</w:t>
            </w:r>
            <w:r>
              <w:rPr>
                <w:rFonts w:ascii="Times New Roman" w:hAnsi="Times New Roman" w:cs="Times New Roman"/>
              </w:rPr>
              <w:t>(%)</w:t>
            </w:r>
          </w:p>
        </w:tc>
        <w:tc>
          <w:tcPr>
            <w:tcW w:w="1383" w:type="dxa"/>
          </w:tcPr>
          <w:p w14:paraId="629AFD15" w14:textId="77777777" w:rsidR="002438F8" w:rsidRDefault="002438F8" w:rsidP="00853B16">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emory(KB)</w:t>
            </w:r>
          </w:p>
        </w:tc>
      </w:tr>
      <w:tr w:rsidR="002438F8" w14:paraId="427CEEC2" w14:textId="77777777" w:rsidTr="00853B16">
        <w:trPr>
          <w:jc w:val="center"/>
        </w:trPr>
        <w:tc>
          <w:tcPr>
            <w:tcW w:w="1382" w:type="dxa"/>
          </w:tcPr>
          <w:p w14:paraId="70B9F648" w14:textId="77777777" w:rsidR="002438F8" w:rsidRPr="00E4160C" w:rsidRDefault="002438F8" w:rsidP="00853B16">
            <w:pPr>
              <w:jc w:val="left"/>
              <w:rPr>
                <w:rFonts w:ascii="Times New Roman" w:hAnsi="Times New Roman" w:cs="Times New Roman"/>
              </w:rPr>
            </w:pPr>
            <w:proofErr w:type="spellStart"/>
            <w:r w:rsidRPr="00882EBC">
              <w:rPr>
                <w:rFonts w:ascii="Times New Roman" w:hAnsi="Times New Roman" w:cs="Times New Roman"/>
              </w:rPr>
              <w:t>Yıldırım</w:t>
            </w:r>
            <w:proofErr w:type="spellEnd"/>
            <w:r>
              <w:t xml:space="preserve"> </w:t>
            </w:r>
            <w:r w:rsidRPr="00173BEC">
              <w:rPr>
                <w:rFonts w:ascii="Times New Roman" w:hAnsi="Times New Roman" w:cs="Times New Roman"/>
              </w:rPr>
              <w:fldChar w:fldCharType="begin"/>
            </w:r>
            <w:r w:rsidRPr="00173BEC">
              <w:rPr>
                <w:rFonts w:ascii="Times New Roman" w:hAnsi="Times New Roman" w:cs="Times New Roman"/>
              </w:rPr>
              <w:instrText xml:space="preserve"> REF _nebBED78E55_7BB4_48F0_9629_D308D40996A2 \r \h </w:instrText>
            </w:r>
            <w:r>
              <w:rPr>
                <w:rFonts w:ascii="Times New Roman" w:hAnsi="Times New Roman" w:cs="Times New Roman"/>
              </w:rPr>
              <w:instrText xml:space="preserve"> \* MERGEFORMAT </w:instrText>
            </w:r>
            <w:r w:rsidRPr="00173BEC">
              <w:rPr>
                <w:rFonts w:ascii="Times New Roman" w:hAnsi="Times New Roman" w:cs="Times New Roman"/>
              </w:rPr>
            </w:r>
            <w:r w:rsidRPr="00173BEC">
              <w:rPr>
                <w:rFonts w:ascii="Times New Roman" w:hAnsi="Times New Roman" w:cs="Times New Roman"/>
              </w:rPr>
              <w:fldChar w:fldCharType="separate"/>
            </w:r>
            <w:r>
              <w:rPr>
                <w:rFonts w:ascii="Times New Roman" w:hAnsi="Times New Roman" w:cs="Times New Roman"/>
              </w:rPr>
              <w:t>[15]</w:t>
            </w:r>
            <w:r w:rsidRPr="00173BEC">
              <w:rPr>
                <w:rFonts w:ascii="Times New Roman" w:hAnsi="Times New Roman" w:cs="Times New Roman"/>
              </w:rPr>
              <w:fldChar w:fldCharType="end"/>
            </w:r>
          </w:p>
        </w:tc>
        <w:tc>
          <w:tcPr>
            <w:tcW w:w="1382" w:type="dxa"/>
          </w:tcPr>
          <w:p w14:paraId="292A1BEC" w14:textId="77777777" w:rsidR="002438F8" w:rsidRPr="00E4160C" w:rsidRDefault="002438F8" w:rsidP="00853B16">
            <w:pPr>
              <w:jc w:val="center"/>
              <w:rPr>
                <w:rFonts w:ascii="Times New Roman" w:hAnsi="Times New Roman" w:cs="Times New Roman"/>
              </w:rPr>
            </w:pPr>
            <w:r>
              <w:rPr>
                <w:rFonts w:ascii="Times New Roman" w:hAnsi="Times New Roman" w:cs="Times New Roman" w:hint="eastAsia"/>
              </w:rPr>
              <w:t>8</w:t>
            </w:r>
            <w:r>
              <w:rPr>
                <w:rFonts w:ascii="Times New Roman" w:hAnsi="Times New Roman" w:cs="Times New Roman"/>
              </w:rPr>
              <w:t>3.91</w:t>
            </w:r>
          </w:p>
        </w:tc>
        <w:tc>
          <w:tcPr>
            <w:tcW w:w="1383" w:type="dxa"/>
          </w:tcPr>
          <w:p w14:paraId="4F7DF8A3" w14:textId="77777777" w:rsidR="002438F8" w:rsidRPr="00E4160C" w:rsidRDefault="002438F8" w:rsidP="00853B16">
            <w:pPr>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9.41</w:t>
            </w:r>
          </w:p>
        </w:tc>
        <w:tc>
          <w:tcPr>
            <w:tcW w:w="1383" w:type="dxa"/>
          </w:tcPr>
          <w:p w14:paraId="2EB85F21" w14:textId="77777777" w:rsidR="002438F8" w:rsidRPr="00E4160C" w:rsidRDefault="002438F8" w:rsidP="00853B16">
            <w:pPr>
              <w:jc w:val="center"/>
              <w:rPr>
                <w:rFonts w:ascii="Times New Roman" w:hAnsi="Times New Roman" w:cs="Times New Roman"/>
              </w:rPr>
            </w:pPr>
            <w:r w:rsidRPr="00E4160C">
              <w:rPr>
                <w:rFonts w:ascii="Times New Roman" w:hAnsi="Times New Roman" w:cs="Times New Roman" w:hint="eastAsia"/>
              </w:rPr>
              <w:t>9</w:t>
            </w:r>
            <w:r>
              <w:rPr>
                <w:rFonts w:ascii="Times New Roman" w:hAnsi="Times New Roman" w:cs="Times New Roman"/>
              </w:rPr>
              <w:t>1.33</w:t>
            </w:r>
          </w:p>
        </w:tc>
        <w:tc>
          <w:tcPr>
            <w:tcW w:w="1383" w:type="dxa"/>
          </w:tcPr>
          <w:p w14:paraId="72264DA0" w14:textId="77777777" w:rsidR="002438F8" w:rsidRPr="00E4160C" w:rsidRDefault="002438F8" w:rsidP="00853B16">
            <w:pPr>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852</w:t>
            </w:r>
          </w:p>
        </w:tc>
      </w:tr>
      <w:tr w:rsidR="002438F8" w14:paraId="4739C7D7" w14:textId="77777777" w:rsidTr="00853B16">
        <w:trPr>
          <w:jc w:val="center"/>
        </w:trPr>
        <w:tc>
          <w:tcPr>
            <w:tcW w:w="1382" w:type="dxa"/>
          </w:tcPr>
          <w:p w14:paraId="4DE0573A" w14:textId="77777777" w:rsidR="002438F8" w:rsidRDefault="002438F8" w:rsidP="00853B16">
            <w:pPr>
              <w:jc w:val="left"/>
              <w:rPr>
                <w:rFonts w:ascii="Times New Roman" w:hAnsi="Times New Roman" w:cs="Times New Roman"/>
              </w:rPr>
            </w:pPr>
            <w:proofErr w:type="spellStart"/>
            <w:r w:rsidRPr="00882EBC">
              <w:rPr>
                <w:rFonts w:ascii="Times New Roman" w:hAnsi="Times New Roman" w:cs="Times New Roman"/>
              </w:rPr>
              <w:t>Pławiak</w:t>
            </w:r>
            <w:proofErr w:type="spellEnd"/>
            <w:r>
              <w:rPr>
                <w:rFonts w:ascii="Times New Roman" w:hAnsi="Times New Roman" w:cs="Times New Roman"/>
              </w:rPr>
              <w:fldChar w:fldCharType="begin"/>
            </w:r>
            <w:r>
              <w:rPr>
                <w:rFonts w:ascii="Times New Roman" w:hAnsi="Times New Roman" w:cs="Times New Roman"/>
              </w:rPr>
              <w:instrText xml:space="preserve"> REF _Ref29844641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p>
        </w:tc>
        <w:tc>
          <w:tcPr>
            <w:tcW w:w="1382" w:type="dxa"/>
          </w:tcPr>
          <w:p w14:paraId="327F223D" w14:textId="77777777" w:rsidR="002438F8" w:rsidRDefault="002438F8" w:rsidP="00853B16">
            <w:pPr>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1.40</w:t>
            </w:r>
          </w:p>
        </w:tc>
        <w:tc>
          <w:tcPr>
            <w:tcW w:w="1383" w:type="dxa"/>
          </w:tcPr>
          <w:p w14:paraId="525153A7" w14:textId="77777777" w:rsidR="002438F8" w:rsidRDefault="002438F8" w:rsidP="00853B16">
            <w:pPr>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9</w:t>
            </w:r>
            <w:r>
              <w:rPr>
                <w:rFonts w:ascii="Times New Roman" w:hAnsi="Times New Roman" w:cs="Times New Roman" w:hint="eastAsia"/>
              </w:rPr>
              <w:t>.</w:t>
            </w:r>
            <w:r>
              <w:rPr>
                <w:rFonts w:ascii="Times New Roman" w:hAnsi="Times New Roman" w:cs="Times New Roman"/>
              </w:rPr>
              <w:t>46</w:t>
            </w:r>
          </w:p>
        </w:tc>
        <w:tc>
          <w:tcPr>
            <w:tcW w:w="1383" w:type="dxa"/>
          </w:tcPr>
          <w:p w14:paraId="1503112D" w14:textId="77777777" w:rsidR="002438F8" w:rsidRDefault="002438F8" w:rsidP="00853B16">
            <w:pPr>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1.40</w:t>
            </w:r>
          </w:p>
        </w:tc>
        <w:tc>
          <w:tcPr>
            <w:tcW w:w="1383" w:type="dxa"/>
          </w:tcPr>
          <w:p w14:paraId="31B6A737" w14:textId="77777777" w:rsidR="002438F8" w:rsidRDefault="002438F8" w:rsidP="00853B16">
            <w:pPr>
              <w:jc w:val="center"/>
              <w:rPr>
                <w:rFonts w:ascii="Times New Roman" w:hAnsi="Times New Roman" w:cs="Times New Roman"/>
              </w:rPr>
            </w:pPr>
            <w:r>
              <w:rPr>
                <w:rFonts w:ascii="Times New Roman" w:hAnsi="Times New Roman" w:cs="Times New Roman"/>
              </w:rPr>
              <w:t>-</w:t>
            </w:r>
          </w:p>
        </w:tc>
      </w:tr>
      <w:tr w:rsidR="002438F8" w14:paraId="5449F91A" w14:textId="77777777" w:rsidTr="00853B16">
        <w:trPr>
          <w:jc w:val="center"/>
        </w:trPr>
        <w:tc>
          <w:tcPr>
            <w:tcW w:w="1382" w:type="dxa"/>
          </w:tcPr>
          <w:p w14:paraId="0EB45B4D" w14:textId="77777777" w:rsidR="002438F8" w:rsidRDefault="002438F8" w:rsidP="00853B16">
            <w:pPr>
              <w:jc w:val="left"/>
              <w:rPr>
                <w:rFonts w:ascii="Times New Roman" w:hAnsi="Times New Roman" w:cs="Times New Roman"/>
              </w:rPr>
            </w:pPr>
            <w:r>
              <w:rPr>
                <w:rFonts w:ascii="Times New Roman" w:hAnsi="Times New Roman" w:cs="Times New Roman"/>
              </w:rPr>
              <w:t>Proposed</w:t>
            </w:r>
          </w:p>
        </w:tc>
        <w:tc>
          <w:tcPr>
            <w:tcW w:w="1382" w:type="dxa"/>
          </w:tcPr>
          <w:p w14:paraId="381F446F" w14:textId="77777777" w:rsidR="002438F8" w:rsidRPr="0068003F" w:rsidRDefault="002438F8" w:rsidP="00853B16">
            <w:pPr>
              <w:jc w:val="center"/>
              <w:rPr>
                <w:rFonts w:ascii="Times New Roman" w:hAnsi="Times New Roman" w:cs="Times New Roman"/>
                <w:b/>
              </w:rPr>
            </w:pPr>
            <w:r w:rsidRPr="0068003F">
              <w:rPr>
                <w:rFonts w:ascii="Times New Roman" w:hAnsi="Times New Roman" w:cs="Times New Roman" w:hint="eastAsia"/>
                <w:b/>
              </w:rPr>
              <w:t>9</w:t>
            </w:r>
            <w:r w:rsidRPr="0068003F">
              <w:rPr>
                <w:rFonts w:ascii="Times New Roman" w:hAnsi="Times New Roman" w:cs="Times New Roman"/>
                <w:b/>
              </w:rPr>
              <w:t>4.68</w:t>
            </w:r>
          </w:p>
        </w:tc>
        <w:tc>
          <w:tcPr>
            <w:tcW w:w="1383" w:type="dxa"/>
          </w:tcPr>
          <w:p w14:paraId="2291174A" w14:textId="77777777" w:rsidR="002438F8" w:rsidRPr="0068003F" w:rsidRDefault="002438F8" w:rsidP="00853B16">
            <w:pPr>
              <w:jc w:val="center"/>
              <w:rPr>
                <w:rFonts w:ascii="Times New Roman" w:hAnsi="Times New Roman" w:cs="Times New Roman"/>
                <w:b/>
              </w:rPr>
            </w:pPr>
            <w:r w:rsidRPr="0068003F">
              <w:rPr>
                <w:rFonts w:ascii="Times New Roman" w:hAnsi="Times New Roman" w:cs="Times New Roman" w:hint="eastAsia"/>
                <w:b/>
              </w:rPr>
              <w:t>9</w:t>
            </w:r>
            <w:r w:rsidRPr="0068003F">
              <w:rPr>
                <w:rFonts w:ascii="Times New Roman" w:hAnsi="Times New Roman" w:cs="Times New Roman"/>
                <w:b/>
              </w:rPr>
              <w:t>9.71</w:t>
            </w:r>
          </w:p>
        </w:tc>
        <w:tc>
          <w:tcPr>
            <w:tcW w:w="1383" w:type="dxa"/>
          </w:tcPr>
          <w:p w14:paraId="333737DE" w14:textId="77777777" w:rsidR="002438F8" w:rsidRPr="0068003F" w:rsidRDefault="002438F8" w:rsidP="00853B16">
            <w:pPr>
              <w:jc w:val="center"/>
              <w:rPr>
                <w:rFonts w:ascii="Times New Roman" w:hAnsi="Times New Roman" w:cs="Times New Roman"/>
                <w:b/>
              </w:rPr>
            </w:pPr>
            <w:r w:rsidRPr="0068003F">
              <w:rPr>
                <w:rFonts w:ascii="Times New Roman" w:hAnsi="Times New Roman" w:cs="Times New Roman" w:hint="eastAsia"/>
                <w:b/>
              </w:rPr>
              <w:t>9</w:t>
            </w:r>
            <w:r w:rsidRPr="0068003F">
              <w:rPr>
                <w:rFonts w:ascii="Times New Roman" w:hAnsi="Times New Roman" w:cs="Times New Roman"/>
                <w:b/>
              </w:rPr>
              <w:t>5.72</w:t>
            </w:r>
          </w:p>
        </w:tc>
        <w:tc>
          <w:tcPr>
            <w:tcW w:w="1383" w:type="dxa"/>
          </w:tcPr>
          <w:p w14:paraId="68670C26" w14:textId="745B901F" w:rsidR="002438F8" w:rsidRPr="0068003F" w:rsidRDefault="002438F8" w:rsidP="00853B16">
            <w:pPr>
              <w:jc w:val="center"/>
              <w:rPr>
                <w:rFonts w:ascii="Times New Roman" w:hAnsi="Times New Roman" w:cs="Times New Roman"/>
                <w:b/>
              </w:rPr>
            </w:pPr>
            <w:r w:rsidRPr="0068003F">
              <w:rPr>
                <w:rFonts w:ascii="Times New Roman" w:hAnsi="Times New Roman" w:cs="Times New Roman"/>
                <w:b/>
              </w:rPr>
              <w:t>31</w:t>
            </w:r>
            <w:r w:rsidR="00F73F7E">
              <w:rPr>
                <w:rFonts w:ascii="Times New Roman" w:hAnsi="Times New Roman" w:cs="Times New Roman"/>
                <w:b/>
              </w:rPr>
              <w:t>4.75</w:t>
            </w:r>
          </w:p>
        </w:tc>
      </w:tr>
    </w:tbl>
    <w:p w14:paraId="1C217914" w14:textId="77777777" w:rsidR="002438F8" w:rsidRPr="00713839" w:rsidRDefault="002438F8" w:rsidP="002438F8">
      <w:pPr>
        <w:rPr>
          <w:rFonts w:ascii="Times New Roman" w:hAnsi="Times New Roman" w:cs="Times New Roman" w:hint="eastAsia"/>
        </w:rPr>
      </w:pPr>
    </w:p>
    <w:p w14:paraId="0C760B04" w14:textId="77777777" w:rsidR="006F06AA" w:rsidRDefault="006F06AA" w:rsidP="006F06AA">
      <w:pPr>
        <w:pStyle w:val="a9"/>
        <w:numPr>
          <w:ilvl w:val="0"/>
          <w:numId w:val="9"/>
        </w:numPr>
        <w:ind w:firstLineChars="0"/>
        <w:rPr>
          <w:rFonts w:ascii="Arial" w:hAnsi="Arial" w:cs="Arial"/>
          <w:i/>
          <w:color w:val="9933FF"/>
          <w:sz w:val="22"/>
        </w:rPr>
      </w:pPr>
      <w:r>
        <w:rPr>
          <w:rFonts w:ascii="Arial" w:hAnsi="Arial" w:cs="Arial"/>
          <w:i/>
          <w:color w:val="9933FF"/>
          <w:sz w:val="22"/>
        </w:rPr>
        <w:t>Compression Performance and Comparison</w:t>
      </w:r>
    </w:p>
    <w:p w14:paraId="64217C58" w14:textId="49BCA4D8" w:rsidR="00AF1AC0" w:rsidRDefault="004F4E34" w:rsidP="006F06AA">
      <w:pPr>
        <w:ind w:firstLine="420"/>
        <w:rPr>
          <w:rFonts w:ascii="Times New Roman" w:eastAsia="宋体" w:hAnsi="Times New Roman" w:cs="Times New Roman"/>
        </w:rPr>
      </w:pPr>
      <w:r>
        <w:rPr>
          <w:rFonts w:ascii="Times New Roman" w:eastAsia="宋体" w:hAnsi="Times New Roman" w:cs="Times New Roman" w:hint="eastAsia"/>
        </w:rPr>
        <w:t>我们对上述网络中各个网络层的权重分布进行统计，如图</w:t>
      </w:r>
      <w:r>
        <w:rPr>
          <w:rFonts w:ascii="Times New Roman" w:eastAsia="宋体" w:hAnsi="Times New Roman" w:cs="Times New Roman" w:hint="eastAsia"/>
        </w:rPr>
        <w:t>X</w:t>
      </w:r>
      <w:r>
        <w:rPr>
          <w:rFonts w:ascii="Times New Roman" w:eastAsia="宋体" w:hAnsi="Times New Roman" w:cs="Times New Roman" w:hint="eastAsia"/>
        </w:rPr>
        <w:t>所示。图</w:t>
      </w:r>
      <w:r>
        <w:rPr>
          <w:rFonts w:ascii="Times New Roman" w:eastAsia="宋体" w:hAnsi="Times New Roman" w:cs="Times New Roman" w:hint="eastAsia"/>
        </w:rPr>
        <w:t>X</w:t>
      </w:r>
      <w:r>
        <w:rPr>
          <w:rFonts w:ascii="Times New Roman" w:eastAsia="宋体" w:hAnsi="Times New Roman" w:cs="Times New Roman" w:hint="eastAsia"/>
        </w:rPr>
        <w:t>中每一部分</w:t>
      </w:r>
      <w:r w:rsidR="00DA556F">
        <w:rPr>
          <w:rFonts w:ascii="Times New Roman" w:eastAsia="宋体" w:hAnsi="Times New Roman" w:cs="Times New Roman" w:hint="eastAsia"/>
        </w:rPr>
        <w:t>对应</w:t>
      </w:r>
      <w:r>
        <w:rPr>
          <w:rFonts w:ascii="Times New Roman" w:eastAsia="宋体" w:hAnsi="Times New Roman" w:cs="Times New Roman" w:hint="eastAsia"/>
        </w:rPr>
        <w:t>该层网络的权重分布状态及概率密度</w:t>
      </w:r>
      <w:r w:rsidR="00097CA5">
        <w:rPr>
          <w:rFonts w:ascii="Times New Roman" w:eastAsia="宋体" w:hAnsi="Times New Roman" w:cs="Times New Roman" w:hint="eastAsia"/>
        </w:rPr>
        <w:t>拟合曲线</w:t>
      </w:r>
      <w:r>
        <w:rPr>
          <w:rFonts w:ascii="Times New Roman" w:eastAsia="宋体" w:hAnsi="Times New Roman" w:cs="Times New Roman" w:hint="eastAsia"/>
        </w:rPr>
        <w:t>。</w:t>
      </w:r>
      <w:r w:rsidR="00097CA5">
        <w:rPr>
          <w:rFonts w:ascii="Times New Roman" w:eastAsia="宋体" w:hAnsi="Times New Roman" w:cs="Times New Roman" w:hint="eastAsia"/>
        </w:rPr>
        <w:t>观察图中的数据分布可以总结出如下内容：</w:t>
      </w:r>
      <w:r w:rsidR="00097CA5">
        <w:rPr>
          <w:rFonts w:ascii="Times New Roman" w:eastAsia="宋体" w:hAnsi="Times New Roman" w:cs="Times New Roman" w:hint="eastAsia"/>
        </w:rPr>
        <w:t>(</w:t>
      </w:r>
      <w:r w:rsidR="00097CA5">
        <w:rPr>
          <w:rFonts w:ascii="Times New Roman" w:eastAsia="宋体" w:hAnsi="Times New Roman" w:cs="Times New Roman"/>
        </w:rPr>
        <w:t>a)</w:t>
      </w:r>
      <w:r>
        <w:rPr>
          <w:rFonts w:ascii="Times New Roman" w:eastAsia="宋体" w:hAnsi="Times New Roman" w:cs="Times New Roman" w:hint="eastAsia"/>
        </w:rPr>
        <w:t>网络中各个网络层的权重分布集中在</w:t>
      </w:r>
      <w:r>
        <w:rPr>
          <w:rFonts w:ascii="Times New Roman" w:eastAsia="宋体" w:hAnsi="Times New Roman" w:cs="Times New Roman" w:hint="eastAsia"/>
        </w:rPr>
        <w:t>[</w:t>
      </w:r>
      <w:r>
        <w:rPr>
          <w:rFonts w:ascii="Times New Roman" w:eastAsia="宋体" w:hAnsi="Times New Roman" w:cs="Times New Roman"/>
        </w:rPr>
        <w:t>-0.6</w:t>
      </w:r>
      <w:r>
        <w:rPr>
          <w:rFonts w:ascii="Times New Roman" w:eastAsia="宋体" w:hAnsi="Times New Roman" w:cs="Times New Roman" w:hint="eastAsia"/>
        </w:rPr>
        <w:t>，</w:t>
      </w:r>
      <w:r>
        <w:rPr>
          <w:rFonts w:ascii="Times New Roman" w:eastAsia="宋体" w:hAnsi="Times New Roman" w:cs="Times New Roman"/>
        </w:rPr>
        <w:t>0.55]</w:t>
      </w:r>
      <w:r>
        <w:rPr>
          <w:rFonts w:ascii="Times New Roman" w:eastAsia="宋体" w:hAnsi="Times New Roman" w:cs="Times New Roman" w:hint="eastAsia"/>
        </w:rPr>
        <w:t>范围；</w:t>
      </w:r>
      <w:r w:rsidR="00097CA5">
        <w:rPr>
          <w:rFonts w:ascii="Times New Roman" w:eastAsia="宋体" w:hAnsi="Times New Roman" w:cs="Times New Roman" w:hint="eastAsia"/>
        </w:rPr>
        <w:t>(</w:t>
      </w:r>
      <w:r w:rsidR="00097CA5">
        <w:rPr>
          <w:rFonts w:ascii="Times New Roman" w:eastAsia="宋体" w:hAnsi="Times New Roman" w:cs="Times New Roman"/>
        </w:rPr>
        <w:t>b)</w:t>
      </w:r>
      <w:r>
        <w:rPr>
          <w:rFonts w:ascii="Times New Roman" w:eastAsia="宋体" w:hAnsi="Times New Roman" w:cs="Times New Roman" w:hint="eastAsia"/>
        </w:rPr>
        <w:t>各层权重的分布大致关于</w:t>
      </w:r>
      <w:r>
        <w:rPr>
          <w:rFonts w:ascii="Times New Roman" w:eastAsia="宋体" w:hAnsi="Times New Roman" w:cs="Times New Roman"/>
        </w:rPr>
        <w:t>0</w:t>
      </w:r>
      <w:r>
        <w:rPr>
          <w:rFonts w:ascii="Times New Roman" w:eastAsia="宋体" w:hAnsi="Times New Roman" w:cs="Times New Roman" w:hint="eastAsia"/>
        </w:rPr>
        <w:t>对称；</w:t>
      </w:r>
      <w:r w:rsidR="00097CA5">
        <w:rPr>
          <w:rFonts w:ascii="Times New Roman" w:eastAsia="宋体" w:hAnsi="Times New Roman" w:cs="Times New Roman" w:hint="eastAsia"/>
        </w:rPr>
        <w:t>(</w:t>
      </w:r>
      <w:r w:rsidR="00097CA5">
        <w:rPr>
          <w:rFonts w:ascii="Times New Roman" w:eastAsia="宋体" w:hAnsi="Times New Roman" w:cs="Times New Roman"/>
        </w:rPr>
        <w:t>c)</w:t>
      </w:r>
      <w:r>
        <w:rPr>
          <w:rFonts w:ascii="Times New Roman" w:eastAsia="宋体" w:hAnsi="Times New Roman" w:cs="Times New Roman" w:hint="eastAsia"/>
        </w:rPr>
        <w:t>除</w:t>
      </w:r>
      <w:r>
        <w:rPr>
          <w:rFonts w:ascii="Times New Roman" w:eastAsia="宋体" w:hAnsi="Times New Roman" w:cs="Times New Roman" w:hint="eastAsia"/>
        </w:rPr>
        <w:t>Dense_2</w:t>
      </w:r>
      <w:r>
        <w:rPr>
          <w:rFonts w:ascii="Times New Roman" w:eastAsia="宋体" w:hAnsi="Times New Roman" w:cs="Times New Roman" w:hint="eastAsia"/>
        </w:rPr>
        <w:t>以外的网络层</w:t>
      </w:r>
      <w:r w:rsidR="00097CA5">
        <w:rPr>
          <w:rFonts w:ascii="Times New Roman" w:eastAsia="宋体" w:hAnsi="Times New Roman" w:cs="Times New Roman" w:hint="eastAsia"/>
        </w:rPr>
        <w:t>呈单峰的钟型分布；</w:t>
      </w:r>
      <w:r w:rsidR="00097CA5">
        <w:rPr>
          <w:rFonts w:ascii="Times New Roman" w:eastAsia="宋体" w:hAnsi="Times New Roman" w:cs="Times New Roman" w:hint="eastAsia"/>
        </w:rPr>
        <w:t>(</w:t>
      </w:r>
      <w:r w:rsidR="00097CA5">
        <w:rPr>
          <w:rFonts w:ascii="Times New Roman" w:eastAsia="宋体" w:hAnsi="Times New Roman" w:cs="Times New Roman"/>
        </w:rPr>
        <w:t>d)</w:t>
      </w:r>
      <w:r w:rsidR="00097CA5">
        <w:rPr>
          <w:rFonts w:ascii="Times New Roman" w:eastAsia="宋体" w:hAnsi="Times New Roman" w:cs="Times New Roman" w:hint="eastAsia"/>
        </w:rPr>
        <w:t>每层权重分布相对集中，仅有部分网络层有少数离群值。</w:t>
      </w:r>
    </w:p>
    <w:p w14:paraId="4565E75B" w14:textId="6318A2FC" w:rsidR="00E80E03" w:rsidRDefault="00DA556F" w:rsidP="00E80E03">
      <w:pPr>
        <w:jc w:val="cente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629F5AF1" wp14:editId="2EADF83A">
            <wp:extent cx="3514299" cy="2316593"/>
            <wp:effectExtent l="0" t="0" r="0" b="762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ight_violin.svg"/>
                    <pic:cNvPicPr/>
                  </pic:nvPicPr>
                  <pic:blipFill rotWithShape="1">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rcRect l="5693" t="10481" r="8917" b="5082"/>
                    <a:stretch/>
                  </pic:blipFill>
                  <pic:spPr bwMode="auto">
                    <a:xfrm>
                      <a:off x="0" y="0"/>
                      <a:ext cx="3526191" cy="2324432"/>
                    </a:xfrm>
                    <a:prstGeom prst="rect">
                      <a:avLst/>
                    </a:prstGeom>
                    <a:ln>
                      <a:noFill/>
                    </a:ln>
                    <a:extLst>
                      <a:ext uri="{53640926-AAD7-44D8-BBD7-CCE9431645EC}">
                        <a14:shadowObscured xmlns:a14="http://schemas.microsoft.com/office/drawing/2010/main"/>
                      </a:ext>
                    </a:extLst>
                  </pic:spPr>
                </pic:pic>
              </a:graphicData>
            </a:graphic>
          </wp:inline>
        </w:drawing>
      </w:r>
    </w:p>
    <w:p w14:paraId="0FA67D47" w14:textId="06A036E7" w:rsidR="00E80E03" w:rsidRPr="00E80E03" w:rsidRDefault="00E80E03" w:rsidP="00E80E03">
      <w:pPr>
        <w:jc w:val="center"/>
        <w:rPr>
          <w:rFonts w:ascii="Times New Roman" w:hAnsi="Times New Roman" w:cs="Times New Roman"/>
        </w:rPr>
      </w:pPr>
      <w:r>
        <w:rPr>
          <w:rFonts w:ascii="Times New Roman" w:hAnsi="Times New Roman" w:cs="Times New Roman"/>
        </w:rPr>
        <w:t xml:space="preserve">Fig. X. </w:t>
      </w:r>
      <w:r>
        <w:rPr>
          <w:rFonts w:ascii="Times New Roman" w:hAnsi="Times New Roman" w:cs="Times New Roman" w:hint="eastAsia"/>
        </w:rPr>
        <w:t>Weight</w:t>
      </w:r>
      <w:r>
        <w:rPr>
          <w:rFonts w:ascii="Times New Roman" w:hAnsi="Times New Roman" w:cs="Times New Roman"/>
        </w:rPr>
        <w:t xml:space="preserve"> distribution of layers</w:t>
      </w:r>
    </w:p>
    <w:p w14:paraId="66B50F72" w14:textId="3441EA4C" w:rsidR="006F06AA" w:rsidRPr="00BB1B69" w:rsidRDefault="00BB1B69" w:rsidP="00BB1B69">
      <w:pPr>
        <w:ind w:firstLine="420"/>
        <w:rPr>
          <w:rFonts w:ascii="Times New Roman" w:eastAsia="宋体" w:hAnsi="Times New Roman" w:cs="Times New Roman"/>
        </w:rPr>
      </w:pPr>
      <w:r>
        <w:rPr>
          <w:rFonts w:ascii="Times New Roman" w:eastAsia="宋体" w:hAnsi="Times New Roman" w:cs="Times New Roman" w:hint="eastAsia"/>
        </w:rPr>
        <w:t>根据该网络的权重分布，我们采用</w:t>
      </w:r>
      <w:r>
        <w:rPr>
          <w:rFonts w:ascii="Times New Roman" w:eastAsia="宋体" w:hAnsi="Times New Roman" w:cs="Times New Roman" w:hint="eastAsia"/>
        </w:rPr>
        <w:t>section</w:t>
      </w:r>
      <w:r>
        <w:rPr>
          <w:rFonts w:ascii="Times New Roman" w:eastAsia="宋体" w:hAnsi="Times New Roman" w:cs="Times New Roman" w:hint="eastAsia"/>
        </w:rPr>
        <w:t>Ⅲ的网络层得分计算方法对其进行了计算权重</w:t>
      </w:r>
      <w:r w:rsidR="00796A06" w:rsidRPr="008513FB">
        <w:rPr>
          <w:rFonts w:ascii="Times New Roman" w:eastAsia="宋体" w:hAnsi="Times New Roman" w:cs="Times New Roman" w:hint="eastAsia"/>
        </w:rPr>
        <w:t>均绝对</w:t>
      </w:r>
      <w:r w:rsidR="005B367B" w:rsidRPr="008513FB">
        <w:rPr>
          <w:rFonts w:ascii="Times New Roman" w:eastAsia="宋体" w:hAnsi="Times New Roman" w:cs="Times New Roman" w:hint="eastAsia"/>
        </w:rPr>
        <w:t>值</w:t>
      </w:r>
      <w:r w:rsidR="00796A06" w:rsidRPr="008513FB">
        <w:rPr>
          <w:rFonts w:ascii="Times New Roman" w:eastAsia="宋体" w:hAnsi="Times New Roman" w:cs="Times New Roman"/>
          <w:kern w:val="0"/>
          <w:position w:val="-10"/>
        </w:rPr>
        <w:object w:dxaOrig="225" w:dyaOrig="300" w14:anchorId="14F3574A">
          <v:shape id="_x0000_i1040" type="#_x0000_t75" style="width:11.3pt;height:15.6pt" o:ole="">
            <v:imagedata r:id="rId53" o:title=""/>
          </v:shape>
          <o:OLEObject Type="Embed" ProgID="Equation.DSMT4" ShapeID="_x0000_i1040" DrawAspect="Content" ObjectID="_1644511435" r:id="rId54"/>
        </w:object>
      </w:r>
      <w:r w:rsidR="00796A06" w:rsidRPr="008513FB">
        <w:rPr>
          <w:rFonts w:ascii="Times New Roman" w:eastAsia="宋体" w:hAnsi="Times New Roman" w:cs="Times New Roman" w:hint="eastAsia"/>
          <w:kern w:val="0"/>
        </w:rPr>
        <w:t>和信息熵</w:t>
      </w:r>
      <w:r w:rsidR="00796A06" w:rsidRPr="008513FB">
        <w:rPr>
          <w:rFonts w:ascii="Times New Roman" w:eastAsia="宋体" w:hAnsi="Times New Roman" w:cs="Times New Roman"/>
          <w:kern w:val="0"/>
          <w:position w:val="-10"/>
        </w:rPr>
        <w:object w:dxaOrig="225" w:dyaOrig="300" w14:anchorId="32B0522B">
          <v:shape id="_x0000_i1041" type="#_x0000_t75" style="width:11.3pt;height:15.6pt" o:ole="">
            <v:imagedata r:id="rId55" o:title=""/>
          </v:shape>
          <o:OLEObject Type="Embed" ProgID="Equation.DSMT4" ShapeID="_x0000_i1041" DrawAspect="Content" ObjectID="_1644511436" r:id="rId56"/>
        </w:object>
      </w:r>
      <w:r>
        <w:rPr>
          <w:rFonts w:ascii="Times New Roman" w:eastAsia="宋体" w:hAnsi="Times New Roman" w:cs="Times New Roman" w:hint="eastAsia"/>
          <w:kern w:val="0"/>
        </w:rPr>
        <w:t>，计算结果</w:t>
      </w:r>
      <w:r w:rsidR="005B367B" w:rsidRPr="008513FB">
        <w:rPr>
          <w:rFonts w:ascii="Times New Roman" w:eastAsia="宋体" w:hAnsi="Times New Roman" w:cs="Times New Roman" w:hint="eastAsia"/>
          <w:kern w:val="0"/>
        </w:rPr>
        <w:t>如图</w:t>
      </w:r>
      <w:r w:rsidR="005B367B" w:rsidRPr="008513FB">
        <w:rPr>
          <w:rFonts w:ascii="Times New Roman" w:eastAsia="宋体" w:hAnsi="Times New Roman" w:cs="Times New Roman" w:hint="eastAsia"/>
          <w:kern w:val="0"/>
        </w:rPr>
        <w:t>X</w:t>
      </w:r>
      <w:r w:rsidR="005B367B" w:rsidRPr="008513FB">
        <w:rPr>
          <w:rFonts w:ascii="Times New Roman" w:eastAsia="宋体" w:hAnsi="Times New Roman" w:cs="Times New Roman" w:hint="eastAsia"/>
          <w:kern w:val="0"/>
        </w:rPr>
        <w:t>所示。</w:t>
      </w:r>
      <w:r w:rsidR="00F26348">
        <w:rPr>
          <w:rFonts w:ascii="Times New Roman" w:eastAsia="宋体" w:hAnsi="Times New Roman" w:cs="Times New Roman" w:hint="eastAsia"/>
          <w:kern w:val="0"/>
        </w:rPr>
        <w:t>均绝对值和权重熵呈现靠近输入输出端高，中间层低的分布趋势。</w:t>
      </w:r>
      <w:r w:rsidR="00F26348">
        <w:rPr>
          <w:rFonts w:ascii="Times New Roman" w:eastAsia="宋体" w:hAnsi="Times New Roman" w:cs="Times New Roman" w:hint="eastAsia"/>
          <w:kern w:val="0"/>
        </w:rPr>
        <w:t>Dense</w:t>
      </w:r>
      <w:r w:rsidR="00F26348">
        <w:rPr>
          <w:rFonts w:ascii="Times New Roman" w:eastAsia="宋体" w:hAnsi="Times New Roman" w:cs="Times New Roman"/>
          <w:kern w:val="0"/>
        </w:rPr>
        <w:t>2</w:t>
      </w:r>
      <w:r w:rsidR="00F26348">
        <w:rPr>
          <w:rFonts w:ascii="Times New Roman" w:eastAsia="宋体" w:hAnsi="Times New Roman" w:cs="Times New Roman" w:hint="eastAsia"/>
          <w:kern w:val="0"/>
        </w:rPr>
        <w:t>的均绝对值和信息熵都为最高，而</w:t>
      </w:r>
      <w:r w:rsidR="00F26348">
        <w:rPr>
          <w:rFonts w:ascii="Times New Roman" w:eastAsia="宋体" w:hAnsi="Times New Roman" w:cs="Times New Roman" w:hint="eastAsia"/>
          <w:kern w:val="0"/>
        </w:rPr>
        <w:t>Conv</w:t>
      </w:r>
      <w:r w:rsidR="00F26348">
        <w:rPr>
          <w:rFonts w:ascii="Times New Roman" w:eastAsia="宋体" w:hAnsi="Times New Roman" w:cs="Times New Roman"/>
          <w:kern w:val="0"/>
        </w:rPr>
        <w:t>4</w:t>
      </w:r>
      <w:r w:rsidR="00F26348">
        <w:rPr>
          <w:rFonts w:ascii="Times New Roman" w:eastAsia="宋体" w:hAnsi="Times New Roman" w:cs="Times New Roman" w:hint="eastAsia"/>
          <w:kern w:val="0"/>
        </w:rPr>
        <w:t>都为最低。</w:t>
      </w:r>
    </w:p>
    <w:p w14:paraId="4F6336DA" w14:textId="77777777" w:rsidR="002C7320" w:rsidRPr="00E3541D" w:rsidRDefault="002C7320" w:rsidP="002C7320">
      <w:pPr>
        <w:ind w:firstLine="420"/>
        <w:jc w:val="center"/>
        <w:rPr>
          <w:rFonts w:ascii="Times New Roman" w:hAnsi="Times New Roman" w:cs="Times New Roman"/>
        </w:rPr>
      </w:pPr>
      <w:r>
        <w:rPr>
          <w:rFonts w:ascii="Arial" w:hAnsi="Arial" w:cs="Arial" w:hint="eastAsia"/>
          <w:noProof/>
        </w:rPr>
        <w:drawing>
          <wp:inline distT="0" distB="0" distL="0" distR="0" wp14:anchorId="19722972" wp14:editId="6C758DF8">
            <wp:extent cx="3395207" cy="23819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ant.emf"/>
                    <pic:cNvPicPr/>
                  </pic:nvPicPr>
                  <pic:blipFill rotWithShape="1">
                    <a:blip r:embed="rId57" cstate="print">
                      <a:extLst>
                        <a:ext uri="{28A0092B-C50C-407E-A947-70E740481C1C}">
                          <a14:useLocalDpi xmlns:a14="http://schemas.microsoft.com/office/drawing/2010/main" val="0"/>
                        </a:ext>
                      </a:extLst>
                    </a:blip>
                    <a:srcRect l="4816" t="10374" r="9142" b="3581"/>
                    <a:stretch/>
                  </pic:blipFill>
                  <pic:spPr bwMode="auto">
                    <a:xfrm>
                      <a:off x="0" y="0"/>
                      <a:ext cx="3414048" cy="2395197"/>
                    </a:xfrm>
                    <a:prstGeom prst="rect">
                      <a:avLst/>
                    </a:prstGeom>
                    <a:ln>
                      <a:noFill/>
                    </a:ln>
                    <a:extLst>
                      <a:ext uri="{53640926-AAD7-44D8-BBD7-CCE9431645EC}">
                        <a14:shadowObscured xmlns:a14="http://schemas.microsoft.com/office/drawing/2010/main"/>
                      </a:ext>
                    </a:extLst>
                  </pic:spPr>
                </pic:pic>
              </a:graphicData>
            </a:graphic>
          </wp:inline>
        </w:drawing>
      </w:r>
    </w:p>
    <w:p w14:paraId="2C3C1EB1" w14:textId="57CB315E" w:rsidR="002C7320" w:rsidRDefault="002C7320" w:rsidP="002C7320">
      <w:pPr>
        <w:jc w:val="center"/>
        <w:rPr>
          <w:rFonts w:ascii="Times New Roman" w:hAnsi="Times New Roman" w:cs="Times New Roman"/>
        </w:rPr>
      </w:pPr>
      <w:r>
        <w:rPr>
          <w:rFonts w:ascii="Times New Roman" w:hAnsi="Times New Roman" w:cs="Times New Roman"/>
        </w:rPr>
        <w:t xml:space="preserve">Fig. X. </w:t>
      </w:r>
      <w:r w:rsidR="0058533C">
        <w:rPr>
          <w:rFonts w:ascii="Times New Roman" w:hAnsi="Times New Roman" w:cs="Times New Roman" w:hint="eastAsia"/>
        </w:rPr>
        <w:t>Entro</w:t>
      </w:r>
      <w:r w:rsidR="0058533C">
        <w:rPr>
          <w:rFonts w:ascii="Times New Roman" w:hAnsi="Times New Roman" w:cs="Times New Roman"/>
        </w:rPr>
        <w:t>p</w:t>
      </w:r>
      <w:r w:rsidR="0058533C">
        <w:rPr>
          <w:rFonts w:ascii="Times New Roman" w:hAnsi="Times New Roman" w:cs="Times New Roman" w:hint="eastAsia"/>
        </w:rPr>
        <w:t>y</w:t>
      </w:r>
      <w:r w:rsidR="0058533C">
        <w:rPr>
          <w:rFonts w:ascii="Times New Roman" w:hAnsi="Times New Roman" w:cs="Times New Roman"/>
        </w:rPr>
        <w:t xml:space="preserve"> </w:t>
      </w:r>
      <w:r w:rsidR="0058533C">
        <w:rPr>
          <w:rFonts w:ascii="Times New Roman" w:hAnsi="Times New Roman" w:cs="Times New Roman" w:hint="eastAsia"/>
        </w:rPr>
        <w:t>a</w:t>
      </w:r>
      <w:r w:rsidR="0058533C">
        <w:rPr>
          <w:rFonts w:ascii="Times New Roman" w:hAnsi="Times New Roman" w:cs="Times New Roman"/>
        </w:rPr>
        <w:t>nd mean absolute weights of layers</w:t>
      </w:r>
    </w:p>
    <w:p w14:paraId="11F166F7" w14:textId="0D9E2F16" w:rsidR="00034B73" w:rsidRPr="00F26348" w:rsidRDefault="0058533C" w:rsidP="00F26348">
      <w:pPr>
        <w:ind w:firstLine="420"/>
        <w:rPr>
          <w:rFonts w:ascii="Times New Roman" w:eastAsia="宋体" w:hAnsi="Times New Roman" w:cs="Times New Roman"/>
        </w:rPr>
      </w:pPr>
      <w:r w:rsidRPr="00F26348">
        <w:rPr>
          <w:rFonts w:ascii="Times New Roman" w:eastAsia="宋体" w:hAnsi="Times New Roman" w:cs="Times New Roman" w:hint="eastAsia"/>
        </w:rPr>
        <w:t>我们</w:t>
      </w:r>
      <w:r w:rsidR="00F26348" w:rsidRPr="00F26348">
        <w:rPr>
          <w:rFonts w:ascii="Times New Roman" w:eastAsia="宋体" w:hAnsi="Times New Roman" w:cs="Times New Roman" w:hint="eastAsia"/>
        </w:rPr>
        <w:t>对各个网络层的</w:t>
      </w:r>
      <w:r w:rsidRPr="00F26348">
        <w:rPr>
          <w:rFonts w:ascii="Times New Roman" w:eastAsia="宋体" w:hAnsi="Times New Roman" w:cs="Times New Roman" w:hint="eastAsia"/>
        </w:rPr>
        <w:t>均绝对值和权重熵进行加权</w:t>
      </w:r>
      <w:r w:rsidR="00F26348" w:rsidRPr="00F26348">
        <w:rPr>
          <w:rFonts w:ascii="Times New Roman" w:eastAsia="宋体" w:hAnsi="Times New Roman" w:cs="Times New Roman" w:hint="eastAsia"/>
        </w:rPr>
        <w:t>计算重要性得分</w:t>
      </w:r>
      <w:r w:rsidRPr="00F26348">
        <w:rPr>
          <w:rFonts w:ascii="Times New Roman" w:eastAsia="宋体" w:hAnsi="Times New Roman" w:cs="Times New Roman" w:hint="eastAsia"/>
        </w:rPr>
        <w:t>并排序，排序结果如表</w:t>
      </w:r>
      <w:r w:rsidRPr="00F26348">
        <w:rPr>
          <w:rFonts w:ascii="Times New Roman" w:eastAsia="宋体" w:hAnsi="Times New Roman" w:cs="Times New Roman" w:hint="eastAsia"/>
        </w:rPr>
        <w:t>X</w:t>
      </w:r>
      <w:r w:rsidR="003F191A">
        <w:rPr>
          <w:rFonts w:ascii="Times New Roman" w:eastAsia="宋体" w:hAnsi="Times New Roman" w:cs="Times New Roman" w:hint="eastAsia"/>
        </w:rPr>
        <w:t>所示</w:t>
      </w:r>
      <w:r w:rsidR="00F26348" w:rsidRPr="00F26348">
        <w:rPr>
          <w:rFonts w:ascii="Times New Roman" w:eastAsia="宋体" w:hAnsi="Times New Roman" w:cs="Times New Roman" w:hint="eastAsia"/>
        </w:rPr>
        <w:t>，</w:t>
      </w:r>
      <w:r w:rsidR="00F26348" w:rsidRPr="00F26348">
        <w:rPr>
          <w:rFonts w:ascii="Times New Roman" w:eastAsia="宋体" w:hAnsi="Times New Roman" w:cs="Times New Roman" w:hint="eastAsia"/>
        </w:rPr>
        <w:t>Dense</w:t>
      </w:r>
      <w:r w:rsidR="00F26348" w:rsidRPr="00F26348">
        <w:rPr>
          <w:rFonts w:ascii="Times New Roman" w:eastAsia="宋体" w:hAnsi="Times New Roman" w:cs="Times New Roman"/>
        </w:rPr>
        <w:t>2</w:t>
      </w:r>
      <w:r w:rsidR="00F26348" w:rsidRPr="00F26348">
        <w:rPr>
          <w:rFonts w:ascii="Times New Roman" w:eastAsia="宋体" w:hAnsi="Times New Roman" w:cs="Times New Roman" w:hint="eastAsia"/>
        </w:rPr>
        <w:t>层</w:t>
      </w:r>
      <w:r w:rsidR="00F26348">
        <w:rPr>
          <w:rFonts w:ascii="Times New Roman" w:eastAsia="宋体" w:hAnsi="Times New Roman" w:cs="Times New Roman" w:hint="eastAsia"/>
        </w:rPr>
        <w:t>为重要性最高层，</w:t>
      </w:r>
      <w:r w:rsidR="00F26348">
        <w:rPr>
          <w:rFonts w:ascii="Times New Roman" w:eastAsia="宋体" w:hAnsi="Times New Roman" w:cs="Times New Roman" w:hint="eastAsia"/>
        </w:rPr>
        <w:t>Conv</w:t>
      </w:r>
      <w:r w:rsidR="00F26348">
        <w:rPr>
          <w:rFonts w:ascii="Times New Roman" w:eastAsia="宋体" w:hAnsi="Times New Roman" w:cs="Times New Roman"/>
        </w:rPr>
        <w:t>4</w:t>
      </w:r>
      <w:r w:rsidR="00F26348">
        <w:rPr>
          <w:rFonts w:ascii="Times New Roman" w:eastAsia="宋体" w:hAnsi="Times New Roman" w:cs="Times New Roman" w:hint="eastAsia"/>
        </w:rPr>
        <w:t>为重要性最低层，重要性总体呈现在网络拓扑结构两端的重要性高，中间重要性低的分布。</w:t>
      </w:r>
    </w:p>
    <w:p w14:paraId="5EF09A7B" w14:textId="7D46A2D7" w:rsidR="002C7320" w:rsidRPr="00034B73" w:rsidRDefault="00034B73" w:rsidP="00034B73">
      <w:pPr>
        <w:jc w:val="center"/>
        <w:rPr>
          <w:rFonts w:ascii="Times New Roman" w:hAnsi="Times New Roman" w:cs="Times New Roman"/>
        </w:rPr>
      </w:pPr>
      <w:r>
        <w:rPr>
          <w:rFonts w:ascii="Times New Roman" w:eastAsia="宋体" w:hAnsi="Times New Roman" w:cs="Times New Roman" w:hint="eastAsia"/>
          <w:sz w:val="22"/>
        </w:rPr>
        <w:t>表</w:t>
      </w:r>
      <w:r>
        <w:rPr>
          <w:rFonts w:ascii="Times New Roman" w:eastAsia="宋体" w:hAnsi="Times New Roman" w:cs="Times New Roman" w:hint="eastAsia"/>
          <w:sz w:val="22"/>
        </w:rPr>
        <w:t>X</w:t>
      </w:r>
      <w:r>
        <w:rPr>
          <w:rFonts w:ascii="Times New Roman" w:eastAsia="宋体" w:hAnsi="Times New Roman" w:cs="Times New Roman"/>
          <w:sz w:val="22"/>
        </w:rPr>
        <w:t xml:space="preserve"> </w:t>
      </w:r>
      <w:r>
        <w:rPr>
          <w:rFonts w:ascii="Times New Roman" w:eastAsia="宋体" w:hAnsi="Times New Roman" w:cs="Times New Roman" w:hint="eastAsia"/>
          <w:sz w:val="22"/>
        </w:rPr>
        <w:t>网络层重要性排序</w:t>
      </w:r>
    </w:p>
    <w:tbl>
      <w:tblPr>
        <w:tblStyle w:val="af2"/>
        <w:tblW w:w="0" w:type="auto"/>
        <w:tblLook w:val="04A0" w:firstRow="1" w:lastRow="0" w:firstColumn="1" w:lastColumn="0" w:noHBand="0" w:noVBand="1"/>
      </w:tblPr>
      <w:tblGrid>
        <w:gridCol w:w="894"/>
        <w:gridCol w:w="915"/>
        <w:gridCol w:w="850"/>
        <w:gridCol w:w="915"/>
        <w:gridCol w:w="787"/>
        <w:gridCol w:w="787"/>
        <w:gridCol w:w="787"/>
        <w:gridCol w:w="787"/>
        <w:gridCol w:w="787"/>
        <w:gridCol w:w="787"/>
      </w:tblGrid>
      <w:tr w:rsidR="005B367B" w14:paraId="48A02532" w14:textId="77777777" w:rsidTr="00440871">
        <w:tc>
          <w:tcPr>
            <w:tcW w:w="894" w:type="dxa"/>
          </w:tcPr>
          <w:p w14:paraId="14CC6FA2" w14:textId="50B4200E"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sz w:val="18"/>
              </w:rPr>
              <w:t>R</w:t>
            </w:r>
            <w:r w:rsidRPr="005B367B">
              <w:rPr>
                <w:rFonts w:ascii="Times New Roman" w:hAnsi="Times New Roman" w:cs="Times New Roman" w:hint="eastAsia"/>
                <w:sz w:val="18"/>
              </w:rPr>
              <w:t>anking</w:t>
            </w:r>
          </w:p>
        </w:tc>
        <w:tc>
          <w:tcPr>
            <w:tcW w:w="915" w:type="dxa"/>
          </w:tcPr>
          <w:p w14:paraId="01E35918" w14:textId="293EAC2D"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hint="eastAsia"/>
                <w:sz w:val="18"/>
              </w:rPr>
              <w:t>1</w:t>
            </w:r>
          </w:p>
        </w:tc>
        <w:tc>
          <w:tcPr>
            <w:tcW w:w="850" w:type="dxa"/>
          </w:tcPr>
          <w:p w14:paraId="09DDACE3" w14:textId="6460142F"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hint="eastAsia"/>
                <w:sz w:val="18"/>
              </w:rPr>
              <w:t>2</w:t>
            </w:r>
          </w:p>
        </w:tc>
        <w:tc>
          <w:tcPr>
            <w:tcW w:w="915" w:type="dxa"/>
          </w:tcPr>
          <w:p w14:paraId="183E38AB" w14:textId="54F3471C"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hint="eastAsia"/>
                <w:sz w:val="18"/>
              </w:rPr>
              <w:t>3</w:t>
            </w:r>
          </w:p>
        </w:tc>
        <w:tc>
          <w:tcPr>
            <w:tcW w:w="787" w:type="dxa"/>
          </w:tcPr>
          <w:p w14:paraId="2610A512" w14:textId="13FBD690"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hint="eastAsia"/>
                <w:sz w:val="18"/>
              </w:rPr>
              <w:t>4</w:t>
            </w:r>
          </w:p>
        </w:tc>
        <w:tc>
          <w:tcPr>
            <w:tcW w:w="787" w:type="dxa"/>
          </w:tcPr>
          <w:p w14:paraId="67996D87" w14:textId="3F63208A"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hint="eastAsia"/>
                <w:sz w:val="18"/>
              </w:rPr>
              <w:t>5</w:t>
            </w:r>
          </w:p>
        </w:tc>
        <w:tc>
          <w:tcPr>
            <w:tcW w:w="787" w:type="dxa"/>
          </w:tcPr>
          <w:p w14:paraId="040BCF44" w14:textId="58E419E2"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hint="eastAsia"/>
                <w:sz w:val="18"/>
              </w:rPr>
              <w:t>6</w:t>
            </w:r>
          </w:p>
        </w:tc>
        <w:tc>
          <w:tcPr>
            <w:tcW w:w="787" w:type="dxa"/>
          </w:tcPr>
          <w:p w14:paraId="541B1F32" w14:textId="41C1E571"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hint="eastAsia"/>
                <w:sz w:val="18"/>
              </w:rPr>
              <w:t>7</w:t>
            </w:r>
          </w:p>
        </w:tc>
        <w:tc>
          <w:tcPr>
            <w:tcW w:w="787" w:type="dxa"/>
          </w:tcPr>
          <w:p w14:paraId="2F88A38C" w14:textId="468C00EF"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hint="eastAsia"/>
                <w:sz w:val="18"/>
              </w:rPr>
              <w:t>8</w:t>
            </w:r>
          </w:p>
        </w:tc>
        <w:tc>
          <w:tcPr>
            <w:tcW w:w="787" w:type="dxa"/>
          </w:tcPr>
          <w:p w14:paraId="27F6F84B" w14:textId="040CA559"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hint="eastAsia"/>
                <w:sz w:val="18"/>
              </w:rPr>
              <w:t>9</w:t>
            </w:r>
          </w:p>
        </w:tc>
      </w:tr>
      <w:tr w:rsidR="005B367B" w14:paraId="18F5A31D" w14:textId="77777777" w:rsidTr="00440871">
        <w:tc>
          <w:tcPr>
            <w:tcW w:w="894" w:type="dxa"/>
          </w:tcPr>
          <w:p w14:paraId="42BFC1BC" w14:textId="6AC52ADF"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hint="eastAsia"/>
                <w:sz w:val="18"/>
              </w:rPr>
              <w:t>Layer</w:t>
            </w:r>
          </w:p>
        </w:tc>
        <w:tc>
          <w:tcPr>
            <w:tcW w:w="915" w:type="dxa"/>
          </w:tcPr>
          <w:p w14:paraId="51782994" w14:textId="0DB7BA16"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sz w:val="18"/>
              </w:rPr>
              <w:t>Dense_2</w:t>
            </w:r>
          </w:p>
        </w:tc>
        <w:tc>
          <w:tcPr>
            <w:tcW w:w="850" w:type="dxa"/>
          </w:tcPr>
          <w:p w14:paraId="09DFFC45" w14:textId="18ABE785"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sz w:val="18"/>
              </w:rPr>
              <w:t>Conv_2</w:t>
            </w:r>
          </w:p>
        </w:tc>
        <w:tc>
          <w:tcPr>
            <w:tcW w:w="915" w:type="dxa"/>
          </w:tcPr>
          <w:p w14:paraId="70DD8CF3" w14:textId="76F5335E"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sz w:val="18"/>
              </w:rPr>
              <w:t>Dense_1</w:t>
            </w:r>
          </w:p>
        </w:tc>
        <w:tc>
          <w:tcPr>
            <w:tcW w:w="787" w:type="dxa"/>
          </w:tcPr>
          <w:p w14:paraId="7E7534B8" w14:textId="0B72816F"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1</w:t>
            </w:r>
          </w:p>
        </w:tc>
        <w:tc>
          <w:tcPr>
            <w:tcW w:w="787" w:type="dxa"/>
          </w:tcPr>
          <w:p w14:paraId="71746D27" w14:textId="033A6E0E"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6</w:t>
            </w:r>
          </w:p>
        </w:tc>
        <w:tc>
          <w:tcPr>
            <w:tcW w:w="787" w:type="dxa"/>
          </w:tcPr>
          <w:p w14:paraId="1A8C6A2E" w14:textId="159FD3FF"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7</w:t>
            </w:r>
          </w:p>
        </w:tc>
        <w:tc>
          <w:tcPr>
            <w:tcW w:w="787" w:type="dxa"/>
          </w:tcPr>
          <w:p w14:paraId="17D227AD" w14:textId="1CAC8511"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3</w:t>
            </w:r>
          </w:p>
        </w:tc>
        <w:tc>
          <w:tcPr>
            <w:tcW w:w="787" w:type="dxa"/>
          </w:tcPr>
          <w:p w14:paraId="7448DDD4" w14:textId="55FC3311"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5</w:t>
            </w:r>
          </w:p>
        </w:tc>
        <w:tc>
          <w:tcPr>
            <w:tcW w:w="787" w:type="dxa"/>
          </w:tcPr>
          <w:p w14:paraId="2A7300E2" w14:textId="6E47D44A" w:rsidR="005B367B" w:rsidRPr="005B367B" w:rsidRDefault="005B367B" w:rsidP="005B367B">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4</w:t>
            </w:r>
          </w:p>
        </w:tc>
      </w:tr>
    </w:tbl>
    <w:p w14:paraId="71D20572" w14:textId="1FA11F63" w:rsidR="003F191A" w:rsidRPr="00765020" w:rsidRDefault="003F191A" w:rsidP="00765020">
      <w:pPr>
        <w:ind w:firstLineChars="200" w:firstLine="420"/>
        <w:jc w:val="left"/>
        <w:rPr>
          <w:rFonts w:ascii="Times New Roman" w:eastAsia="宋体" w:hAnsi="Times New Roman" w:cs="Times New Roman"/>
        </w:rPr>
      </w:pPr>
      <w:r>
        <w:rPr>
          <w:rFonts w:ascii="Times New Roman" w:eastAsia="宋体" w:hAnsi="Times New Roman" w:cs="Times New Roman" w:hint="eastAsia"/>
        </w:rPr>
        <w:t>根据网络层重要性排序结果，我们对神经网络采用了不同的量化模式：性能主导的量化方式从排序最高的</w:t>
      </w:r>
      <w:r>
        <w:rPr>
          <w:rFonts w:ascii="Times New Roman" w:eastAsia="宋体" w:hAnsi="Times New Roman" w:cs="Times New Roman" w:hint="eastAsia"/>
        </w:rPr>
        <w:t>Dense</w:t>
      </w:r>
      <w:r>
        <w:rPr>
          <w:rFonts w:ascii="Times New Roman" w:eastAsia="宋体" w:hAnsi="Times New Roman" w:cs="Times New Roman"/>
        </w:rPr>
        <w:t>_2</w:t>
      </w:r>
      <w:r>
        <w:rPr>
          <w:rFonts w:ascii="Times New Roman" w:eastAsia="宋体" w:hAnsi="Times New Roman" w:cs="Times New Roman" w:hint="eastAsia"/>
        </w:rPr>
        <w:t>开始进行逐层量化，内存主导的量化方式则从排序得分最低的</w:t>
      </w:r>
      <w:r>
        <w:rPr>
          <w:rFonts w:ascii="Times New Roman" w:eastAsia="宋体" w:hAnsi="Times New Roman" w:cs="Times New Roman" w:hint="eastAsia"/>
        </w:rPr>
        <w:t>Conv_4</w:t>
      </w:r>
      <w:r>
        <w:rPr>
          <w:rFonts w:ascii="Times New Roman" w:eastAsia="宋体" w:hAnsi="Times New Roman" w:cs="Times New Roman" w:hint="eastAsia"/>
        </w:rPr>
        <w:t>开始。</w:t>
      </w:r>
      <w:r w:rsidR="00EC7823">
        <w:rPr>
          <w:rFonts w:ascii="Times New Roman" w:eastAsia="宋体" w:hAnsi="Times New Roman" w:cs="Times New Roman" w:hint="eastAsia"/>
        </w:rPr>
        <w:t>在逐层量化过程中，我们对两种量化模式下的网络</w:t>
      </w:r>
      <w:r w:rsidR="00EC7823" w:rsidRPr="00D126E3">
        <w:rPr>
          <w:rFonts w:ascii="Times New Roman" w:eastAsia="宋体" w:hAnsi="Times New Roman" w:cs="Times New Roman" w:hint="eastAsia"/>
        </w:rPr>
        <w:t>识别准确率、模型大小</w:t>
      </w:r>
      <w:r w:rsidR="00EC7823">
        <w:rPr>
          <w:rFonts w:ascii="Times New Roman" w:eastAsia="宋体" w:hAnsi="Times New Roman" w:cs="Times New Roman" w:hint="eastAsia"/>
        </w:rPr>
        <w:t>以及</w:t>
      </w:r>
      <w:r w:rsidR="00EC7823" w:rsidRPr="00D126E3">
        <w:rPr>
          <w:rFonts w:ascii="Times New Roman" w:eastAsia="宋体" w:hAnsi="Times New Roman" w:cs="Times New Roman" w:hint="eastAsia"/>
        </w:rPr>
        <w:t>能量</w:t>
      </w:r>
      <w:r w:rsidR="00EC7823">
        <w:rPr>
          <w:rFonts w:ascii="Times New Roman" w:eastAsia="宋体" w:hAnsi="Times New Roman" w:cs="Times New Roman" w:hint="eastAsia"/>
        </w:rPr>
        <w:t>变化进行了记录，结果如图</w:t>
      </w:r>
      <w:r w:rsidR="00EC7823">
        <w:rPr>
          <w:rFonts w:ascii="Times New Roman" w:eastAsia="宋体" w:hAnsi="Times New Roman" w:cs="Times New Roman" w:hint="eastAsia"/>
        </w:rPr>
        <w:t>X</w:t>
      </w:r>
      <w:r w:rsidR="00EC7823">
        <w:rPr>
          <w:rFonts w:ascii="Times New Roman" w:eastAsia="宋体" w:hAnsi="Times New Roman" w:cs="Times New Roman" w:hint="eastAsia"/>
        </w:rPr>
        <w:t>所示。</w:t>
      </w:r>
    </w:p>
    <w:p w14:paraId="120955AF" w14:textId="59392A0D" w:rsidR="003F191A" w:rsidRDefault="00DA556F" w:rsidP="003F191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10F1D54" wp14:editId="3824CFBB">
            <wp:extent cx="4993133" cy="1392811"/>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nty.svg"/>
                    <pic:cNvPicPr/>
                  </pic:nvPicPr>
                  <pic:blipFill rotWithShape="1">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rcRect l="8151" t="7764" r="9165"/>
                    <a:stretch/>
                  </pic:blipFill>
                  <pic:spPr bwMode="auto">
                    <a:xfrm>
                      <a:off x="0" y="0"/>
                      <a:ext cx="5046368" cy="1407661"/>
                    </a:xfrm>
                    <a:prstGeom prst="rect">
                      <a:avLst/>
                    </a:prstGeom>
                    <a:ln>
                      <a:noFill/>
                    </a:ln>
                    <a:extLst>
                      <a:ext uri="{53640926-AAD7-44D8-BBD7-CCE9431645EC}">
                        <a14:shadowObscured xmlns:a14="http://schemas.microsoft.com/office/drawing/2010/main"/>
                      </a:ext>
                    </a:extLst>
                  </pic:spPr>
                </pic:pic>
              </a:graphicData>
            </a:graphic>
          </wp:inline>
        </w:drawing>
      </w:r>
    </w:p>
    <w:p w14:paraId="790ECC39" w14:textId="397A52B3" w:rsidR="00EC7823" w:rsidRDefault="00EC7823" w:rsidP="003F191A">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X</w:t>
      </w:r>
      <w:r>
        <w:rPr>
          <w:rFonts w:ascii="Times New Roman" w:hAnsi="Times New Roman" w:cs="Times New Roman"/>
        </w:rPr>
        <w:t xml:space="preserve"> </w:t>
      </w:r>
      <w:r w:rsidR="00DA556F">
        <w:rPr>
          <w:rFonts w:ascii="Times New Roman" w:hAnsi="Times New Roman" w:cs="Times New Roman" w:hint="eastAsia"/>
        </w:rPr>
        <w:t>量化过程中</w:t>
      </w:r>
      <w:r>
        <w:rPr>
          <w:rFonts w:ascii="Times New Roman" w:hAnsi="Times New Roman" w:cs="Times New Roman" w:hint="eastAsia"/>
        </w:rPr>
        <w:t>网络识别准确、模型大小及能量变化</w:t>
      </w:r>
    </w:p>
    <w:p w14:paraId="466287D0" w14:textId="7C71789F" w:rsidR="004B5397" w:rsidRPr="00D126E3" w:rsidRDefault="00EC7823" w:rsidP="006E5B01">
      <w:pPr>
        <w:ind w:firstLineChars="100" w:firstLine="210"/>
        <w:rPr>
          <w:rFonts w:ascii="Times New Roman" w:eastAsia="宋体" w:hAnsi="Times New Roman" w:cs="Times New Roman"/>
        </w:rPr>
      </w:pPr>
      <w:r>
        <w:rPr>
          <w:rFonts w:ascii="Times New Roman" w:eastAsia="宋体" w:hAnsi="Times New Roman" w:cs="Times New Roman" w:hint="eastAsia"/>
        </w:rPr>
        <w:t>图</w:t>
      </w:r>
      <w:r w:rsidR="00DA556F">
        <w:rPr>
          <w:rFonts w:ascii="Times New Roman" w:eastAsia="宋体" w:hAnsi="Times New Roman" w:cs="Times New Roman" w:hint="eastAsia"/>
        </w:rPr>
        <w:t>(</w:t>
      </w:r>
      <w:r w:rsidR="00DA556F">
        <w:rPr>
          <w:rFonts w:ascii="Times New Roman" w:eastAsia="宋体" w:hAnsi="Times New Roman" w:cs="Times New Roman"/>
        </w:rPr>
        <w:t>a)</w:t>
      </w:r>
      <w:r>
        <w:rPr>
          <w:rFonts w:ascii="Times New Roman" w:eastAsia="宋体" w:hAnsi="Times New Roman" w:cs="Times New Roman" w:hint="eastAsia"/>
        </w:rPr>
        <w:t>为网络性能在量化过程中的变化</w:t>
      </w:r>
      <w:r w:rsidR="00A02E41" w:rsidRPr="00D126E3">
        <w:rPr>
          <w:rFonts w:ascii="Times New Roman" w:eastAsia="宋体" w:hAnsi="Times New Roman" w:cs="Times New Roman" w:hint="eastAsia"/>
        </w:rPr>
        <w:t>，准确率主导的量化模式</w:t>
      </w:r>
      <w:r w:rsidR="00150D0B" w:rsidRPr="00D126E3">
        <w:rPr>
          <w:rFonts w:ascii="Times New Roman" w:eastAsia="宋体" w:hAnsi="Times New Roman" w:cs="Times New Roman" w:hint="eastAsia"/>
        </w:rPr>
        <w:t>量化的网络相比于内存主导的量化模式由更高的网络准确率</w:t>
      </w:r>
      <w:r w:rsidR="00A02E41" w:rsidRPr="00D126E3">
        <w:rPr>
          <w:rFonts w:ascii="Times New Roman" w:eastAsia="宋体" w:hAnsi="Times New Roman" w:cs="Times New Roman" w:hint="eastAsia"/>
        </w:rPr>
        <w:t>，</w:t>
      </w:r>
      <w:r w:rsidR="00150D0B" w:rsidRPr="00D126E3">
        <w:rPr>
          <w:rFonts w:ascii="Times New Roman" w:eastAsia="宋体" w:hAnsi="Times New Roman" w:cs="Times New Roman" w:hint="eastAsia"/>
        </w:rPr>
        <w:t>在量化过程中</w:t>
      </w:r>
      <w:r w:rsidR="00A02E41" w:rsidRPr="00D126E3">
        <w:rPr>
          <w:rFonts w:ascii="Times New Roman" w:eastAsia="宋体" w:hAnsi="Times New Roman" w:cs="Times New Roman" w:hint="eastAsia"/>
        </w:rPr>
        <w:t>网络识别准确率基本保持不变；</w:t>
      </w:r>
      <w:r w:rsidR="00150D0B" w:rsidRPr="00D126E3">
        <w:rPr>
          <w:rFonts w:ascii="Times New Roman" w:eastAsia="宋体" w:hAnsi="Times New Roman" w:cs="Times New Roman" w:hint="eastAsia"/>
        </w:rPr>
        <w:t>经</w:t>
      </w:r>
      <w:r w:rsidR="00A02E41" w:rsidRPr="00D126E3">
        <w:rPr>
          <w:rFonts w:ascii="Times New Roman" w:eastAsia="宋体" w:hAnsi="Times New Roman" w:cs="Times New Roman" w:hint="eastAsia"/>
        </w:rPr>
        <w:t>内存主导的量化模式</w:t>
      </w:r>
      <w:r w:rsidR="00150D0B" w:rsidRPr="00D126E3">
        <w:rPr>
          <w:rFonts w:ascii="Times New Roman" w:eastAsia="宋体" w:hAnsi="Times New Roman" w:cs="Times New Roman" w:hint="eastAsia"/>
        </w:rPr>
        <w:t>量化的网络尽管出现准确率下降的状况</w:t>
      </w:r>
      <w:r w:rsidR="00A02E41" w:rsidRPr="00D126E3">
        <w:rPr>
          <w:rFonts w:ascii="Times New Roman" w:eastAsia="宋体" w:hAnsi="Times New Roman" w:cs="Times New Roman" w:hint="eastAsia"/>
        </w:rPr>
        <w:t>，</w:t>
      </w:r>
      <w:r w:rsidR="00150D0B" w:rsidRPr="00D126E3">
        <w:rPr>
          <w:rFonts w:ascii="Times New Roman" w:eastAsia="宋体" w:hAnsi="Times New Roman" w:cs="Times New Roman" w:hint="eastAsia"/>
        </w:rPr>
        <w:t>但仅</w:t>
      </w:r>
      <w:r>
        <w:rPr>
          <w:rFonts w:ascii="Times New Roman" w:eastAsia="宋体" w:hAnsi="Times New Roman" w:cs="Times New Roman" w:hint="eastAsia"/>
        </w:rPr>
        <w:t>下降</w:t>
      </w:r>
      <w:r w:rsidR="00150D0B" w:rsidRPr="00D126E3">
        <w:rPr>
          <w:rFonts w:ascii="Times New Roman" w:eastAsia="宋体" w:hAnsi="Times New Roman" w:cs="Times New Roman" w:hint="eastAsia"/>
        </w:rPr>
        <w:t>2</w:t>
      </w:r>
      <w:r w:rsidR="00150D0B" w:rsidRPr="00D126E3">
        <w:rPr>
          <w:rFonts w:ascii="Times New Roman" w:eastAsia="宋体" w:hAnsi="Times New Roman" w:cs="Times New Roman"/>
        </w:rPr>
        <w:t>.63</w:t>
      </w:r>
      <w:r w:rsidR="00150D0B" w:rsidRPr="00D126E3">
        <w:rPr>
          <w:rFonts w:ascii="Times New Roman" w:eastAsia="宋体" w:hAnsi="Times New Roman" w:cs="Times New Roman" w:hint="eastAsia"/>
        </w:rPr>
        <w:t>%</w:t>
      </w:r>
      <w:r>
        <w:rPr>
          <w:rFonts w:ascii="Times New Roman" w:eastAsia="宋体" w:hAnsi="Times New Roman" w:cs="Times New Roman" w:hint="eastAsia"/>
        </w:rPr>
        <w:t>，性能仍高于</w:t>
      </w:r>
      <w:r>
        <w:rPr>
          <w:rFonts w:ascii="Times New Roman" w:eastAsia="宋体" w:hAnsi="Times New Roman" w:cs="Times New Roman" w:hint="eastAsia"/>
        </w:rPr>
        <w:t>[</w:t>
      </w:r>
      <w:r>
        <w:rPr>
          <w:rFonts w:ascii="Times New Roman" w:eastAsia="宋体" w:hAnsi="Times New Roman" w:cs="Times New Roman"/>
        </w:rPr>
        <w:t>15]</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rPr>
        <w:t>33]</w:t>
      </w:r>
      <w:r w:rsidR="00A02E41" w:rsidRPr="00D126E3">
        <w:rPr>
          <w:rFonts w:ascii="Times New Roman" w:eastAsia="宋体" w:hAnsi="Times New Roman" w:cs="Times New Roman" w:hint="eastAsia"/>
        </w:rPr>
        <w:t>。</w:t>
      </w:r>
      <w:r>
        <w:rPr>
          <w:rFonts w:ascii="Times New Roman" w:eastAsia="宋体" w:hAnsi="Times New Roman" w:cs="Times New Roman" w:hint="eastAsia"/>
        </w:rPr>
        <w:t>在量化过程中</w:t>
      </w:r>
      <w:r w:rsidR="00A02E41" w:rsidRPr="00D126E3">
        <w:rPr>
          <w:rFonts w:ascii="Times New Roman" w:eastAsia="宋体" w:hAnsi="Times New Roman" w:cs="Times New Roman" w:hint="eastAsia"/>
        </w:rPr>
        <w:t>还可观察到在两种量化模式中的部分</w:t>
      </w:r>
      <w:r w:rsidR="00150D0B" w:rsidRPr="00D126E3">
        <w:rPr>
          <w:rFonts w:ascii="Times New Roman" w:eastAsia="宋体" w:hAnsi="Times New Roman" w:cs="Times New Roman" w:hint="eastAsia"/>
        </w:rPr>
        <w:t>区域识别准确率出现上升的情况，这是由于神经网络的层状拓扑结构导致后量化的网络层参数变化可能对先量化层的反馈，这是本文进行逐层量化的</w:t>
      </w:r>
      <w:r>
        <w:rPr>
          <w:rFonts w:ascii="Times New Roman" w:eastAsia="宋体" w:hAnsi="Times New Roman" w:cs="Times New Roman" w:hint="eastAsia"/>
        </w:rPr>
        <w:t>重要</w:t>
      </w:r>
      <w:r w:rsidR="00150D0B" w:rsidRPr="00D126E3">
        <w:rPr>
          <w:rFonts w:ascii="Times New Roman" w:eastAsia="宋体" w:hAnsi="Times New Roman" w:cs="Times New Roman" w:hint="eastAsia"/>
        </w:rPr>
        <w:t>原因。</w:t>
      </w:r>
      <w:r w:rsidR="00DA556F">
        <w:rPr>
          <w:rFonts w:ascii="Times New Roman" w:eastAsia="宋体" w:hAnsi="Times New Roman" w:cs="Times New Roman" w:hint="eastAsia"/>
        </w:rPr>
        <w:t>(</w:t>
      </w:r>
      <w:r w:rsidR="00DA556F">
        <w:rPr>
          <w:rFonts w:ascii="Times New Roman" w:eastAsia="宋体" w:hAnsi="Times New Roman" w:cs="Times New Roman"/>
        </w:rPr>
        <w:t>b)</w:t>
      </w:r>
      <w:r w:rsidR="00150D0B" w:rsidRPr="00D126E3">
        <w:rPr>
          <w:rFonts w:ascii="Times New Roman" w:eastAsia="宋体" w:hAnsi="Times New Roman" w:cs="Times New Roman" w:hint="eastAsia"/>
        </w:rPr>
        <w:t>显示两种模式下模型大小</w:t>
      </w:r>
      <w:r w:rsidR="00D126E3" w:rsidRPr="00D126E3">
        <w:rPr>
          <w:rFonts w:ascii="Times New Roman" w:eastAsia="宋体" w:hAnsi="Times New Roman" w:cs="Times New Roman" w:hint="eastAsia"/>
        </w:rPr>
        <w:t>显著降低</w:t>
      </w:r>
      <w:r w:rsidR="00150D0B" w:rsidRPr="00D126E3">
        <w:rPr>
          <w:rFonts w:ascii="Times New Roman" w:eastAsia="宋体" w:hAnsi="Times New Roman" w:cs="Times New Roman" w:hint="eastAsia"/>
        </w:rPr>
        <w:t>，</w:t>
      </w:r>
      <w:r w:rsidR="00D126E3" w:rsidRPr="00D126E3">
        <w:rPr>
          <w:rFonts w:ascii="Times New Roman" w:eastAsia="宋体" w:hAnsi="Times New Roman" w:cs="Times New Roman" w:hint="eastAsia"/>
        </w:rPr>
        <w:t>准确率主导模式和内存主导模式分别实现压缩率为</w:t>
      </w:r>
      <w:r w:rsidR="00D126E3" w:rsidRPr="00D126E3">
        <w:rPr>
          <w:rFonts w:ascii="Times New Roman" w:eastAsia="宋体" w:hAnsi="Times New Roman" w:cs="Times New Roman" w:hint="eastAsia"/>
        </w:rPr>
        <w:t>6</w:t>
      </w:r>
      <w:r w:rsidR="00D126E3" w:rsidRPr="00D126E3">
        <w:rPr>
          <w:rFonts w:ascii="Times New Roman" w:eastAsia="宋体" w:hAnsi="Times New Roman" w:cs="Times New Roman"/>
        </w:rPr>
        <w:t>.83</w:t>
      </w:r>
      <w:r w:rsidR="00D126E3" w:rsidRPr="00D126E3">
        <w:rPr>
          <w:rFonts w:ascii="Times New Roman" w:eastAsia="宋体" w:hAnsi="Times New Roman" w:cs="Times New Roman" w:hint="eastAsia"/>
        </w:rPr>
        <w:t>×和</w:t>
      </w:r>
      <w:r w:rsidR="00D126E3" w:rsidRPr="00D126E3">
        <w:rPr>
          <w:rFonts w:ascii="Times New Roman" w:eastAsia="宋体" w:hAnsi="Times New Roman" w:cs="Times New Roman" w:hint="eastAsia"/>
        </w:rPr>
        <w:t>1</w:t>
      </w:r>
      <w:r w:rsidR="00D126E3" w:rsidRPr="00D126E3">
        <w:rPr>
          <w:rFonts w:ascii="Times New Roman" w:eastAsia="宋体" w:hAnsi="Times New Roman" w:cs="Times New Roman"/>
        </w:rPr>
        <w:t>5.50</w:t>
      </w:r>
      <w:r w:rsidR="00D126E3" w:rsidRPr="00D126E3">
        <w:rPr>
          <w:rFonts w:ascii="Times New Roman" w:eastAsia="宋体" w:hAnsi="Times New Roman" w:cs="Times New Roman" w:hint="eastAsia"/>
        </w:rPr>
        <w:t>×，</w:t>
      </w:r>
      <w:r w:rsidR="00642FA2">
        <w:rPr>
          <w:rFonts w:ascii="Times New Roman" w:eastAsia="宋体" w:hAnsi="Times New Roman" w:cs="Times New Roman" w:hint="eastAsia"/>
        </w:rPr>
        <w:t>后者内存占用不到前者的一半，其内存占用低，更适合应用在对内存和功耗要求高的可穿戴设备中</w:t>
      </w:r>
      <w:r w:rsidR="00D126E3" w:rsidRPr="00D126E3">
        <w:rPr>
          <w:rFonts w:ascii="Times New Roman" w:eastAsia="宋体" w:hAnsi="Times New Roman" w:cs="Times New Roman" w:hint="eastAsia"/>
        </w:rPr>
        <w:t>。</w:t>
      </w:r>
      <w:r w:rsidR="00DA556F">
        <w:rPr>
          <w:rFonts w:ascii="Times New Roman" w:eastAsia="宋体" w:hAnsi="Times New Roman" w:cs="Times New Roman"/>
        </w:rPr>
        <w:t>(c)</w:t>
      </w:r>
      <w:r w:rsidR="00D126E3" w:rsidRPr="00D126E3">
        <w:rPr>
          <w:rFonts w:ascii="Times New Roman" w:eastAsia="宋体" w:hAnsi="Times New Roman" w:cs="Times New Roman" w:hint="eastAsia"/>
        </w:rPr>
        <w:t>为网络在逐层量化过程中功耗的变化趋势，准确率主导模式和内存主导模式分别实现压缩率为</w:t>
      </w:r>
      <w:r w:rsidR="00D126E3" w:rsidRPr="00D126E3">
        <w:rPr>
          <w:rFonts w:ascii="Times New Roman" w:eastAsia="宋体" w:hAnsi="Times New Roman" w:cs="Times New Roman"/>
        </w:rPr>
        <w:t>7.73</w:t>
      </w:r>
      <w:r w:rsidR="00D126E3" w:rsidRPr="00D126E3">
        <w:rPr>
          <w:rFonts w:ascii="Times New Roman" w:eastAsia="宋体" w:hAnsi="Times New Roman" w:cs="Times New Roman" w:hint="eastAsia"/>
        </w:rPr>
        <w:t>×和</w:t>
      </w:r>
      <w:r w:rsidR="00D126E3" w:rsidRPr="00D126E3">
        <w:rPr>
          <w:rFonts w:ascii="Times New Roman" w:eastAsia="宋体" w:hAnsi="Times New Roman" w:cs="Times New Roman"/>
        </w:rPr>
        <w:t>13.67</w:t>
      </w:r>
      <w:r w:rsidR="00D126E3" w:rsidRPr="00D126E3">
        <w:rPr>
          <w:rFonts w:ascii="Times New Roman" w:eastAsia="宋体" w:hAnsi="Times New Roman" w:cs="Times New Roman" w:hint="eastAsia"/>
        </w:rPr>
        <w:t>×内存主导模式功耗降低更加显著。</w:t>
      </w:r>
    </w:p>
    <w:p w14:paraId="6418DFD0" w14:textId="63F282EC" w:rsidR="00D126E3" w:rsidRPr="00FC6B05" w:rsidRDefault="00DA556F" w:rsidP="00D126E3">
      <w:pPr>
        <w:ind w:firstLineChars="200" w:firstLine="420"/>
        <w:jc w:val="left"/>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X</w:t>
      </w:r>
      <w:r>
        <w:rPr>
          <w:rFonts w:ascii="Times New Roman" w:eastAsia="宋体" w:hAnsi="Times New Roman" w:cs="Times New Roman" w:hint="eastAsia"/>
        </w:rPr>
        <w:t>为两种模式下神经网络各网络层的最终权重位宽。观察表</w:t>
      </w:r>
      <w:r>
        <w:rPr>
          <w:rFonts w:ascii="Times New Roman" w:eastAsia="宋体" w:hAnsi="Times New Roman" w:cs="Times New Roman" w:hint="eastAsia"/>
        </w:rPr>
        <w:t>X</w:t>
      </w:r>
      <w:r>
        <w:rPr>
          <w:rFonts w:ascii="Times New Roman" w:eastAsia="宋体" w:hAnsi="Times New Roman" w:cs="Times New Roman" w:hint="eastAsia"/>
        </w:rPr>
        <w:t>发现</w:t>
      </w:r>
      <w:r w:rsidR="00D126E3">
        <w:rPr>
          <w:rFonts w:ascii="Times New Roman" w:eastAsia="宋体" w:hAnsi="Times New Roman" w:cs="Times New Roman" w:hint="eastAsia"/>
        </w:rPr>
        <w:t>识别准确率主导的量化模式大部分网络层的位宽都比内存主导的量化模式高，</w:t>
      </w:r>
      <w:r>
        <w:rPr>
          <w:rFonts w:ascii="Times New Roman" w:eastAsia="宋体" w:hAnsi="Times New Roman" w:cs="Times New Roman" w:hint="eastAsia"/>
        </w:rPr>
        <w:t>这</w:t>
      </w:r>
      <w:r w:rsidR="00D126E3">
        <w:rPr>
          <w:rFonts w:ascii="Times New Roman" w:eastAsia="宋体" w:hAnsi="Times New Roman" w:cs="Times New Roman" w:hint="eastAsia"/>
        </w:rPr>
        <w:t>与我们在第三节中的推测相符，得分高的网络层的位宽都比内存主导模式的位宽高。使用内存主导的量化模式量化后的网络层的位宽大都非常低，有部分网络层的权重量化位宽设置为</w:t>
      </w:r>
      <w:r w:rsidR="00D126E3">
        <w:rPr>
          <w:rFonts w:ascii="Times New Roman" w:eastAsia="宋体" w:hAnsi="Times New Roman" w:cs="Times New Roman"/>
        </w:rPr>
        <w:t>1</w:t>
      </w:r>
      <w:r w:rsidR="00D126E3">
        <w:rPr>
          <w:rFonts w:ascii="Times New Roman" w:eastAsia="宋体" w:hAnsi="Times New Roman" w:cs="Times New Roman" w:hint="eastAsia"/>
        </w:rPr>
        <w:t>比特，即权重被量化为±</w:t>
      </w:r>
      <w:r w:rsidR="00D126E3">
        <w:rPr>
          <w:rFonts w:ascii="Times New Roman" w:eastAsia="宋体" w:hAnsi="Times New Roman" w:cs="Times New Roman"/>
        </w:rPr>
        <w:t>1</w:t>
      </w:r>
      <w:r w:rsidR="00D126E3">
        <w:rPr>
          <w:rFonts w:ascii="Times New Roman" w:eastAsia="宋体" w:hAnsi="Times New Roman" w:cs="Times New Roman" w:hint="eastAsia"/>
        </w:rPr>
        <w:t>。</w:t>
      </w:r>
    </w:p>
    <w:p w14:paraId="294F2241" w14:textId="77777777" w:rsidR="00D126E3" w:rsidRPr="00D708C9" w:rsidRDefault="00D126E3" w:rsidP="00D126E3">
      <w:pPr>
        <w:jc w:val="center"/>
        <w:rPr>
          <w:rFonts w:ascii="Times New Roman" w:hAnsi="Times New Roman" w:cs="Times New Roman"/>
        </w:rPr>
      </w:pPr>
      <w:r>
        <w:rPr>
          <w:rFonts w:ascii="Times New Roman" w:eastAsia="宋体" w:hAnsi="Times New Roman" w:cs="Times New Roman" w:hint="eastAsia"/>
          <w:sz w:val="22"/>
        </w:rPr>
        <w:t>表</w:t>
      </w:r>
      <w:r>
        <w:rPr>
          <w:rFonts w:ascii="Times New Roman" w:eastAsia="宋体" w:hAnsi="Times New Roman" w:cs="Times New Roman" w:hint="eastAsia"/>
          <w:sz w:val="22"/>
        </w:rPr>
        <w:t>X</w:t>
      </w:r>
      <w:r>
        <w:rPr>
          <w:rFonts w:ascii="Times New Roman" w:eastAsia="宋体" w:hAnsi="Times New Roman" w:cs="Times New Roman"/>
          <w:sz w:val="22"/>
        </w:rPr>
        <w:t xml:space="preserve"> </w:t>
      </w:r>
      <w:r>
        <w:rPr>
          <w:rFonts w:ascii="Times New Roman" w:eastAsia="宋体" w:hAnsi="Times New Roman" w:cs="Times New Roman" w:hint="eastAsia"/>
          <w:sz w:val="22"/>
        </w:rPr>
        <w:t>网络层在不同量化模式下的位宽</w:t>
      </w:r>
    </w:p>
    <w:tbl>
      <w:tblPr>
        <w:tblStyle w:val="af2"/>
        <w:tblW w:w="0" w:type="auto"/>
        <w:jc w:val="center"/>
        <w:tblLook w:val="04A0" w:firstRow="1" w:lastRow="0" w:firstColumn="1" w:lastColumn="0" w:noHBand="0" w:noVBand="1"/>
      </w:tblPr>
      <w:tblGrid>
        <w:gridCol w:w="1248"/>
        <w:gridCol w:w="771"/>
        <w:gridCol w:w="771"/>
        <w:gridCol w:w="770"/>
        <w:gridCol w:w="770"/>
        <w:gridCol w:w="770"/>
        <w:gridCol w:w="770"/>
        <w:gridCol w:w="770"/>
        <w:gridCol w:w="828"/>
        <w:gridCol w:w="828"/>
      </w:tblGrid>
      <w:tr w:rsidR="00D126E3" w14:paraId="17E60AEE" w14:textId="77777777" w:rsidTr="00DA556F">
        <w:trPr>
          <w:jc w:val="center"/>
        </w:trPr>
        <w:tc>
          <w:tcPr>
            <w:tcW w:w="2104" w:type="dxa"/>
            <w:vAlign w:val="center"/>
          </w:tcPr>
          <w:p w14:paraId="5BE1DC79"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Mode</w:t>
            </w:r>
          </w:p>
        </w:tc>
        <w:tc>
          <w:tcPr>
            <w:tcW w:w="771" w:type="dxa"/>
            <w:vAlign w:val="center"/>
          </w:tcPr>
          <w:p w14:paraId="02D3E507" w14:textId="77777777" w:rsidR="00D126E3" w:rsidRPr="005B367B" w:rsidRDefault="00D126E3" w:rsidP="00E05CE3">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1</w:t>
            </w:r>
          </w:p>
        </w:tc>
        <w:tc>
          <w:tcPr>
            <w:tcW w:w="771" w:type="dxa"/>
            <w:vAlign w:val="center"/>
          </w:tcPr>
          <w:p w14:paraId="1605F392" w14:textId="77777777" w:rsidR="00D126E3" w:rsidRPr="005B367B" w:rsidRDefault="00D126E3" w:rsidP="00E05CE3">
            <w:pPr>
              <w:jc w:val="center"/>
              <w:rPr>
                <w:rFonts w:ascii="Times New Roman" w:hAnsi="Times New Roman" w:cs="Times New Roman"/>
                <w:sz w:val="18"/>
              </w:rPr>
            </w:pPr>
            <w:r w:rsidRPr="005B367B">
              <w:rPr>
                <w:rFonts w:ascii="Times New Roman" w:hAnsi="Times New Roman" w:cs="Times New Roman"/>
                <w:sz w:val="18"/>
              </w:rPr>
              <w:t>Conv_2</w:t>
            </w:r>
          </w:p>
        </w:tc>
        <w:tc>
          <w:tcPr>
            <w:tcW w:w="770" w:type="dxa"/>
            <w:vAlign w:val="center"/>
          </w:tcPr>
          <w:p w14:paraId="7D5DDA17" w14:textId="77777777" w:rsidR="00D126E3" w:rsidRPr="005B367B" w:rsidRDefault="00D126E3" w:rsidP="00E05CE3">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3</w:t>
            </w:r>
          </w:p>
        </w:tc>
        <w:tc>
          <w:tcPr>
            <w:tcW w:w="770" w:type="dxa"/>
            <w:vAlign w:val="center"/>
          </w:tcPr>
          <w:p w14:paraId="1484A217" w14:textId="77777777" w:rsidR="00D126E3" w:rsidRPr="005B367B" w:rsidRDefault="00D126E3" w:rsidP="00E05CE3">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4</w:t>
            </w:r>
          </w:p>
        </w:tc>
        <w:tc>
          <w:tcPr>
            <w:tcW w:w="770" w:type="dxa"/>
            <w:vAlign w:val="center"/>
          </w:tcPr>
          <w:p w14:paraId="3F4AF80A" w14:textId="77777777" w:rsidR="00D126E3" w:rsidRPr="005B367B" w:rsidRDefault="00D126E3" w:rsidP="00E05CE3">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5</w:t>
            </w:r>
          </w:p>
        </w:tc>
        <w:tc>
          <w:tcPr>
            <w:tcW w:w="770" w:type="dxa"/>
            <w:vAlign w:val="center"/>
          </w:tcPr>
          <w:p w14:paraId="3A1A6D80" w14:textId="77777777" w:rsidR="00D126E3" w:rsidRPr="005B367B" w:rsidRDefault="00D126E3" w:rsidP="00E05CE3">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6</w:t>
            </w:r>
          </w:p>
        </w:tc>
        <w:tc>
          <w:tcPr>
            <w:tcW w:w="770" w:type="dxa"/>
            <w:vAlign w:val="center"/>
          </w:tcPr>
          <w:p w14:paraId="22E7A77C" w14:textId="77777777" w:rsidR="00D126E3" w:rsidRPr="005B367B" w:rsidRDefault="00D126E3" w:rsidP="00E05CE3">
            <w:pPr>
              <w:jc w:val="center"/>
              <w:rPr>
                <w:rFonts w:ascii="Times New Roman" w:hAnsi="Times New Roman" w:cs="Times New Roman"/>
                <w:sz w:val="18"/>
              </w:rPr>
            </w:pPr>
            <w:r w:rsidRPr="005B367B">
              <w:rPr>
                <w:rFonts w:ascii="Times New Roman" w:hAnsi="Times New Roman" w:cs="Times New Roman"/>
                <w:sz w:val="18"/>
              </w:rPr>
              <w:t>Conv_</w:t>
            </w:r>
            <w:r>
              <w:rPr>
                <w:rFonts w:ascii="Times New Roman" w:hAnsi="Times New Roman" w:cs="Times New Roman"/>
                <w:sz w:val="18"/>
              </w:rPr>
              <w:t>7</w:t>
            </w:r>
          </w:p>
        </w:tc>
        <w:tc>
          <w:tcPr>
            <w:tcW w:w="828" w:type="dxa"/>
            <w:vAlign w:val="center"/>
          </w:tcPr>
          <w:p w14:paraId="2C110DAD" w14:textId="77777777" w:rsidR="00D126E3" w:rsidRPr="005B367B" w:rsidRDefault="00D126E3" w:rsidP="00E05CE3">
            <w:pPr>
              <w:jc w:val="center"/>
              <w:rPr>
                <w:rFonts w:ascii="Times New Roman" w:hAnsi="Times New Roman" w:cs="Times New Roman"/>
                <w:sz w:val="18"/>
              </w:rPr>
            </w:pPr>
            <w:r w:rsidRPr="005B367B">
              <w:rPr>
                <w:rFonts w:ascii="Times New Roman" w:hAnsi="Times New Roman" w:cs="Times New Roman"/>
                <w:sz w:val="18"/>
              </w:rPr>
              <w:t>Dense_1</w:t>
            </w:r>
          </w:p>
        </w:tc>
        <w:tc>
          <w:tcPr>
            <w:tcW w:w="828" w:type="dxa"/>
            <w:vAlign w:val="center"/>
          </w:tcPr>
          <w:p w14:paraId="25466038" w14:textId="77777777" w:rsidR="00D126E3" w:rsidRPr="005B367B" w:rsidRDefault="00D126E3" w:rsidP="00E05CE3">
            <w:pPr>
              <w:jc w:val="center"/>
              <w:rPr>
                <w:rFonts w:ascii="Times New Roman" w:hAnsi="Times New Roman" w:cs="Times New Roman"/>
                <w:sz w:val="18"/>
              </w:rPr>
            </w:pPr>
            <w:r w:rsidRPr="005B367B">
              <w:rPr>
                <w:rFonts w:ascii="Times New Roman" w:hAnsi="Times New Roman" w:cs="Times New Roman"/>
                <w:sz w:val="18"/>
              </w:rPr>
              <w:t>Dense_2</w:t>
            </w:r>
          </w:p>
        </w:tc>
      </w:tr>
      <w:tr w:rsidR="00D126E3" w14:paraId="2256DA9C" w14:textId="77777777" w:rsidTr="00DA556F">
        <w:trPr>
          <w:jc w:val="center"/>
        </w:trPr>
        <w:tc>
          <w:tcPr>
            <w:tcW w:w="2104" w:type="dxa"/>
            <w:vAlign w:val="center"/>
          </w:tcPr>
          <w:p w14:paraId="6F3E03FB"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rPr>
              <w:t>Accuracy-predominant</w:t>
            </w:r>
          </w:p>
        </w:tc>
        <w:tc>
          <w:tcPr>
            <w:tcW w:w="771" w:type="dxa"/>
            <w:vAlign w:val="center"/>
          </w:tcPr>
          <w:p w14:paraId="392BA4E0"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7</w:t>
            </w:r>
          </w:p>
        </w:tc>
        <w:tc>
          <w:tcPr>
            <w:tcW w:w="771" w:type="dxa"/>
            <w:vAlign w:val="center"/>
          </w:tcPr>
          <w:p w14:paraId="5A610668"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7</w:t>
            </w:r>
          </w:p>
        </w:tc>
        <w:tc>
          <w:tcPr>
            <w:tcW w:w="770" w:type="dxa"/>
            <w:vAlign w:val="center"/>
          </w:tcPr>
          <w:p w14:paraId="573FA63C"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3</w:t>
            </w:r>
          </w:p>
        </w:tc>
        <w:tc>
          <w:tcPr>
            <w:tcW w:w="770" w:type="dxa"/>
            <w:vAlign w:val="center"/>
          </w:tcPr>
          <w:p w14:paraId="3FD93F90"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6</w:t>
            </w:r>
          </w:p>
        </w:tc>
        <w:tc>
          <w:tcPr>
            <w:tcW w:w="770" w:type="dxa"/>
            <w:vAlign w:val="center"/>
          </w:tcPr>
          <w:p w14:paraId="0C684325"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4</w:t>
            </w:r>
          </w:p>
        </w:tc>
        <w:tc>
          <w:tcPr>
            <w:tcW w:w="770" w:type="dxa"/>
            <w:vAlign w:val="center"/>
          </w:tcPr>
          <w:p w14:paraId="16E48F07"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5</w:t>
            </w:r>
          </w:p>
        </w:tc>
        <w:tc>
          <w:tcPr>
            <w:tcW w:w="770" w:type="dxa"/>
            <w:vAlign w:val="center"/>
          </w:tcPr>
          <w:p w14:paraId="594FB5F1"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5</w:t>
            </w:r>
          </w:p>
        </w:tc>
        <w:tc>
          <w:tcPr>
            <w:tcW w:w="828" w:type="dxa"/>
            <w:vAlign w:val="center"/>
          </w:tcPr>
          <w:p w14:paraId="6203B371"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4</w:t>
            </w:r>
          </w:p>
        </w:tc>
        <w:tc>
          <w:tcPr>
            <w:tcW w:w="828" w:type="dxa"/>
            <w:vAlign w:val="center"/>
          </w:tcPr>
          <w:p w14:paraId="4307EE89"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4</w:t>
            </w:r>
          </w:p>
        </w:tc>
      </w:tr>
      <w:tr w:rsidR="00D126E3" w14:paraId="2B74E3AF" w14:textId="77777777" w:rsidTr="00DA556F">
        <w:trPr>
          <w:jc w:val="center"/>
        </w:trPr>
        <w:tc>
          <w:tcPr>
            <w:tcW w:w="2104" w:type="dxa"/>
            <w:vAlign w:val="center"/>
          </w:tcPr>
          <w:p w14:paraId="790D482B" w14:textId="77777777" w:rsidR="00D126E3" w:rsidRDefault="00D126E3" w:rsidP="00E05CE3">
            <w:pPr>
              <w:jc w:val="center"/>
              <w:rPr>
                <w:rFonts w:ascii="Times New Roman" w:hAnsi="Times New Roman" w:cs="Times New Roman"/>
                <w:sz w:val="18"/>
              </w:rPr>
            </w:pPr>
            <w:r>
              <w:rPr>
                <w:rFonts w:ascii="Times New Roman" w:hAnsi="Times New Roman" w:cs="Times New Roman"/>
              </w:rPr>
              <w:t>Memory-predominant</w:t>
            </w:r>
          </w:p>
        </w:tc>
        <w:tc>
          <w:tcPr>
            <w:tcW w:w="771" w:type="dxa"/>
            <w:vAlign w:val="center"/>
          </w:tcPr>
          <w:p w14:paraId="0D968DFD"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5</w:t>
            </w:r>
          </w:p>
        </w:tc>
        <w:tc>
          <w:tcPr>
            <w:tcW w:w="771" w:type="dxa"/>
            <w:vAlign w:val="center"/>
          </w:tcPr>
          <w:p w14:paraId="63D1D9D5"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5</w:t>
            </w:r>
          </w:p>
        </w:tc>
        <w:tc>
          <w:tcPr>
            <w:tcW w:w="770" w:type="dxa"/>
            <w:vAlign w:val="center"/>
          </w:tcPr>
          <w:p w14:paraId="049E9FB1"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4</w:t>
            </w:r>
          </w:p>
        </w:tc>
        <w:tc>
          <w:tcPr>
            <w:tcW w:w="770" w:type="dxa"/>
            <w:vAlign w:val="center"/>
          </w:tcPr>
          <w:p w14:paraId="5460FE93"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w:t>
            </w:r>
            <w:r>
              <w:rPr>
                <w:rFonts w:ascii="Times New Roman" w:hAnsi="Times New Roman" w:cs="Times New Roman"/>
                <w:sz w:val="18"/>
              </w:rPr>
              <w:t>3</w:t>
            </w:r>
          </w:p>
        </w:tc>
        <w:tc>
          <w:tcPr>
            <w:tcW w:w="770" w:type="dxa"/>
            <w:vAlign w:val="center"/>
          </w:tcPr>
          <w:p w14:paraId="28132CDD"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1</w:t>
            </w:r>
          </w:p>
        </w:tc>
        <w:tc>
          <w:tcPr>
            <w:tcW w:w="770" w:type="dxa"/>
            <w:vAlign w:val="center"/>
          </w:tcPr>
          <w:p w14:paraId="02ACDD80"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6</w:t>
            </w:r>
          </w:p>
        </w:tc>
        <w:tc>
          <w:tcPr>
            <w:tcW w:w="770" w:type="dxa"/>
            <w:vAlign w:val="center"/>
          </w:tcPr>
          <w:p w14:paraId="3CBA285B"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2</w:t>
            </w:r>
          </w:p>
        </w:tc>
        <w:tc>
          <w:tcPr>
            <w:tcW w:w="828" w:type="dxa"/>
            <w:vAlign w:val="center"/>
          </w:tcPr>
          <w:p w14:paraId="4CAAEF05"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1</w:t>
            </w:r>
          </w:p>
        </w:tc>
        <w:tc>
          <w:tcPr>
            <w:tcW w:w="828" w:type="dxa"/>
            <w:vAlign w:val="center"/>
          </w:tcPr>
          <w:p w14:paraId="54A079FE" w14:textId="77777777" w:rsidR="00D126E3" w:rsidRPr="005B367B" w:rsidRDefault="00D126E3" w:rsidP="00E05CE3">
            <w:pPr>
              <w:jc w:val="center"/>
              <w:rPr>
                <w:rFonts w:ascii="Times New Roman" w:hAnsi="Times New Roman" w:cs="Times New Roman"/>
                <w:sz w:val="18"/>
              </w:rPr>
            </w:pPr>
            <w:r>
              <w:rPr>
                <w:rFonts w:ascii="Times New Roman" w:hAnsi="Times New Roman" w:cs="Times New Roman" w:hint="eastAsia"/>
                <w:sz w:val="18"/>
              </w:rPr>
              <w:t>4</w:t>
            </w:r>
          </w:p>
        </w:tc>
      </w:tr>
    </w:tbl>
    <w:p w14:paraId="233A4DEF" w14:textId="77777777" w:rsidR="00FC2FCD" w:rsidRDefault="00FC2FCD" w:rsidP="000F7FB1">
      <w:pPr>
        <w:ind w:firstLineChars="200" w:firstLine="420"/>
        <w:jc w:val="left"/>
        <w:rPr>
          <w:rFonts w:ascii="Times New Roman" w:eastAsia="宋体" w:hAnsi="Times New Roman" w:cs="Times New Roman"/>
        </w:rPr>
      </w:pPr>
    </w:p>
    <w:p w14:paraId="6E43F84D" w14:textId="015DAA59" w:rsidR="007105FA" w:rsidRDefault="00B12564" w:rsidP="006058AB">
      <w:pPr>
        <w:ind w:firstLineChars="200" w:firstLine="420"/>
        <w:jc w:val="left"/>
        <w:rPr>
          <w:rFonts w:ascii="Times New Roman" w:eastAsia="宋体" w:hAnsi="Times New Roman" w:cs="Times New Roman" w:hint="eastAsia"/>
        </w:rPr>
      </w:pPr>
      <w:r>
        <w:rPr>
          <w:rFonts w:ascii="Times New Roman" w:eastAsia="宋体" w:hAnsi="Times New Roman" w:cs="Times New Roman" w:hint="eastAsia"/>
        </w:rPr>
        <w:t>为表现本文提出的逐层量化方法的性能，我们将其与</w:t>
      </w:r>
      <w:r w:rsidR="00EA7439">
        <w:rPr>
          <w:rFonts w:ascii="Times New Roman" w:eastAsia="宋体" w:hAnsi="Times New Roman" w:cs="Times New Roman" w:hint="eastAsia"/>
        </w:rPr>
        <w:t>另外</w:t>
      </w:r>
      <w:r>
        <w:rPr>
          <w:rFonts w:ascii="Times New Roman" w:eastAsia="宋体" w:hAnsi="Times New Roman" w:cs="Times New Roman" w:hint="eastAsia"/>
        </w:rPr>
        <w:t>两种先进的网络量化方法进行了比较，对比了使用不同量化方法</w:t>
      </w:r>
      <w:r w:rsidR="00EA7439">
        <w:rPr>
          <w:rFonts w:ascii="Times New Roman" w:eastAsia="宋体" w:hAnsi="Times New Roman" w:cs="Times New Roman" w:hint="eastAsia"/>
        </w:rPr>
        <w:t>进行量化的网络</w:t>
      </w:r>
      <w:r>
        <w:rPr>
          <w:rFonts w:ascii="Times New Roman" w:eastAsia="宋体" w:hAnsi="Times New Roman" w:cs="Times New Roman" w:hint="eastAsia"/>
        </w:rPr>
        <w:t>的识别准确率和模型大小</w:t>
      </w:r>
      <w:r w:rsidR="00EA7439">
        <w:rPr>
          <w:rFonts w:ascii="Times New Roman" w:eastAsia="宋体" w:hAnsi="Times New Roman" w:cs="Times New Roman" w:hint="eastAsia"/>
        </w:rPr>
        <w:t>，结果如表</w:t>
      </w:r>
      <w:r w:rsidR="00EA7439">
        <w:rPr>
          <w:rFonts w:ascii="Times New Roman" w:eastAsia="宋体" w:hAnsi="Times New Roman" w:cs="Times New Roman" w:hint="eastAsia"/>
        </w:rPr>
        <w:t>X</w:t>
      </w:r>
      <w:r w:rsidR="00EA7439">
        <w:rPr>
          <w:rFonts w:ascii="Times New Roman" w:eastAsia="宋体" w:hAnsi="Times New Roman" w:cs="Times New Roman" w:hint="eastAsia"/>
        </w:rPr>
        <w:t>所示</w:t>
      </w:r>
      <w:r w:rsidR="007105FA">
        <w:rPr>
          <w:rFonts w:ascii="Times New Roman" w:eastAsia="宋体" w:hAnsi="Times New Roman" w:cs="Times New Roman" w:hint="eastAsia"/>
        </w:rPr>
        <w:t>。</w:t>
      </w:r>
      <w:r w:rsidR="006058AB">
        <w:rPr>
          <w:rFonts w:ascii="Times New Roman" w:eastAsia="宋体" w:hAnsi="Times New Roman" w:cs="Times New Roman" w:hint="eastAsia"/>
        </w:rPr>
        <w:t>从表</w:t>
      </w:r>
      <w:r w:rsidR="006058AB">
        <w:rPr>
          <w:rFonts w:ascii="Times New Roman" w:eastAsia="宋体" w:hAnsi="Times New Roman" w:cs="Times New Roman" w:hint="eastAsia"/>
        </w:rPr>
        <w:t>X</w:t>
      </w:r>
      <w:r w:rsidR="006058AB">
        <w:rPr>
          <w:rFonts w:ascii="Times New Roman" w:eastAsia="宋体" w:hAnsi="Times New Roman" w:cs="Times New Roman" w:hint="eastAsia"/>
        </w:rPr>
        <w:t>可以看到，</w:t>
      </w:r>
      <w:r w:rsidR="006058AB">
        <w:rPr>
          <w:rFonts w:ascii="Times New Roman" w:eastAsia="宋体" w:hAnsi="Times New Roman" w:cs="Times New Roman" w:hint="eastAsia"/>
        </w:rPr>
        <w:t>Binary</w:t>
      </w:r>
      <w:r w:rsidR="006058AB">
        <w:rPr>
          <w:rFonts w:ascii="Times New Roman" w:eastAsia="宋体" w:hAnsi="Times New Roman" w:cs="Times New Roman"/>
        </w:rPr>
        <w:t xml:space="preserve"> </w:t>
      </w:r>
      <w:r w:rsidR="006058AB">
        <w:rPr>
          <w:rFonts w:ascii="Times New Roman" w:eastAsia="宋体" w:hAnsi="Times New Roman" w:cs="Times New Roman" w:hint="eastAsia"/>
        </w:rPr>
        <w:t>Connect</w:t>
      </w:r>
      <w:r w:rsidR="006058AB">
        <w:rPr>
          <w:rFonts w:ascii="Times New Roman" w:eastAsia="宋体" w:hAnsi="Times New Roman" w:cs="Times New Roman" w:hint="eastAsia"/>
        </w:rPr>
        <w:t>将所有网络层的权重量化为</w:t>
      </w:r>
      <w:r w:rsidR="006058AB">
        <w:rPr>
          <w:rFonts w:ascii="Times New Roman" w:eastAsia="宋体" w:hAnsi="Times New Roman" w:cs="Times New Roman" w:hint="eastAsia"/>
        </w:rPr>
        <w:t>1bit</w:t>
      </w:r>
      <w:r w:rsidR="006058AB">
        <w:rPr>
          <w:rFonts w:ascii="Times New Roman" w:eastAsia="宋体" w:hAnsi="Times New Roman" w:cs="Times New Roman" w:hint="eastAsia"/>
        </w:rPr>
        <w:t>实现了最高</w:t>
      </w:r>
      <w:r w:rsidR="006058AB">
        <w:rPr>
          <w:rFonts w:ascii="Times New Roman" w:eastAsia="宋体" w:hAnsi="Times New Roman" w:cs="Times New Roman" w:hint="eastAsia"/>
        </w:rPr>
        <w:t>3</w:t>
      </w:r>
      <w:r w:rsidR="006058AB">
        <w:rPr>
          <w:rFonts w:ascii="Times New Roman" w:eastAsia="宋体" w:hAnsi="Times New Roman" w:cs="Times New Roman"/>
        </w:rPr>
        <w:t>2</w:t>
      </w:r>
      <w:r w:rsidR="006058AB" w:rsidRPr="006058AB">
        <w:rPr>
          <w:rFonts w:ascii="等线" w:eastAsia="等线" w:hAnsi="等线" w:cs="Times New Roman" w:hint="eastAsia"/>
        </w:rPr>
        <w:t>倍</w:t>
      </w:r>
      <w:r w:rsidR="006058AB">
        <w:rPr>
          <w:rFonts w:ascii="Times New Roman" w:eastAsia="宋体" w:hAnsi="Times New Roman" w:cs="Times New Roman" w:hint="eastAsia"/>
        </w:rPr>
        <w:t>的压缩率</w:t>
      </w:r>
      <w:r w:rsidR="00EA7439">
        <w:rPr>
          <w:rFonts w:ascii="Times New Roman" w:eastAsia="宋体" w:hAnsi="Times New Roman" w:cs="Times New Roman" w:hint="eastAsia"/>
        </w:rPr>
        <w:t>，</w:t>
      </w:r>
      <w:r w:rsidR="006058AB">
        <w:rPr>
          <w:rFonts w:ascii="Times New Roman" w:eastAsia="宋体" w:hAnsi="Times New Roman" w:cs="Times New Roman" w:hint="eastAsia"/>
        </w:rPr>
        <w:t>但是其识别准确率仅有</w:t>
      </w:r>
      <w:r w:rsidR="006058AB">
        <w:rPr>
          <w:rFonts w:ascii="Times New Roman" w:eastAsia="宋体" w:hAnsi="Times New Roman" w:cs="Times New Roman" w:hint="eastAsia"/>
        </w:rPr>
        <w:t>5</w:t>
      </w:r>
      <w:r w:rsidR="006058AB">
        <w:rPr>
          <w:rFonts w:ascii="Times New Roman" w:eastAsia="宋体" w:hAnsi="Times New Roman" w:cs="Times New Roman"/>
        </w:rPr>
        <w:t>6.25</w:t>
      </w:r>
      <w:r w:rsidR="006058AB">
        <w:rPr>
          <w:rFonts w:ascii="Times New Roman" w:eastAsia="宋体" w:hAnsi="Times New Roman" w:cs="Times New Roman" w:hint="eastAsia"/>
        </w:rPr>
        <w:t>%</w:t>
      </w:r>
      <w:r w:rsidR="00EA7439">
        <w:rPr>
          <w:rFonts w:ascii="Times New Roman" w:eastAsia="宋体" w:hAnsi="Times New Roman" w:cs="Times New Roman" w:hint="eastAsia"/>
        </w:rPr>
        <w:t>，识别准确率太低无法使用</w:t>
      </w:r>
      <w:r w:rsidR="006058AB">
        <w:rPr>
          <w:rFonts w:ascii="Times New Roman" w:eastAsia="宋体" w:hAnsi="Times New Roman" w:cs="Times New Roman" w:hint="eastAsia"/>
        </w:rPr>
        <w:t>。</w:t>
      </w:r>
      <w:r w:rsidR="00292332">
        <w:rPr>
          <w:rFonts w:ascii="Times New Roman" w:eastAsia="宋体" w:hAnsi="Times New Roman" w:cs="Times New Roman" w:hint="eastAsia"/>
        </w:rPr>
        <w:t>对于</w:t>
      </w:r>
      <w:proofErr w:type="spellStart"/>
      <w:r w:rsidR="00292332">
        <w:rPr>
          <w:rFonts w:ascii="Times New Roman" w:eastAsia="宋体" w:hAnsi="Times New Roman" w:cs="Times New Roman" w:hint="eastAsia"/>
        </w:rPr>
        <w:t>DoReFa</w:t>
      </w:r>
      <w:proofErr w:type="spellEnd"/>
      <w:r w:rsidR="00292332">
        <w:rPr>
          <w:rFonts w:ascii="Times New Roman" w:eastAsia="宋体" w:hAnsi="Times New Roman" w:cs="Times New Roman"/>
        </w:rPr>
        <w:t xml:space="preserve"> </w:t>
      </w:r>
      <w:r w:rsidR="00292332">
        <w:rPr>
          <w:rFonts w:ascii="Times New Roman" w:eastAsia="宋体" w:hAnsi="Times New Roman" w:cs="Times New Roman" w:hint="eastAsia"/>
        </w:rPr>
        <w:t>Net</w:t>
      </w:r>
      <w:r w:rsidR="00292332">
        <w:rPr>
          <w:rFonts w:ascii="Times New Roman" w:eastAsia="宋体" w:hAnsi="Times New Roman" w:cs="Times New Roman" w:hint="eastAsia"/>
        </w:rPr>
        <w:t>，我们分别采用</w:t>
      </w:r>
      <w:r w:rsidR="00292332">
        <w:rPr>
          <w:rFonts w:ascii="Times New Roman" w:eastAsia="宋体" w:hAnsi="Times New Roman" w:cs="Times New Roman" w:hint="eastAsia"/>
        </w:rPr>
        <w:t>2bit</w:t>
      </w:r>
      <w:r w:rsidR="00292332">
        <w:rPr>
          <w:rFonts w:ascii="Times New Roman" w:eastAsia="宋体" w:hAnsi="Times New Roman" w:cs="Times New Roman" w:hint="eastAsia"/>
        </w:rPr>
        <w:t>和</w:t>
      </w:r>
      <w:r w:rsidR="00292332">
        <w:rPr>
          <w:rFonts w:ascii="Times New Roman" w:eastAsia="宋体" w:hAnsi="Times New Roman" w:cs="Times New Roman"/>
        </w:rPr>
        <w:t>3</w:t>
      </w:r>
      <w:r w:rsidR="00292332">
        <w:rPr>
          <w:rFonts w:ascii="Times New Roman" w:eastAsia="宋体" w:hAnsi="Times New Roman" w:cs="Times New Roman" w:hint="eastAsia"/>
        </w:rPr>
        <w:t>bit</w:t>
      </w:r>
      <w:r w:rsidR="00EA7439">
        <w:rPr>
          <w:rFonts w:ascii="Times New Roman" w:eastAsia="宋体" w:hAnsi="Times New Roman" w:cs="Times New Roman" w:hint="eastAsia"/>
        </w:rPr>
        <w:t>的数据位宽</w:t>
      </w:r>
      <w:bookmarkStart w:id="56" w:name="_GoBack"/>
      <w:bookmarkEnd w:id="56"/>
      <w:r w:rsidR="00292332">
        <w:rPr>
          <w:rFonts w:ascii="Times New Roman" w:eastAsia="宋体" w:hAnsi="Times New Roman" w:cs="Times New Roman" w:hint="eastAsia"/>
        </w:rPr>
        <w:t>对网络进行量化</w:t>
      </w:r>
      <w:r w:rsidR="006058AB">
        <w:rPr>
          <w:rFonts w:ascii="Times New Roman" w:eastAsia="宋体" w:hAnsi="Times New Roman" w:cs="Times New Roman" w:hint="eastAsia"/>
        </w:rPr>
        <w:t>。当使用</w:t>
      </w:r>
      <w:proofErr w:type="spellStart"/>
      <w:r w:rsidR="006058AB">
        <w:rPr>
          <w:rFonts w:ascii="Times New Roman" w:eastAsia="宋体" w:hAnsi="Times New Roman" w:cs="Times New Roman" w:hint="eastAsia"/>
        </w:rPr>
        <w:t>DoReFa</w:t>
      </w:r>
      <w:proofErr w:type="spellEnd"/>
      <w:r w:rsidR="006058AB">
        <w:rPr>
          <w:rFonts w:ascii="Times New Roman" w:eastAsia="宋体" w:hAnsi="Times New Roman" w:cs="Times New Roman"/>
        </w:rPr>
        <w:t xml:space="preserve"> </w:t>
      </w:r>
      <w:r w:rsidR="006058AB">
        <w:rPr>
          <w:rFonts w:ascii="Times New Roman" w:eastAsia="宋体" w:hAnsi="Times New Roman" w:cs="Times New Roman" w:hint="eastAsia"/>
        </w:rPr>
        <w:t>Net</w:t>
      </w:r>
      <w:r w:rsidR="006058AB">
        <w:rPr>
          <w:rFonts w:ascii="Times New Roman" w:eastAsia="宋体" w:hAnsi="Times New Roman" w:cs="Times New Roman" w:hint="eastAsia"/>
        </w:rPr>
        <w:t>进行</w:t>
      </w:r>
      <w:r w:rsidR="006058AB">
        <w:rPr>
          <w:rFonts w:ascii="Times New Roman" w:eastAsia="宋体" w:hAnsi="Times New Roman" w:cs="Times New Roman" w:hint="eastAsia"/>
        </w:rPr>
        <w:t>2bit</w:t>
      </w:r>
      <w:r w:rsidR="006058AB">
        <w:rPr>
          <w:rFonts w:ascii="Times New Roman" w:eastAsia="宋体" w:hAnsi="Times New Roman" w:cs="Times New Roman" w:hint="eastAsia"/>
        </w:rPr>
        <w:t>的量化时，</w:t>
      </w:r>
      <w:r>
        <w:rPr>
          <w:rFonts w:ascii="Times New Roman" w:eastAsia="宋体" w:hAnsi="Times New Roman" w:cs="Times New Roman" w:hint="eastAsia"/>
        </w:rPr>
        <w:t>模型大小减小了</w:t>
      </w: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倍，但是识别准确率却仅为</w:t>
      </w:r>
      <w:r>
        <w:rPr>
          <w:rFonts w:ascii="Times New Roman" w:eastAsia="宋体" w:hAnsi="Times New Roman" w:cs="Times New Roman" w:hint="eastAsia"/>
        </w:rPr>
        <w:t>5</w:t>
      </w:r>
      <w:r>
        <w:rPr>
          <w:rFonts w:ascii="Times New Roman" w:eastAsia="宋体" w:hAnsi="Times New Roman" w:cs="Times New Roman"/>
        </w:rPr>
        <w:t>3.09</w:t>
      </w:r>
      <w:r>
        <w:rPr>
          <w:rFonts w:ascii="Times New Roman" w:eastAsia="宋体" w:hAnsi="Times New Roman" w:cs="Times New Roman" w:hint="eastAsia"/>
        </w:rPr>
        <w:t>%</w:t>
      </w:r>
      <w:r>
        <w:rPr>
          <w:rFonts w:ascii="Times New Roman" w:eastAsia="宋体" w:hAnsi="Times New Roman" w:cs="Times New Roman" w:hint="eastAsia"/>
        </w:rPr>
        <w:t>。使用</w:t>
      </w:r>
      <w:r>
        <w:rPr>
          <w:rFonts w:ascii="Times New Roman" w:eastAsia="宋体" w:hAnsi="Times New Roman" w:cs="Times New Roman" w:hint="eastAsia"/>
        </w:rPr>
        <w:t>3bit</w:t>
      </w:r>
      <w:r>
        <w:rPr>
          <w:rFonts w:ascii="Times New Roman" w:eastAsia="宋体" w:hAnsi="Times New Roman" w:cs="Times New Roman" w:hint="eastAsia"/>
        </w:rPr>
        <w:t>的</w:t>
      </w:r>
      <w:proofErr w:type="spellStart"/>
      <w:r>
        <w:rPr>
          <w:rFonts w:ascii="Times New Roman" w:eastAsia="宋体" w:hAnsi="Times New Roman" w:cs="Times New Roman" w:hint="eastAsia"/>
        </w:rPr>
        <w:t>DoReFa</w:t>
      </w:r>
      <w:proofErr w:type="spellEnd"/>
      <w:r>
        <w:rPr>
          <w:rFonts w:ascii="Times New Roman" w:eastAsia="宋体" w:hAnsi="Times New Roman" w:cs="Times New Roman"/>
        </w:rPr>
        <w:t xml:space="preserve"> </w:t>
      </w:r>
      <w:r>
        <w:rPr>
          <w:rFonts w:ascii="Times New Roman" w:eastAsia="宋体" w:hAnsi="Times New Roman" w:cs="Times New Roman" w:hint="eastAsia"/>
        </w:rPr>
        <w:t>Net</w:t>
      </w:r>
      <w:r>
        <w:rPr>
          <w:rFonts w:ascii="Times New Roman" w:eastAsia="宋体" w:hAnsi="Times New Roman" w:cs="Times New Roman" w:hint="eastAsia"/>
        </w:rPr>
        <w:t>虽然性能提升了</w:t>
      </w:r>
      <w:r>
        <w:rPr>
          <w:rFonts w:ascii="Times New Roman" w:eastAsia="宋体" w:hAnsi="Times New Roman" w:cs="Times New Roman" w:hint="eastAsia"/>
        </w:rPr>
        <w:t>3</w:t>
      </w:r>
      <w:r>
        <w:rPr>
          <w:rFonts w:ascii="Times New Roman" w:eastAsia="宋体" w:hAnsi="Times New Roman" w:cs="Times New Roman"/>
        </w:rPr>
        <w:t>1.78</w:t>
      </w:r>
      <w:r>
        <w:rPr>
          <w:rFonts w:ascii="Times New Roman" w:eastAsia="宋体" w:hAnsi="Times New Roman" w:cs="Times New Roman" w:hint="eastAsia"/>
        </w:rPr>
        <w:t>%</w:t>
      </w:r>
      <w:r>
        <w:rPr>
          <w:rFonts w:ascii="Times New Roman" w:eastAsia="宋体" w:hAnsi="Times New Roman" w:cs="Times New Roman" w:hint="eastAsia"/>
        </w:rPr>
        <w:t>，但相比于内存主导的量化方法仍低了</w:t>
      </w:r>
      <w:r>
        <w:rPr>
          <w:rFonts w:ascii="Times New Roman" w:eastAsia="宋体" w:hAnsi="Times New Roman" w:cs="Times New Roman"/>
        </w:rPr>
        <w:t>8.22</w:t>
      </w:r>
      <w:r>
        <w:rPr>
          <w:rFonts w:ascii="Times New Roman" w:eastAsia="宋体" w:hAnsi="Times New Roman" w:cs="Times New Roman" w:hint="eastAsia"/>
        </w:rPr>
        <w:t>%</w:t>
      </w:r>
      <w:r>
        <w:rPr>
          <w:rFonts w:ascii="Times New Roman" w:eastAsia="宋体" w:hAnsi="Times New Roman" w:cs="Times New Roman" w:hint="eastAsia"/>
        </w:rPr>
        <w:t>，后者的模型大小却仅为</w:t>
      </w:r>
      <w:r>
        <w:rPr>
          <w:rFonts w:ascii="Times New Roman" w:eastAsia="宋体" w:hAnsi="Times New Roman" w:cs="Times New Roman" w:hint="eastAsia"/>
        </w:rPr>
        <w:t>2</w:t>
      </w:r>
      <w:r>
        <w:rPr>
          <w:rFonts w:ascii="Times New Roman" w:eastAsia="宋体" w:hAnsi="Times New Roman" w:cs="Times New Roman"/>
        </w:rPr>
        <w:t>0.31</w:t>
      </w:r>
      <w:r>
        <w:rPr>
          <w:rFonts w:ascii="Times New Roman" w:eastAsia="宋体" w:hAnsi="Times New Roman" w:cs="Times New Roman" w:hint="eastAsia"/>
        </w:rPr>
        <w:t>KB</w:t>
      </w:r>
      <w:r>
        <w:rPr>
          <w:rFonts w:ascii="Times New Roman" w:eastAsia="宋体" w:hAnsi="Times New Roman" w:cs="Times New Roman" w:hint="eastAsia"/>
        </w:rPr>
        <w:t>，与</w:t>
      </w:r>
      <w:r>
        <w:rPr>
          <w:rFonts w:ascii="Times New Roman" w:eastAsia="宋体" w:hAnsi="Times New Roman" w:cs="Times New Roman" w:hint="eastAsia"/>
        </w:rPr>
        <w:t>2bit</w:t>
      </w:r>
      <w:r>
        <w:rPr>
          <w:rFonts w:ascii="Times New Roman" w:eastAsia="宋体" w:hAnsi="Times New Roman" w:cs="Times New Roman" w:hint="eastAsia"/>
        </w:rPr>
        <w:t>接近。</w:t>
      </w:r>
      <w:r w:rsidR="006058AB">
        <w:rPr>
          <w:rFonts w:ascii="Times New Roman" w:eastAsia="宋体" w:hAnsi="Times New Roman" w:cs="Times New Roman" w:hint="eastAsia"/>
        </w:rPr>
        <w:t>综上所述，</w:t>
      </w:r>
      <w:r w:rsidR="006058AB">
        <w:rPr>
          <w:rFonts w:ascii="Times New Roman" w:eastAsia="宋体" w:hAnsi="Times New Roman" w:cs="Times New Roman" w:hint="eastAsia"/>
        </w:rPr>
        <w:t>相比于</w:t>
      </w:r>
      <w:r w:rsidR="00EA7439">
        <w:rPr>
          <w:rFonts w:ascii="Times New Roman" w:eastAsia="宋体" w:hAnsi="Times New Roman" w:cs="Times New Roman" w:hint="eastAsia"/>
        </w:rPr>
        <w:t>已有的先进的</w:t>
      </w:r>
      <w:r w:rsidR="006058AB">
        <w:rPr>
          <w:rFonts w:ascii="Times New Roman" w:eastAsia="宋体" w:hAnsi="Times New Roman" w:cs="Times New Roman" w:hint="eastAsia"/>
        </w:rPr>
        <w:t>量化算法</w:t>
      </w:r>
      <w:r w:rsidR="006058AB">
        <w:rPr>
          <w:rFonts w:ascii="Times New Roman" w:eastAsia="宋体" w:hAnsi="Times New Roman" w:cs="Times New Roman" w:hint="eastAsia"/>
        </w:rPr>
        <w:t>，本文提出的基于贪婪算法的逐层量化方法能够在实现较高的压缩率的同时仅损失非常小的识别准确率</w:t>
      </w:r>
      <w:r w:rsidR="00EA7439">
        <w:rPr>
          <w:rFonts w:ascii="Times New Roman" w:eastAsia="宋体" w:hAnsi="Times New Roman" w:cs="Times New Roman" w:hint="eastAsia"/>
        </w:rPr>
        <w:t>；此外，内存主导和准确率主导的两种量化模式允许网络压缩有更灵活的配置。</w:t>
      </w:r>
    </w:p>
    <w:p w14:paraId="4A011D84" w14:textId="3108F5A1" w:rsidR="008513FB" w:rsidRPr="00D708C9" w:rsidRDefault="00D708C9" w:rsidP="00D708C9">
      <w:pPr>
        <w:jc w:val="center"/>
        <w:rPr>
          <w:rFonts w:ascii="Times New Roman" w:hAnsi="Times New Roman" w:cs="Times New Roman"/>
        </w:rPr>
      </w:pPr>
      <w:r>
        <w:rPr>
          <w:rFonts w:ascii="Times New Roman" w:eastAsia="宋体" w:hAnsi="Times New Roman" w:cs="Times New Roman" w:hint="eastAsia"/>
          <w:sz w:val="22"/>
        </w:rPr>
        <w:lastRenderedPageBreak/>
        <w:t>表</w:t>
      </w:r>
      <w:r>
        <w:rPr>
          <w:rFonts w:ascii="Times New Roman" w:eastAsia="宋体" w:hAnsi="Times New Roman" w:cs="Times New Roman" w:hint="eastAsia"/>
          <w:sz w:val="22"/>
        </w:rPr>
        <w:t>X</w:t>
      </w:r>
      <w:r>
        <w:rPr>
          <w:rFonts w:ascii="Times New Roman" w:eastAsia="宋体" w:hAnsi="Times New Roman" w:cs="Times New Roman"/>
          <w:sz w:val="22"/>
        </w:rPr>
        <w:t xml:space="preserve"> </w:t>
      </w:r>
      <w:r>
        <w:rPr>
          <w:rFonts w:ascii="Times New Roman" w:eastAsia="宋体" w:hAnsi="Times New Roman" w:cs="Times New Roman" w:hint="eastAsia"/>
          <w:sz w:val="22"/>
        </w:rPr>
        <w:t>不同量化模式的识别准确率与内存占用性能对比</w:t>
      </w:r>
    </w:p>
    <w:tbl>
      <w:tblPr>
        <w:tblStyle w:val="af2"/>
        <w:tblW w:w="6658" w:type="dxa"/>
        <w:jc w:val="center"/>
        <w:tblLook w:val="04A0" w:firstRow="1" w:lastRow="0" w:firstColumn="1" w:lastColumn="0" w:noHBand="0" w:noVBand="1"/>
      </w:tblPr>
      <w:tblGrid>
        <w:gridCol w:w="2263"/>
        <w:gridCol w:w="1418"/>
        <w:gridCol w:w="2977"/>
      </w:tblGrid>
      <w:tr w:rsidR="00E3541D" w14:paraId="72D53C0D" w14:textId="68F1FA68" w:rsidTr="00E3541D">
        <w:trPr>
          <w:trHeight w:val="293"/>
          <w:jc w:val="center"/>
        </w:trPr>
        <w:tc>
          <w:tcPr>
            <w:tcW w:w="2263" w:type="dxa"/>
            <w:tcBorders>
              <w:top w:val="single" w:sz="4" w:space="0" w:color="auto"/>
              <w:left w:val="single" w:sz="4" w:space="0" w:color="auto"/>
              <w:bottom w:val="single" w:sz="4" w:space="0" w:color="auto"/>
              <w:right w:val="single" w:sz="4" w:space="0" w:color="auto"/>
            </w:tcBorders>
            <w:vAlign w:val="center"/>
          </w:tcPr>
          <w:p w14:paraId="4B1E78CE" w14:textId="499EEB42" w:rsidR="00E3541D" w:rsidRDefault="00E3541D" w:rsidP="00E3541D">
            <w:pPr>
              <w:jc w:val="center"/>
              <w:rPr>
                <w:rFonts w:ascii="Times New Roman" w:hAnsi="Times New Roman" w:cs="Times New Roman"/>
              </w:rPr>
            </w:pPr>
            <w:r>
              <w:rPr>
                <w:rFonts w:ascii="Times New Roman" w:hAnsi="Times New Roman" w:cs="Times New Roman" w:hint="eastAsia"/>
              </w:rPr>
              <w:t>M</w:t>
            </w:r>
            <w:r w:rsidR="008513FB">
              <w:rPr>
                <w:rFonts w:ascii="Times New Roman" w:hAnsi="Times New Roman" w:cs="Times New Roman" w:hint="eastAsia"/>
              </w:rPr>
              <w:t>ode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B0D625B" w14:textId="7701CE0A" w:rsidR="00E3541D" w:rsidRDefault="00E3541D" w:rsidP="00E3541D">
            <w:pPr>
              <w:jc w:val="center"/>
              <w:rPr>
                <w:rFonts w:ascii="Times New Roman" w:hAnsi="Times New Roman" w:cs="Times New Roman"/>
              </w:rPr>
            </w:pPr>
            <w:r>
              <w:rPr>
                <w:rFonts w:ascii="Times New Roman" w:hAnsi="Times New Roman" w:cs="Times New Roman"/>
              </w:rPr>
              <w:t>Accuracy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B832FFF" w14:textId="590BF5FA" w:rsidR="00E3541D" w:rsidRDefault="00E3541D" w:rsidP="00E3541D">
            <w:pPr>
              <w:jc w:val="center"/>
              <w:rPr>
                <w:rFonts w:ascii="Times New Roman" w:hAnsi="Times New Roman" w:cs="Times New Roman"/>
              </w:rPr>
            </w:pPr>
            <w:r>
              <w:rPr>
                <w:rFonts w:ascii="Times New Roman" w:hAnsi="Times New Roman" w:cs="Times New Roman"/>
              </w:rPr>
              <w:t xml:space="preserve">Memory </w:t>
            </w:r>
            <w:r>
              <w:rPr>
                <w:rFonts w:ascii="Times New Roman" w:hAnsi="Times New Roman" w:cs="Times New Roman" w:hint="eastAsia"/>
              </w:rPr>
              <w:t>(</w:t>
            </w:r>
            <w:r>
              <w:rPr>
                <w:rFonts w:ascii="Times New Roman" w:hAnsi="Times New Roman" w:cs="Times New Roman"/>
              </w:rPr>
              <w:t>KB)/Compression rate</w:t>
            </w:r>
          </w:p>
        </w:tc>
      </w:tr>
      <w:tr w:rsidR="00EC7823" w14:paraId="3597DD80" w14:textId="77777777" w:rsidTr="00E3541D">
        <w:trPr>
          <w:trHeight w:val="293"/>
          <w:jc w:val="center"/>
        </w:trPr>
        <w:tc>
          <w:tcPr>
            <w:tcW w:w="2263" w:type="dxa"/>
            <w:tcBorders>
              <w:top w:val="single" w:sz="4" w:space="0" w:color="auto"/>
              <w:left w:val="single" w:sz="4" w:space="0" w:color="auto"/>
              <w:bottom w:val="single" w:sz="4" w:space="0" w:color="auto"/>
              <w:right w:val="single" w:sz="4" w:space="0" w:color="auto"/>
            </w:tcBorders>
            <w:vAlign w:val="center"/>
          </w:tcPr>
          <w:p w14:paraId="7F7E3101" w14:textId="193FC70D" w:rsidR="00EC7823" w:rsidRDefault="00FC2FCD" w:rsidP="00DE4BCB">
            <w:pPr>
              <w:jc w:val="center"/>
              <w:rPr>
                <w:rFonts w:ascii="Times New Roman" w:hAnsi="Times New Roman" w:cs="Times New Roman"/>
              </w:rPr>
            </w:pPr>
            <w:r w:rsidRPr="00E03A41">
              <w:rPr>
                <w:rFonts w:ascii="Times New Roman" w:hAnsi="Times New Roman" w:cs="Times New Roman"/>
                <w:color w:val="000000"/>
                <w:kern w:val="0"/>
                <w:sz w:val="20"/>
                <w:szCs w:val="20"/>
              </w:rPr>
              <w:t>Binary</w:t>
            </w:r>
            <w:r>
              <w:rPr>
                <w:rFonts w:ascii="Times New Roman" w:hAnsi="Times New Roman" w:cs="Times New Roman"/>
                <w:color w:val="000000"/>
                <w:kern w:val="0"/>
                <w:sz w:val="20"/>
                <w:szCs w:val="20"/>
              </w:rPr>
              <w:t xml:space="preserve"> </w:t>
            </w:r>
            <w:r w:rsidRPr="00E03A41">
              <w:rPr>
                <w:rFonts w:ascii="Times New Roman" w:hAnsi="Times New Roman" w:cs="Times New Roman"/>
                <w:color w:val="000000"/>
                <w:kern w:val="0"/>
                <w:sz w:val="20"/>
                <w:szCs w:val="20"/>
              </w:rPr>
              <w:t>Connect</w:t>
            </w:r>
            <w:r>
              <w:rPr>
                <w:rFonts w:ascii="Times New Roman" w:hAnsi="Times New Roman" w:cs="Times New Roman" w:hint="eastAsia"/>
              </w:rPr>
              <w:t>[</w:t>
            </w:r>
            <w:r>
              <w:rPr>
                <w:rFonts w:ascii="Times New Roman" w:hAnsi="Times New Roman" w:cs="Times New Roman"/>
              </w:rPr>
              <w:t>29</w:t>
            </w:r>
            <w:r>
              <w:rPr>
                <w:rFonts w:ascii="Times New Roman" w:hAnsi="Times New Roman" w:cs="Times New Roman" w:hint="eastAsia"/>
              </w:rPr>
              <w:t>]</w:t>
            </w:r>
          </w:p>
        </w:tc>
        <w:tc>
          <w:tcPr>
            <w:tcW w:w="1418" w:type="dxa"/>
            <w:tcBorders>
              <w:top w:val="single" w:sz="4" w:space="0" w:color="auto"/>
              <w:left w:val="single" w:sz="4" w:space="0" w:color="auto"/>
              <w:bottom w:val="single" w:sz="4" w:space="0" w:color="auto"/>
              <w:right w:val="single" w:sz="4" w:space="0" w:color="auto"/>
            </w:tcBorders>
            <w:vAlign w:val="center"/>
          </w:tcPr>
          <w:p w14:paraId="272AE269" w14:textId="4F029F77" w:rsidR="00EC7823" w:rsidRPr="00FC2FCD" w:rsidRDefault="00FC2FCD" w:rsidP="00DE4BCB">
            <w:pPr>
              <w:jc w:val="center"/>
              <w:rPr>
                <w:rFonts w:ascii="Times New Roman" w:hAnsi="Times New Roman" w:cs="Times New Roman"/>
              </w:rPr>
            </w:pPr>
            <w:r w:rsidRPr="00FC2FCD">
              <w:rPr>
                <w:rFonts w:ascii="Times New Roman" w:hAnsi="Times New Roman" w:cs="Times New Roman" w:hint="eastAsia"/>
              </w:rPr>
              <w:t>5</w:t>
            </w:r>
            <w:r w:rsidRPr="00FC2FCD">
              <w:rPr>
                <w:rFonts w:ascii="Times New Roman" w:hAnsi="Times New Roman" w:cs="Times New Roman"/>
              </w:rPr>
              <w:t>6.25</w:t>
            </w:r>
            <w:r w:rsidRPr="00FC2FCD">
              <w:rPr>
                <w:rFonts w:ascii="Times New Roman" w:hAnsi="Times New Roman" w:cs="Times New Roman" w:hint="eastAsia"/>
              </w:rPr>
              <w:t>%</w:t>
            </w:r>
          </w:p>
        </w:tc>
        <w:tc>
          <w:tcPr>
            <w:tcW w:w="2977" w:type="dxa"/>
            <w:tcBorders>
              <w:top w:val="single" w:sz="4" w:space="0" w:color="auto"/>
              <w:left w:val="single" w:sz="4" w:space="0" w:color="auto"/>
              <w:bottom w:val="single" w:sz="4" w:space="0" w:color="auto"/>
              <w:right w:val="single" w:sz="4" w:space="0" w:color="auto"/>
            </w:tcBorders>
            <w:vAlign w:val="center"/>
          </w:tcPr>
          <w:p w14:paraId="333C911D" w14:textId="56CE03E8" w:rsidR="00EC7823" w:rsidRPr="00FC2FCD" w:rsidRDefault="00FC2FCD" w:rsidP="00DE4BCB">
            <w:pPr>
              <w:jc w:val="center"/>
              <w:rPr>
                <w:rFonts w:ascii="Times New Roman" w:hAnsi="Times New Roman" w:cs="Times New Roman" w:hint="eastAsia"/>
                <w:b/>
                <w:bCs/>
              </w:rPr>
            </w:pPr>
            <w:r w:rsidRPr="00FC2FCD">
              <w:rPr>
                <w:rFonts w:ascii="Times New Roman" w:hAnsi="Times New Roman" w:cs="Times New Roman" w:hint="eastAsia"/>
                <w:b/>
                <w:bCs/>
              </w:rPr>
              <w:t>9</w:t>
            </w:r>
            <w:r w:rsidRPr="00FC2FCD">
              <w:rPr>
                <w:rFonts w:ascii="Times New Roman" w:hAnsi="Times New Roman" w:cs="Times New Roman"/>
                <w:b/>
                <w:bCs/>
              </w:rPr>
              <w:t>.84</w:t>
            </w:r>
            <w:r w:rsidRPr="00FC2FCD">
              <w:rPr>
                <w:rFonts w:ascii="Times New Roman" w:hAnsi="Times New Roman" w:cs="Times New Roman" w:hint="eastAsia"/>
                <w:b/>
                <w:bCs/>
              </w:rPr>
              <w:t>/</w:t>
            </w:r>
            <w:r w:rsidRPr="00FC2FCD">
              <w:rPr>
                <w:rFonts w:ascii="Times New Roman" w:hAnsi="Times New Roman" w:cs="Times New Roman"/>
                <w:b/>
                <w:bCs/>
              </w:rPr>
              <w:t>32.00</w:t>
            </w:r>
            <w:r w:rsidRPr="00FC2FCD">
              <w:rPr>
                <w:rFonts w:ascii="等线" w:eastAsia="等线" w:hAnsi="等线" w:cs="Times New Roman" w:hint="eastAsia"/>
                <w:b/>
                <w:bCs/>
              </w:rPr>
              <w:t>×</w:t>
            </w:r>
          </w:p>
        </w:tc>
      </w:tr>
      <w:tr w:rsidR="00FC2FCD" w14:paraId="2925AF81" w14:textId="77777777" w:rsidTr="00E3541D">
        <w:trPr>
          <w:trHeight w:val="293"/>
          <w:jc w:val="center"/>
        </w:trPr>
        <w:tc>
          <w:tcPr>
            <w:tcW w:w="2263" w:type="dxa"/>
            <w:tcBorders>
              <w:top w:val="single" w:sz="4" w:space="0" w:color="auto"/>
              <w:left w:val="single" w:sz="4" w:space="0" w:color="auto"/>
              <w:bottom w:val="single" w:sz="4" w:space="0" w:color="auto"/>
              <w:right w:val="single" w:sz="4" w:space="0" w:color="auto"/>
            </w:tcBorders>
            <w:vAlign w:val="center"/>
          </w:tcPr>
          <w:p w14:paraId="75304DA5" w14:textId="02FC95CE" w:rsidR="00FC2FCD" w:rsidRDefault="00FC2FCD" w:rsidP="00FC2FCD">
            <w:pPr>
              <w:jc w:val="center"/>
              <w:rPr>
                <w:rFonts w:ascii="Times New Roman" w:hAnsi="Times New Roman" w:cs="Times New Roman" w:hint="eastAsia"/>
              </w:rPr>
            </w:pPr>
            <w:proofErr w:type="spellStart"/>
            <w:r>
              <w:rPr>
                <w:rFonts w:ascii="Times New Roman" w:hAnsi="Times New Roman" w:cs="Times New Roman"/>
              </w:rPr>
              <w:t>Do</w:t>
            </w:r>
            <w:r w:rsidR="00642FA2">
              <w:rPr>
                <w:rFonts w:ascii="Times New Roman" w:hAnsi="Times New Roman" w:cs="Times New Roman" w:hint="eastAsia"/>
              </w:rPr>
              <w:t>R</w:t>
            </w:r>
            <w:r>
              <w:rPr>
                <w:rFonts w:ascii="Times New Roman" w:hAnsi="Times New Roman" w:cs="Times New Roman"/>
              </w:rPr>
              <w:t>e</w:t>
            </w:r>
            <w:r w:rsidR="00642FA2">
              <w:rPr>
                <w:rFonts w:ascii="Times New Roman" w:hAnsi="Times New Roman" w:cs="Times New Roman"/>
              </w:rPr>
              <w:t>F</w:t>
            </w:r>
            <w:r>
              <w:rPr>
                <w:rFonts w:ascii="Times New Roman" w:hAnsi="Times New Roman" w:cs="Times New Roman"/>
              </w:rPr>
              <w:t>a</w:t>
            </w:r>
            <w:proofErr w:type="spellEnd"/>
            <w:r>
              <w:rPr>
                <w:rFonts w:ascii="Times New Roman" w:hAnsi="Times New Roman" w:cs="Times New Roman"/>
              </w:rPr>
              <w:t xml:space="preserve"> N</w:t>
            </w:r>
            <w:r w:rsidR="00642FA2">
              <w:rPr>
                <w:rFonts w:ascii="Times New Roman" w:hAnsi="Times New Roman" w:cs="Times New Roman" w:hint="eastAsia"/>
              </w:rPr>
              <w:t>et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2 bit)</w:t>
            </w:r>
            <w:r w:rsidR="006058AB">
              <w:rPr>
                <w:rFonts w:ascii="Times New Roman" w:hAnsi="Times New Roman" w:cs="Times New Roman" w:hint="eastAsia"/>
              </w:rPr>
              <w:t xml:space="preserve"> </w:t>
            </w:r>
            <w:r w:rsidR="006058AB">
              <w:rPr>
                <w:rFonts w:ascii="Times New Roman" w:hAnsi="Times New Roman" w:cs="Times New Roman" w:hint="eastAsia"/>
              </w:rPr>
              <w:t>[</w:t>
            </w:r>
            <w:r w:rsidR="006058AB">
              <w:rPr>
                <w:rFonts w:ascii="Times New Roman" w:hAnsi="Times New Roman" w:cs="Times New Roman"/>
              </w:rPr>
              <w:t>33]</w:t>
            </w:r>
          </w:p>
        </w:tc>
        <w:tc>
          <w:tcPr>
            <w:tcW w:w="1418" w:type="dxa"/>
            <w:tcBorders>
              <w:top w:val="single" w:sz="4" w:space="0" w:color="auto"/>
              <w:left w:val="single" w:sz="4" w:space="0" w:color="auto"/>
              <w:bottom w:val="single" w:sz="4" w:space="0" w:color="auto"/>
              <w:right w:val="single" w:sz="4" w:space="0" w:color="auto"/>
            </w:tcBorders>
            <w:vAlign w:val="center"/>
          </w:tcPr>
          <w:p w14:paraId="591F9A31" w14:textId="1528BD7C" w:rsidR="00FC2FCD" w:rsidRPr="00FC2FCD" w:rsidRDefault="00FC2FCD" w:rsidP="00DE4BCB">
            <w:pPr>
              <w:jc w:val="center"/>
              <w:rPr>
                <w:rFonts w:ascii="Times New Roman" w:hAnsi="Times New Roman" w:cs="Times New Roman" w:hint="eastAsia"/>
              </w:rPr>
            </w:pPr>
            <w:r w:rsidRPr="00FC2FCD">
              <w:rPr>
                <w:rFonts w:ascii="Times New Roman" w:hAnsi="Times New Roman" w:cs="Times New Roman"/>
              </w:rPr>
              <w:t>53.09%</w:t>
            </w:r>
          </w:p>
        </w:tc>
        <w:tc>
          <w:tcPr>
            <w:tcW w:w="2977" w:type="dxa"/>
            <w:tcBorders>
              <w:top w:val="single" w:sz="4" w:space="0" w:color="auto"/>
              <w:left w:val="single" w:sz="4" w:space="0" w:color="auto"/>
              <w:bottom w:val="single" w:sz="4" w:space="0" w:color="auto"/>
              <w:right w:val="single" w:sz="4" w:space="0" w:color="auto"/>
            </w:tcBorders>
            <w:vAlign w:val="center"/>
          </w:tcPr>
          <w:p w14:paraId="2C6B3D91" w14:textId="2AEC7AA5" w:rsidR="00FC2FCD" w:rsidRDefault="00FC2FCD" w:rsidP="00DE4BCB">
            <w:pPr>
              <w:jc w:val="cente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9.67/16.00</w:t>
            </w:r>
            <w:r>
              <w:rPr>
                <w:rFonts w:ascii="等线" w:eastAsia="等线" w:hAnsi="等线" w:cs="Times New Roman" w:hint="eastAsia"/>
              </w:rPr>
              <w:t>×</w:t>
            </w:r>
          </w:p>
        </w:tc>
      </w:tr>
      <w:tr w:rsidR="00FC2FCD" w14:paraId="6D04194A" w14:textId="77777777" w:rsidTr="00E3541D">
        <w:trPr>
          <w:trHeight w:val="293"/>
          <w:jc w:val="center"/>
        </w:trPr>
        <w:tc>
          <w:tcPr>
            <w:tcW w:w="2263" w:type="dxa"/>
            <w:tcBorders>
              <w:top w:val="single" w:sz="4" w:space="0" w:color="auto"/>
              <w:left w:val="single" w:sz="4" w:space="0" w:color="auto"/>
              <w:bottom w:val="single" w:sz="4" w:space="0" w:color="auto"/>
              <w:right w:val="single" w:sz="4" w:space="0" w:color="auto"/>
            </w:tcBorders>
            <w:vAlign w:val="center"/>
          </w:tcPr>
          <w:p w14:paraId="3AAB998A" w14:textId="0BE79F4F" w:rsidR="00FC2FCD" w:rsidRDefault="00642FA2" w:rsidP="00DE4BCB">
            <w:pPr>
              <w:jc w:val="center"/>
              <w:rPr>
                <w:rFonts w:ascii="Times New Roman" w:hAnsi="Times New Roman" w:cs="Times New Roman" w:hint="eastAsia"/>
              </w:rPr>
            </w:pPr>
            <w:proofErr w:type="spellStart"/>
            <w:r>
              <w:rPr>
                <w:rFonts w:ascii="Times New Roman" w:hAnsi="Times New Roman" w:cs="Times New Roman"/>
              </w:rPr>
              <w:t>Do</w:t>
            </w:r>
            <w:r>
              <w:rPr>
                <w:rFonts w:ascii="Times New Roman" w:hAnsi="Times New Roman" w:cs="Times New Roman" w:hint="eastAsia"/>
              </w:rPr>
              <w:t>R</w:t>
            </w:r>
            <w:r>
              <w:rPr>
                <w:rFonts w:ascii="Times New Roman" w:hAnsi="Times New Roman" w:cs="Times New Roman"/>
              </w:rPr>
              <w:t>eFa</w:t>
            </w:r>
            <w:proofErr w:type="spellEnd"/>
            <w:r>
              <w:rPr>
                <w:rFonts w:ascii="Times New Roman" w:hAnsi="Times New Roman" w:cs="Times New Roman"/>
              </w:rPr>
              <w:t xml:space="preserve"> N</w:t>
            </w:r>
            <w:r>
              <w:rPr>
                <w:rFonts w:ascii="Times New Roman" w:hAnsi="Times New Roman" w:cs="Times New Roman" w:hint="eastAsia"/>
              </w:rPr>
              <w:t>et</w:t>
            </w:r>
            <w:r w:rsidR="00FC2FCD">
              <w:rPr>
                <w:rFonts w:ascii="Times New Roman" w:hAnsi="Times New Roman" w:cs="Times New Roman"/>
              </w:rPr>
              <w:t xml:space="preserve"> </w:t>
            </w:r>
            <w:r w:rsidR="00FC2FCD">
              <w:rPr>
                <w:rFonts w:ascii="Times New Roman" w:hAnsi="Times New Roman" w:cs="Times New Roman" w:hint="eastAsia"/>
              </w:rPr>
              <w:t>(</w:t>
            </w:r>
            <w:r w:rsidR="00FC2FCD">
              <w:rPr>
                <w:rFonts w:ascii="Times New Roman" w:hAnsi="Times New Roman" w:cs="Times New Roman"/>
              </w:rPr>
              <w:t>3 bit)</w:t>
            </w:r>
            <w:r w:rsidR="006058AB">
              <w:rPr>
                <w:rFonts w:ascii="Times New Roman" w:hAnsi="Times New Roman" w:cs="Times New Roman" w:hint="eastAsia"/>
              </w:rPr>
              <w:t xml:space="preserve"> [</w:t>
            </w:r>
            <w:r w:rsidR="006058AB">
              <w:rPr>
                <w:rFonts w:ascii="Times New Roman" w:hAnsi="Times New Roman" w:cs="Times New Roman"/>
              </w:rPr>
              <w:t>33]</w:t>
            </w:r>
          </w:p>
        </w:tc>
        <w:tc>
          <w:tcPr>
            <w:tcW w:w="1418" w:type="dxa"/>
            <w:tcBorders>
              <w:top w:val="single" w:sz="4" w:space="0" w:color="auto"/>
              <w:left w:val="single" w:sz="4" w:space="0" w:color="auto"/>
              <w:bottom w:val="single" w:sz="4" w:space="0" w:color="auto"/>
              <w:right w:val="single" w:sz="4" w:space="0" w:color="auto"/>
            </w:tcBorders>
            <w:vAlign w:val="center"/>
          </w:tcPr>
          <w:p w14:paraId="642E0B36" w14:textId="32814ADC" w:rsidR="00FC2FCD" w:rsidRPr="00FC2FCD" w:rsidRDefault="00FC2FCD" w:rsidP="00DE4BCB">
            <w:pPr>
              <w:jc w:val="center"/>
              <w:rPr>
                <w:rFonts w:ascii="Times New Roman" w:hAnsi="Times New Roman" w:cs="Times New Roman" w:hint="eastAsia"/>
              </w:rPr>
            </w:pPr>
            <w:r w:rsidRPr="00FC2FCD">
              <w:rPr>
                <w:rFonts w:ascii="Times New Roman" w:hAnsi="Times New Roman" w:cs="Times New Roman" w:hint="eastAsia"/>
              </w:rPr>
              <w:t>8</w:t>
            </w:r>
            <w:r w:rsidRPr="00FC2FCD">
              <w:rPr>
                <w:rFonts w:ascii="Times New Roman" w:hAnsi="Times New Roman" w:cs="Times New Roman"/>
              </w:rPr>
              <w:t>4.87%</w:t>
            </w:r>
          </w:p>
        </w:tc>
        <w:tc>
          <w:tcPr>
            <w:tcW w:w="2977" w:type="dxa"/>
            <w:tcBorders>
              <w:top w:val="single" w:sz="4" w:space="0" w:color="auto"/>
              <w:left w:val="single" w:sz="4" w:space="0" w:color="auto"/>
              <w:bottom w:val="single" w:sz="4" w:space="0" w:color="auto"/>
              <w:right w:val="single" w:sz="4" w:space="0" w:color="auto"/>
            </w:tcBorders>
            <w:vAlign w:val="center"/>
          </w:tcPr>
          <w:p w14:paraId="55710CC7" w14:textId="45A6D570" w:rsidR="00FC2FCD" w:rsidRPr="00FC2FCD" w:rsidRDefault="00FC2FCD" w:rsidP="00DE4BCB">
            <w:pPr>
              <w:jc w:val="center"/>
              <w:rPr>
                <w:rFonts w:ascii="Times New Roman" w:hAnsi="Times New Roman" w:cs="Times New Roman" w:hint="eastAsia"/>
              </w:rPr>
            </w:pPr>
            <w:r w:rsidRPr="00FC2FCD">
              <w:rPr>
                <w:rFonts w:ascii="Times New Roman" w:hAnsi="Times New Roman" w:cs="Times New Roman"/>
              </w:rPr>
              <w:t>29.50</w:t>
            </w:r>
            <w:r w:rsidRPr="00FC2FCD">
              <w:rPr>
                <w:rFonts w:ascii="Times New Roman" w:hAnsi="Times New Roman" w:cs="Times New Roman" w:hint="eastAsia"/>
              </w:rPr>
              <w:t>/</w:t>
            </w:r>
            <w:r w:rsidRPr="00FC2FCD">
              <w:rPr>
                <w:rFonts w:ascii="Times New Roman" w:hAnsi="Times New Roman" w:cs="Times New Roman"/>
              </w:rPr>
              <w:t>10.67</w:t>
            </w:r>
            <w:r w:rsidRPr="00FC2FCD">
              <w:rPr>
                <w:rFonts w:ascii="等线" w:eastAsia="等线" w:hAnsi="等线" w:cs="Times New Roman" w:hint="eastAsia"/>
              </w:rPr>
              <w:t>×</w:t>
            </w:r>
          </w:p>
        </w:tc>
      </w:tr>
      <w:tr w:rsidR="00DE4BCB" w14:paraId="2D85E65F" w14:textId="42ACB274" w:rsidTr="00E3541D">
        <w:trPr>
          <w:trHeight w:val="152"/>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796DA6A5" w14:textId="77777777" w:rsidR="00DE4BCB" w:rsidRDefault="00DE4BCB" w:rsidP="00DE4BCB">
            <w:pPr>
              <w:jc w:val="center"/>
              <w:rPr>
                <w:rFonts w:ascii="Times New Roman" w:hAnsi="Times New Roman" w:cs="Times New Roman"/>
              </w:rPr>
            </w:pPr>
            <w:r>
              <w:rPr>
                <w:rFonts w:ascii="Times New Roman" w:hAnsi="Times New Roman" w:cs="Times New Roman"/>
              </w:rPr>
              <w:t>Accuracy-predominant</w:t>
            </w:r>
          </w:p>
        </w:tc>
        <w:tc>
          <w:tcPr>
            <w:tcW w:w="1418" w:type="dxa"/>
            <w:tcBorders>
              <w:top w:val="single" w:sz="4" w:space="0" w:color="auto"/>
              <w:left w:val="single" w:sz="4" w:space="0" w:color="auto"/>
              <w:bottom w:val="single" w:sz="4" w:space="0" w:color="auto"/>
              <w:right w:val="single" w:sz="4" w:space="0" w:color="auto"/>
            </w:tcBorders>
            <w:vAlign w:val="center"/>
          </w:tcPr>
          <w:p w14:paraId="7E9F05BE" w14:textId="73A74283" w:rsidR="00DE4BCB" w:rsidRPr="00FC2FCD" w:rsidRDefault="00DE4BCB" w:rsidP="00DE4BCB">
            <w:pPr>
              <w:jc w:val="center"/>
              <w:rPr>
                <w:rFonts w:ascii="Times New Roman" w:hAnsi="Times New Roman" w:cs="Times New Roman"/>
                <w:b/>
                <w:bCs/>
              </w:rPr>
            </w:pPr>
            <w:r w:rsidRPr="00FC2FCD">
              <w:rPr>
                <w:rFonts w:ascii="Times New Roman" w:hAnsi="Times New Roman" w:cs="Times New Roman" w:hint="eastAsia"/>
                <w:b/>
                <w:bCs/>
              </w:rPr>
              <w:t>9</w:t>
            </w:r>
            <w:r w:rsidRPr="00FC2FCD">
              <w:rPr>
                <w:rFonts w:ascii="Times New Roman" w:hAnsi="Times New Roman" w:cs="Times New Roman"/>
                <w:b/>
                <w:bCs/>
              </w:rPr>
              <w:t>5.39</w:t>
            </w:r>
          </w:p>
        </w:tc>
        <w:tc>
          <w:tcPr>
            <w:tcW w:w="2977" w:type="dxa"/>
            <w:tcBorders>
              <w:top w:val="single" w:sz="4" w:space="0" w:color="auto"/>
              <w:left w:val="single" w:sz="4" w:space="0" w:color="auto"/>
              <w:bottom w:val="single" w:sz="4" w:space="0" w:color="auto"/>
              <w:right w:val="single" w:sz="4" w:space="0" w:color="auto"/>
            </w:tcBorders>
            <w:vAlign w:val="center"/>
          </w:tcPr>
          <w:p w14:paraId="35AC4954" w14:textId="7EBB7315" w:rsidR="00DE4BCB" w:rsidRDefault="00DE4BCB" w:rsidP="00DE4BCB">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6.07/</w:t>
            </w:r>
            <w:r>
              <w:rPr>
                <w:rFonts w:ascii="Times New Roman" w:hAnsi="Times New Roman" w:cs="Times New Roman" w:hint="eastAsia"/>
              </w:rPr>
              <w:t>6</w:t>
            </w:r>
            <w:r>
              <w:rPr>
                <w:rFonts w:ascii="Times New Roman" w:hAnsi="Times New Roman" w:cs="Times New Roman"/>
              </w:rPr>
              <w:t>.83</w:t>
            </w:r>
            <w:r>
              <w:rPr>
                <w:rFonts w:ascii="等线" w:eastAsia="等线" w:hAnsi="等线" w:cs="Times New Roman" w:hint="eastAsia"/>
              </w:rPr>
              <w:t>×</w:t>
            </w:r>
          </w:p>
        </w:tc>
      </w:tr>
      <w:tr w:rsidR="00DE4BCB" w14:paraId="63A0F931" w14:textId="19B7F6EF" w:rsidTr="00E3541D">
        <w:trPr>
          <w:trHeight w:val="152"/>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04E38F99" w14:textId="77777777" w:rsidR="00DE4BCB" w:rsidRDefault="00DE4BCB" w:rsidP="00DE4BCB">
            <w:pPr>
              <w:jc w:val="center"/>
              <w:rPr>
                <w:rFonts w:ascii="Times New Roman" w:hAnsi="Times New Roman" w:cs="Times New Roman"/>
              </w:rPr>
            </w:pPr>
            <w:r>
              <w:rPr>
                <w:rFonts w:ascii="Times New Roman" w:hAnsi="Times New Roman" w:cs="Times New Roman"/>
              </w:rPr>
              <w:t>Memory-predominant</w:t>
            </w:r>
          </w:p>
        </w:tc>
        <w:tc>
          <w:tcPr>
            <w:tcW w:w="1418" w:type="dxa"/>
            <w:tcBorders>
              <w:top w:val="single" w:sz="4" w:space="0" w:color="auto"/>
              <w:left w:val="single" w:sz="4" w:space="0" w:color="auto"/>
              <w:bottom w:val="single" w:sz="4" w:space="0" w:color="auto"/>
              <w:right w:val="single" w:sz="4" w:space="0" w:color="auto"/>
            </w:tcBorders>
            <w:vAlign w:val="center"/>
          </w:tcPr>
          <w:p w14:paraId="2908A631" w14:textId="22BFB5AB" w:rsidR="00DE4BCB" w:rsidRPr="00FC2FCD" w:rsidRDefault="00DE4BCB" w:rsidP="00DE4BCB">
            <w:pPr>
              <w:jc w:val="center"/>
              <w:rPr>
                <w:rFonts w:ascii="Times New Roman" w:hAnsi="Times New Roman" w:cs="Times New Roman"/>
              </w:rPr>
            </w:pPr>
            <w:r w:rsidRPr="00FC2FCD">
              <w:rPr>
                <w:rFonts w:ascii="Times New Roman" w:hAnsi="Times New Roman" w:cs="Times New Roman" w:hint="eastAsia"/>
              </w:rPr>
              <w:t>9</w:t>
            </w:r>
            <w:r w:rsidRPr="00FC2FCD">
              <w:rPr>
                <w:rFonts w:ascii="Times New Roman" w:hAnsi="Times New Roman" w:cs="Times New Roman"/>
              </w:rPr>
              <w:t>3.09</w:t>
            </w:r>
          </w:p>
        </w:tc>
        <w:tc>
          <w:tcPr>
            <w:tcW w:w="2977" w:type="dxa"/>
            <w:tcBorders>
              <w:top w:val="single" w:sz="4" w:space="0" w:color="auto"/>
              <w:left w:val="single" w:sz="4" w:space="0" w:color="auto"/>
              <w:bottom w:val="single" w:sz="4" w:space="0" w:color="auto"/>
              <w:right w:val="single" w:sz="4" w:space="0" w:color="auto"/>
            </w:tcBorders>
            <w:vAlign w:val="center"/>
          </w:tcPr>
          <w:p w14:paraId="4BDC75D3" w14:textId="43CA221F" w:rsidR="00DE4BCB" w:rsidRPr="00FC2FCD" w:rsidRDefault="00DE4BCB" w:rsidP="00DE4BCB">
            <w:pPr>
              <w:jc w:val="center"/>
              <w:rPr>
                <w:rFonts w:ascii="Times New Roman" w:hAnsi="Times New Roman" w:cs="Times New Roman"/>
                <w:bCs/>
              </w:rPr>
            </w:pPr>
            <w:r w:rsidRPr="00FC2FCD">
              <w:rPr>
                <w:rFonts w:ascii="Times New Roman" w:hAnsi="Times New Roman" w:cs="Times New Roman" w:hint="eastAsia"/>
                <w:bCs/>
              </w:rPr>
              <w:t>2</w:t>
            </w:r>
            <w:r w:rsidRPr="00FC2FCD">
              <w:rPr>
                <w:rFonts w:ascii="Times New Roman" w:hAnsi="Times New Roman" w:cs="Times New Roman"/>
                <w:bCs/>
              </w:rPr>
              <w:t>0</w:t>
            </w:r>
            <w:r w:rsidRPr="00FC2FCD">
              <w:rPr>
                <w:rFonts w:ascii="Times New Roman" w:hAnsi="Times New Roman" w:cs="Times New Roman" w:hint="eastAsia"/>
                <w:bCs/>
              </w:rPr>
              <w:t>.</w:t>
            </w:r>
            <w:r w:rsidRPr="00FC2FCD">
              <w:rPr>
                <w:rFonts w:ascii="Times New Roman" w:hAnsi="Times New Roman" w:cs="Times New Roman"/>
                <w:bCs/>
              </w:rPr>
              <w:t>3</w:t>
            </w:r>
            <w:r w:rsidR="00150D0B" w:rsidRPr="00FC2FCD">
              <w:rPr>
                <w:rFonts w:ascii="Times New Roman" w:hAnsi="Times New Roman" w:cs="Times New Roman"/>
                <w:bCs/>
              </w:rPr>
              <w:t>1</w:t>
            </w:r>
            <w:r w:rsidRPr="00FC2FCD">
              <w:rPr>
                <w:rFonts w:ascii="Times New Roman" w:hAnsi="Times New Roman" w:cs="Times New Roman"/>
                <w:bCs/>
              </w:rPr>
              <w:t>/</w:t>
            </w:r>
            <w:r w:rsidRPr="00FC2FCD">
              <w:rPr>
                <w:rFonts w:ascii="Times New Roman" w:hAnsi="Times New Roman" w:cs="Times New Roman" w:hint="eastAsia"/>
                <w:bCs/>
              </w:rPr>
              <w:t>1</w:t>
            </w:r>
            <w:r w:rsidRPr="00FC2FCD">
              <w:rPr>
                <w:rFonts w:ascii="Times New Roman" w:hAnsi="Times New Roman" w:cs="Times New Roman"/>
                <w:bCs/>
              </w:rPr>
              <w:t>5.50</w:t>
            </w:r>
            <w:r w:rsidRPr="00FC2FCD">
              <w:rPr>
                <w:rFonts w:ascii="等线" w:eastAsia="等线" w:hAnsi="等线" w:cs="Times New Roman" w:hint="eastAsia"/>
                <w:bCs/>
              </w:rPr>
              <w:t>×</w:t>
            </w:r>
          </w:p>
        </w:tc>
      </w:tr>
    </w:tbl>
    <w:p w14:paraId="3844316B" w14:textId="77777777" w:rsidR="0095601C" w:rsidRDefault="0095601C" w:rsidP="0095601C">
      <w:pPr>
        <w:rPr>
          <w:rFonts w:ascii="Times New Roman" w:eastAsia="宋体" w:hAnsi="Times New Roman" w:cs="Times New Roman"/>
          <w:sz w:val="22"/>
        </w:rPr>
      </w:pPr>
    </w:p>
    <w:p w14:paraId="5EF6F256" w14:textId="30202933" w:rsidR="0095601C" w:rsidRPr="004E0AF1" w:rsidRDefault="0095601C" w:rsidP="0095601C">
      <w:pPr>
        <w:rPr>
          <w:rFonts w:ascii="Times New Roman" w:hAnsi="Times New Roman" w:cs="Times New Roman"/>
          <w:sz w:val="22"/>
        </w:rPr>
      </w:pPr>
      <w:r w:rsidRPr="004E0AF1">
        <w:rPr>
          <w:rFonts w:ascii="Times New Roman" w:eastAsia="宋体" w:hAnsi="Times New Roman" w:cs="Times New Roman"/>
          <w:sz w:val="22"/>
        </w:rPr>
        <w:t>Ⅴ. CONCLUSION</w:t>
      </w:r>
    </w:p>
    <w:p w14:paraId="195C6C54" w14:textId="44914CC3" w:rsidR="00C0154F" w:rsidRPr="004E0AF1" w:rsidRDefault="00C0154F" w:rsidP="0082399E">
      <w:pPr>
        <w:ind w:firstLineChars="200" w:firstLine="420"/>
        <w:rPr>
          <w:rFonts w:ascii="Times New Roman" w:eastAsia="宋体" w:hAnsi="Times New Roman" w:cs="Times New Roman"/>
        </w:rPr>
      </w:pPr>
      <w:r>
        <w:rPr>
          <w:rFonts w:ascii="Times New Roman" w:eastAsia="宋体" w:hAnsi="Times New Roman" w:cs="Times New Roman" w:hint="eastAsia"/>
        </w:rPr>
        <w:t>内存占用和功耗高是限制神经网络算法在可穿戴心律检测设备中应用的重要因素。针对这一问题，本</w:t>
      </w:r>
      <w:r w:rsidR="00730D5F">
        <w:rPr>
          <w:rFonts w:ascii="Times New Roman" w:eastAsia="宋体" w:hAnsi="Times New Roman" w:cs="Times New Roman" w:hint="eastAsia"/>
        </w:rPr>
        <w:t>文提出了一种新型的、针对长序列的</w:t>
      </w:r>
      <w:r w:rsidR="00730D5F">
        <w:rPr>
          <w:rFonts w:ascii="Times New Roman" w:eastAsia="宋体" w:hAnsi="Times New Roman" w:cs="Times New Roman" w:hint="eastAsia"/>
        </w:rPr>
        <w:t>ECG</w:t>
      </w:r>
      <w:r w:rsidR="00730D5F">
        <w:rPr>
          <w:rFonts w:ascii="Times New Roman" w:eastAsia="宋体" w:hAnsi="Times New Roman" w:cs="Times New Roman" w:hint="eastAsia"/>
        </w:rPr>
        <w:t>信号检测的神经网络</w:t>
      </w:r>
      <w:r w:rsidR="00AC6A7C">
        <w:rPr>
          <w:rFonts w:ascii="Times New Roman" w:eastAsia="宋体" w:hAnsi="Times New Roman" w:cs="Times New Roman" w:hint="eastAsia"/>
        </w:rPr>
        <w:t>，能对</w:t>
      </w:r>
      <w:r w:rsidR="00AC6A7C">
        <w:rPr>
          <w:rFonts w:ascii="Times New Roman" w:eastAsia="宋体" w:hAnsi="Times New Roman" w:cs="Times New Roman" w:hint="eastAsia"/>
        </w:rPr>
        <w:t>1</w:t>
      </w:r>
      <w:r w:rsidR="00AC6A7C">
        <w:rPr>
          <w:rFonts w:ascii="Times New Roman" w:eastAsia="宋体" w:hAnsi="Times New Roman" w:cs="Times New Roman"/>
        </w:rPr>
        <w:t>7</w:t>
      </w:r>
      <w:r w:rsidR="00AC6A7C">
        <w:rPr>
          <w:rFonts w:ascii="Times New Roman" w:eastAsia="宋体" w:hAnsi="Times New Roman" w:cs="Times New Roman" w:hint="eastAsia"/>
        </w:rPr>
        <w:t>种类型的心律进行识别。通过输入一段</w:t>
      </w:r>
      <w:r w:rsidR="00AC6A7C">
        <w:rPr>
          <w:rFonts w:ascii="Times New Roman" w:eastAsia="宋体" w:hAnsi="Times New Roman" w:cs="Times New Roman" w:hint="eastAsia"/>
        </w:rPr>
        <w:t>1</w:t>
      </w:r>
      <w:r w:rsidR="00AC6A7C">
        <w:rPr>
          <w:rFonts w:ascii="Times New Roman" w:eastAsia="宋体" w:hAnsi="Times New Roman" w:cs="Times New Roman"/>
        </w:rPr>
        <w:t>0</w:t>
      </w:r>
      <w:r w:rsidR="00AC6A7C">
        <w:rPr>
          <w:rFonts w:ascii="Times New Roman" w:eastAsia="宋体" w:hAnsi="Times New Roman" w:cs="Times New Roman" w:hint="eastAsia"/>
        </w:rPr>
        <w:t>s</w:t>
      </w:r>
      <w:r w:rsidR="00AC6A7C">
        <w:rPr>
          <w:rFonts w:ascii="Times New Roman" w:eastAsia="宋体" w:hAnsi="Times New Roman" w:cs="Times New Roman" w:hint="eastAsia"/>
        </w:rPr>
        <w:t>的</w:t>
      </w:r>
      <w:r w:rsidR="00AC6A7C">
        <w:rPr>
          <w:rFonts w:ascii="Times New Roman" w:eastAsia="宋体" w:hAnsi="Times New Roman" w:cs="Times New Roman" w:hint="eastAsia"/>
        </w:rPr>
        <w:t>ECG</w:t>
      </w:r>
      <w:r w:rsidR="00AC6A7C">
        <w:rPr>
          <w:rFonts w:ascii="Times New Roman" w:eastAsia="宋体" w:hAnsi="Times New Roman" w:cs="Times New Roman" w:hint="eastAsia"/>
        </w:rPr>
        <w:t>信号，该网络能端到端的输出这段信号所属的心律类型。</w:t>
      </w:r>
      <w:r w:rsidR="004E0AF1">
        <w:rPr>
          <w:rFonts w:ascii="Times New Roman" w:eastAsia="宋体" w:hAnsi="Times New Roman" w:cs="Times New Roman" w:hint="eastAsia"/>
        </w:rPr>
        <w:t>我们通过神经网络拓扑结构设计以及网络深度探索的方法设计了一种由</w:t>
      </w:r>
      <w:r w:rsidR="004E0AF1">
        <w:rPr>
          <w:rFonts w:ascii="Times New Roman" w:eastAsia="宋体" w:hAnsi="Times New Roman" w:cs="Times New Roman" w:hint="eastAsia"/>
        </w:rPr>
        <w:t>7</w:t>
      </w:r>
      <w:r w:rsidR="004E0AF1">
        <w:rPr>
          <w:rFonts w:ascii="Times New Roman" w:eastAsia="宋体" w:hAnsi="Times New Roman" w:cs="Times New Roman" w:hint="eastAsia"/>
        </w:rPr>
        <w:t>个</w:t>
      </w:r>
      <w:r w:rsidR="004E0AF1" w:rsidRPr="004E0AF1">
        <w:rPr>
          <w:rFonts w:ascii="Times New Roman" w:eastAsia="宋体" w:hAnsi="Times New Roman" w:cs="Times New Roman" w:hint="eastAsia"/>
        </w:rPr>
        <w:t>基本块组成的神经网络，该网络</w:t>
      </w:r>
      <w:r w:rsidRPr="004E0AF1">
        <w:rPr>
          <w:rFonts w:ascii="Times New Roman" w:eastAsia="宋体" w:hAnsi="Times New Roman" w:cs="Times New Roman" w:hint="eastAsia"/>
        </w:rPr>
        <w:t>在</w:t>
      </w:r>
      <w:r w:rsidRPr="004E0AF1">
        <w:rPr>
          <w:rFonts w:ascii="Times New Roman" w:eastAsia="宋体" w:hAnsi="Times New Roman" w:cs="Times New Roman" w:hint="eastAsia"/>
        </w:rPr>
        <w:t>MIT-BIH</w:t>
      </w:r>
      <w:r w:rsidRPr="004E0AF1">
        <w:rPr>
          <w:rFonts w:ascii="Times New Roman" w:eastAsia="宋体" w:hAnsi="Times New Roman" w:cs="Times New Roman"/>
        </w:rPr>
        <w:t xml:space="preserve"> </w:t>
      </w:r>
      <w:r w:rsidRPr="004E0AF1">
        <w:rPr>
          <w:rFonts w:ascii="Times New Roman" w:eastAsia="宋体" w:hAnsi="Times New Roman" w:cs="Times New Roman" w:hint="eastAsia"/>
        </w:rPr>
        <w:t>Arrhythmia</w:t>
      </w:r>
      <w:r w:rsidRPr="004E0AF1">
        <w:rPr>
          <w:rFonts w:ascii="Times New Roman" w:eastAsia="宋体" w:hAnsi="Times New Roman" w:cs="Times New Roman" w:hint="eastAsia"/>
        </w:rPr>
        <w:t>数据库中实现了</w:t>
      </w:r>
      <w:r w:rsidRPr="004E0AF1">
        <w:rPr>
          <w:rFonts w:ascii="Times New Roman" w:eastAsia="宋体" w:hAnsi="Times New Roman" w:cs="Times New Roman" w:hint="eastAsia"/>
        </w:rPr>
        <w:t>9</w:t>
      </w:r>
      <w:r w:rsidRPr="004E0AF1">
        <w:rPr>
          <w:rFonts w:ascii="Times New Roman" w:eastAsia="宋体" w:hAnsi="Times New Roman" w:cs="Times New Roman"/>
        </w:rPr>
        <w:t>5.72</w:t>
      </w:r>
      <w:r w:rsidRPr="004E0AF1">
        <w:rPr>
          <w:rFonts w:ascii="Times New Roman" w:eastAsia="宋体" w:hAnsi="Times New Roman" w:cs="Times New Roman" w:hint="eastAsia"/>
        </w:rPr>
        <w:t>%</w:t>
      </w:r>
      <w:r w:rsidRPr="004E0AF1">
        <w:rPr>
          <w:rFonts w:ascii="Times New Roman" w:eastAsia="宋体" w:hAnsi="Times New Roman" w:cs="Times New Roman" w:hint="eastAsia"/>
        </w:rPr>
        <w:t>的识别准确率，</w:t>
      </w:r>
      <w:r w:rsidR="004E0AF1" w:rsidRPr="004E0AF1">
        <w:rPr>
          <w:rFonts w:ascii="Times New Roman" w:eastAsia="宋体" w:hAnsi="Times New Roman" w:cs="Times New Roman" w:hint="eastAsia"/>
        </w:rPr>
        <w:t>识别准确率</w:t>
      </w:r>
      <w:r w:rsidRPr="004E0AF1">
        <w:rPr>
          <w:rFonts w:ascii="Times New Roman" w:eastAsia="宋体" w:hAnsi="Times New Roman" w:cs="Times New Roman" w:hint="eastAsia"/>
        </w:rPr>
        <w:t>高于当前已有的其他神经网络</w:t>
      </w:r>
      <w:r w:rsidR="004E0AF1" w:rsidRPr="004E0AF1">
        <w:rPr>
          <w:rFonts w:ascii="Times New Roman" w:eastAsia="宋体" w:hAnsi="Times New Roman" w:cs="Times New Roman" w:hint="eastAsia"/>
        </w:rPr>
        <w:t>；同时该网络的网络大小仅为</w:t>
      </w:r>
      <w:r w:rsidR="004E0AF1" w:rsidRPr="004E0AF1">
        <w:rPr>
          <w:rFonts w:ascii="Times New Roman" w:eastAsia="宋体" w:hAnsi="Times New Roman" w:cs="Times New Roman" w:hint="eastAsia"/>
        </w:rPr>
        <w:t>3</w:t>
      </w:r>
      <w:r w:rsidR="004E0AF1" w:rsidRPr="004E0AF1">
        <w:rPr>
          <w:rFonts w:ascii="Times New Roman" w:eastAsia="宋体" w:hAnsi="Times New Roman" w:cs="Times New Roman"/>
        </w:rPr>
        <w:t>16</w:t>
      </w:r>
      <w:r w:rsidR="004E0AF1" w:rsidRPr="004E0AF1">
        <w:rPr>
          <w:rFonts w:ascii="Times New Roman" w:eastAsia="宋体" w:hAnsi="Times New Roman" w:cs="Times New Roman" w:hint="eastAsia"/>
        </w:rPr>
        <w:t>KB</w:t>
      </w:r>
      <w:r w:rsidR="004E0AF1" w:rsidRPr="004E0AF1">
        <w:rPr>
          <w:rFonts w:ascii="Times New Roman" w:eastAsia="宋体" w:hAnsi="Times New Roman" w:cs="Times New Roman" w:hint="eastAsia"/>
        </w:rPr>
        <w:t>，远低于其他神经网络算法。</w:t>
      </w:r>
    </w:p>
    <w:p w14:paraId="5290DA87" w14:textId="5FC39526" w:rsidR="00AA6E4B" w:rsidRDefault="00AC6A7C" w:rsidP="0082399E">
      <w:pPr>
        <w:ind w:firstLineChars="200" w:firstLine="420"/>
        <w:rPr>
          <w:rFonts w:ascii="Times New Roman" w:eastAsia="宋体" w:hAnsi="Times New Roman" w:cs="Times New Roman"/>
        </w:rPr>
      </w:pPr>
      <w:r w:rsidRPr="004E0AF1">
        <w:rPr>
          <w:rFonts w:ascii="Times New Roman" w:eastAsia="宋体" w:hAnsi="Times New Roman" w:cs="Times New Roman" w:hint="eastAsia"/>
        </w:rPr>
        <w:t>此外，本文</w:t>
      </w:r>
      <w:r w:rsidR="00730D5F" w:rsidRPr="004E0AF1">
        <w:rPr>
          <w:rFonts w:ascii="Times New Roman" w:eastAsia="宋体" w:hAnsi="Times New Roman" w:cs="Times New Roman" w:hint="eastAsia"/>
        </w:rPr>
        <w:t>还提出了一种基于贪婪算法的</w:t>
      </w:r>
      <w:r w:rsidR="00C0154F" w:rsidRPr="004E0AF1">
        <w:rPr>
          <w:rFonts w:ascii="Times New Roman" w:eastAsia="宋体" w:hAnsi="Times New Roman" w:cs="Times New Roman" w:hint="eastAsia"/>
        </w:rPr>
        <w:t>、允许灵活配置的</w:t>
      </w:r>
      <w:r w:rsidR="00730D5F" w:rsidRPr="004E0AF1">
        <w:rPr>
          <w:rFonts w:ascii="Times New Roman" w:eastAsia="宋体" w:hAnsi="Times New Roman" w:cs="Times New Roman" w:hint="eastAsia"/>
        </w:rPr>
        <w:t>逐层量化方法，</w:t>
      </w:r>
      <w:r w:rsidR="00C0154F" w:rsidRPr="004E0AF1">
        <w:rPr>
          <w:rFonts w:ascii="Times New Roman" w:eastAsia="宋体" w:hAnsi="Times New Roman" w:cs="Times New Roman" w:hint="eastAsia"/>
        </w:rPr>
        <w:t>能实现</w:t>
      </w:r>
      <w:r w:rsidR="00730D5F" w:rsidRPr="004E0AF1">
        <w:rPr>
          <w:rFonts w:ascii="Times New Roman" w:eastAsia="宋体" w:hAnsi="Times New Roman" w:cs="Times New Roman" w:hint="eastAsia"/>
        </w:rPr>
        <w:t>降低神经网络在使用过程中的内存占用和功耗</w:t>
      </w:r>
      <w:r w:rsidR="00C0154F" w:rsidRPr="004E0AF1">
        <w:rPr>
          <w:rFonts w:ascii="Times New Roman" w:eastAsia="宋体" w:hAnsi="Times New Roman" w:cs="Times New Roman" w:hint="eastAsia"/>
        </w:rPr>
        <w:t>的作用</w:t>
      </w:r>
      <w:r w:rsidR="00730D5F" w:rsidRPr="004E0AF1">
        <w:rPr>
          <w:rFonts w:ascii="Times New Roman" w:eastAsia="宋体" w:hAnsi="Times New Roman" w:cs="Times New Roman" w:hint="eastAsia"/>
        </w:rPr>
        <w:t>。</w:t>
      </w:r>
      <w:r w:rsidR="004E0AF1" w:rsidRPr="004E0AF1">
        <w:rPr>
          <w:rFonts w:ascii="Times New Roman" w:eastAsia="宋体" w:hAnsi="Times New Roman" w:cs="Times New Roman" w:hint="eastAsia"/>
        </w:rPr>
        <w:t>我们通过不同网络层所占用的内存大小及内存分布对网络层进行排序，使用贪婪算法对网络层的量化位宽进行筛选，并最终获得最优的神经网络量化策略。在使用性能主导和内存主导的量化模式下，分别实现了</w:t>
      </w:r>
      <w:r w:rsidR="004E0AF1" w:rsidRPr="004E0AF1">
        <w:rPr>
          <w:rFonts w:ascii="Times New Roman" w:eastAsia="宋体" w:hAnsi="Times New Roman" w:cs="Times New Roman" w:hint="eastAsia"/>
        </w:rPr>
        <w:t>6</w:t>
      </w:r>
      <w:r w:rsidR="004E0AF1" w:rsidRPr="004E0AF1">
        <w:rPr>
          <w:rFonts w:ascii="Times New Roman" w:eastAsia="宋体" w:hAnsi="Times New Roman" w:cs="Times New Roman"/>
        </w:rPr>
        <w:t>.83</w:t>
      </w:r>
      <w:r w:rsidR="004E0AF1" w:rsidRPr="004E0AF1">
        <w:rPr>
          <w:rFonts w:ascii="Times New Roman" w:eastAsia="宋体" w:hAnsi="Times New Roman" w:cs="Times New Roman" w:hint="eastAsia"/>
        </w:rPr>
        <w:t>×和</w:t>
      </w:r>
      <w:r w:rsidR="004E0AF1" w:rsidRPr="004E0AF1">
        <w:rPr>
          <w:rFonts w:ascii="Times New Roman" w:eastAsia="宋体" w:hAnsi="Times New Roman" w:cs="Times New Roman" w:hint="eastAsia"/>
        </w:rPr>
        <w:t>1</w:t>
      </w:r>
      <w:r w:rsidR="004E0AF1" w:rsidRPr="004E0AF1">
        <w:rPr>
          <w:rFonts w:ascii="Times New Roman" w:eastAsia="宋体" w:hAnsi="Times New Roman" w:cs="Times New Roman"/>
        </w:rPr>
        <w:t>5.50</w:t>
      </w:r>
      <w:r w:rsidR="004E0AF1" w:rsidRPr="004E0AF1">
        <w:rPr>
          <w:rFonts w:ascii="Times New Roman" w:eastAsia="宋体" w:hAnsi="Times New Roman" w:cs="Times New Roman" w:hint="eastAsia"/>
        </w:rPr>
        <w:t>×</w:t>
      </w:r>
      <w:r w:rsidR="004E0AF1">
        <w:rPr>
          <w:rFonts w:ascii="Times New Roman" w:eastAsia="宋体" w:hAnsi="Times New Roman" w:cs="Times New Roman" w:hint="eastAsia"/>
        </w:rPr>
        <w:t>的压缩率，相比于未压缩的模型，识别精度仅下降</w:t>
      </w:r>
      <w:r w:rsidR="004E0AF1">
        <w:rPr>
          <w:rFonts w:ascii="Times New Roman" w:eastAsia="宋体" w:hAnsi="Times New Roman" w:cs="Times New Roman" w:hint="eastAsia"/>
        </w:rPr>
        <w:t>0</w:t>
      </w:r>
      <w:r w:rsidR="004E0AF1">
        <w:rPr>
          <w:rFonts w:ascii="Times New Roman" w:eastAsia="宋体" w:hAnsi="Times New Roman" w:cs="Times New Roman"/>
        </w:rPr>
        <w:t>.33</w:t>
      </w:r>
      <w:r w:rsidR="004E0AF1">
        <w:rPr>
          <w:rFonts w:ascii="Times New Roman" w:eastAsia="宋体" w:hAnsi="Times New Roman" w:cs="Times New Roman" w:hint="eastAsia"/>
        </w:rPr>
        <w:t>%</w:t>
      </w:r>
      <w:r w:rsidR="004E0AF1">
        <w:rPr>
          <w:rFonts w:ascii="Times New Roman" w:eastAsia="宋体" w:hAnsi="Times New Roman" w:cs="Times New Roman" w:hint="eastAsia"/>
        </w:rPr>
        <w:t>和</w:t>
      </w:r>
      <w:r w:rsidR="007C26D2">
        <w:rPr>
          <w:rFonts w:ascii="Times New Roman" w:eastAsia="宋体" w:hAnsi="Times New Roman" w:cs="Times New Roman" w:hint="eastAsia"/>
        </w:rPr>
        <w:t>2</w:t>
      </w:r>
      <w:r w:rsidR="007C26D2">
        <w:rPr>
          <w:rFonts w:ascii="Times New Roman" w:eastAsia="宋体" w:hAnsi="Times New Roman" w:cs="Times New Roman"/>
        </w:rPr>
        <w:t>.63</w:t>
      </w:r>
      <w:r w:rsidR="007C26D2">
        <w:rPr>
          <w:rFonts w:ascii="Times New Roman" w:eastAsia="宋体" w:hAnsi="Times New Roman" w:cs="Times New Roman" w:hint="eastAsia"/>
        </w:rPr>
        <w:t>%</w:t>
      </w:r>
      <w:r w:rsidR="007C26D2">
        <w:rPr>
          <w:rFonts w:ascii="Times New Roman" w:eastAsia="宋体" w:hAnsi="Times New Roman" w:cs="Times New Roman" w:hint="eastAsia"/>
        </w:rPr>
        <w:t>，在心律失常检测这一领域优于另外两种性能最优的网络压缩方法。</w:t>
      </w:r>
    </w:p>
    <w:p w14:paraId="303ADF50" w14:textId="4C445E8A" w:rsidR="0082399E" w:rsidRDefault="00AC6A7C" w:rsidP="00AA6E4B">
      <w:pPr>
        <w:ind w:firstLineChars="200" w:firstLine="420"/>
        <w:rPr>
          <w:rFonts w:ascii="Times New Roman" w:eastAsia="宋体" w:hAnsi="Times New Roman" w:cs="Times New Roman"/>
        </w:rPr>
      </w:pPr>
      <w:r>
        <w:rPr>
          <w:rFonts w:ascii="Times New Roman" w:eastAsia="宋体" w:hAnsi="Times New Roman" w:cs="Times New Roman" w:hint="eastAsia"/>
        </w:rPr>
        <w:t>在未来的工作中，我们</w:t>
      </w:r>
      <w:r w:rsidR="004E0AF1">
        <w:rPr>
          <w:rFonts w:ascii="Times New Roman" w:eastAsia="宋体" w:hAnsi="Times New Roman" w:cs="Times New Roman" w:hint="eastAsia"/>
        </w:rPr>
        <w:t>将</w:t>
      </w:r>
      <w:r>
        <w:rPr>
          <w:rFonts w:ascii="Times New Roman" w:eastAsia="宋体" w:hAnsi="Times New Roman" w:cs="Times New Roman" w:hint="eastAsia"/>
        </w:rPr>
        <w:t>考虑</w:t>
      </w:r>
      <w:r w:rsidR="00AA6E4B">
        <w:rPr>
          <w:rFonts w:ascii="Times New Roman" w:eastAsia="宋体" w:hAnsi="Times New Roman" w:cs="Times New Roman" w:hint="eastAsia"/>
        </w:rPr>
        <w:t>使用位宽</w:t>
      </w:r>
      <w:r>
        <w:rPr>
          <w:rFonts w:ascii="Times New Roman" w:eastAsia="宋体" w:hAnsi="Times New Roman" w:cs="Times New Roman" w:hint="eastAsia"/>
        </w:rPr>
        <w:t>可配置的乘法器</w:t>
      </w:r>
      <w:r w:rsidR="00AA6E4B">
        <w:rPr>
          <w:rFonts w:ascii="Times New Roman" w:eastAsia="宋体" w:hAnsi="Times New Roman" w:cs="Times New Roman" w:hint="eastAsia"/>
        </w:rPr>
        <w:t>和</w:t>
      </w:r>
      <w:r w:rsidR="00AA6E4B">
        <w:rPr>
          <w:rFonts w:ascii="Times New Roman" w:eastAsia="宋体" w:hAnsi="Times New Roman" w:cs="Times New Roman" w:hint="eastAsia"/>
        </w:rPr>
        <w:t>PE</w:t>
      </w:r>
      <w:r w:rsidR="00AA6E4B">
        <w:rPr>
          <w:rFonts w:ascii="Times New Roman" w:eastAsia="宋体" w:hAnsi="Times New Roman" w:cs="Times New Roman" w:hint="eastAsia"/>
        </w:rPr>
        <w:t>阵列，将本文量化后的不同权重位宽的神经网络在</w:t>
      </w:r>
      <w:r w:rsidR="00AA6E4B">
        <w:rPr>
          <w:rFonts w:ascii="Times New Roman" w:eastAsia="宋体" w:hAnsi="Times New Roman" w:cs="Times New Roman" w:hint="eastAsia"/>
        </w:rPr>
        <w:t>ASIC</w:t>
      </w:r>
      <w:r w:rsidR="00AA6E4B">
        <w:rPr>
          <w:rFonts w:ascii="Times New Roman" w:eastAsia="宋体" w:hAnsi="Times New Roman" w:cs="Times New Roman" w:hint="eastAsia"/>
        </w:rPr>
        <w:t>芯片中进行硬件实现用于心律检测。</w:t>
      </w:r>
    </w:p>
    <w:p w14:paraId="023D253D" w14:textId="77777777" w:rsidR="00AA6E4B" w:rsidRPr="00AA6E4B" w:rsidRDefault="00AA6E4B" w:rsidP="00AA6E4B">
      <w:pPr>
        <w:ind w:firstLineChars="200" w:firstLine="420"/>
        <w:rPr>
          <w:rFonts w:ascii="Times New Roman" w:eastAsia="宋体" w:hAnsi="Times New Roman" w:cs="Times New Roman"/>
        </w:rPr>
      </w:pPr>
    </w:p>
    <w:p w14:paraId="6BE77A19" w14:textId="77777777" w:rsidR="003A2831" w:rsidRPr="004E0AF1" w:rsidRDefault="003A2831" w:rsidP="004E0AF1">
      <w:pPr>
        <w:jc w:val="center"/>
        <w:rPr>
          <w:rFonts w:ascii="Times New Roman" w:hAnsi="Times New Roman" w:cs="Times New Roman"/>
        </w:rPr>
      </w:pPr>
      <w:r w:rsidRPr="004E0AF1">
        <w:rPr>
          <w:rFonts w:ascii="Times New Roman" w:hAnsi="Times New Roman" w:cs="Times New Roman"/>
        </w:rPr>
        <w:t>REFERENCES</w:t>
      </w:r>
    </w:p>
    <w:bookmarkStart w:id="57" w:name="_Ref28540856"/>
    <w:p w14:paraId="2A44096B" w14:textId="77777777" w:rsidR="003A2831" w:rsidRPr="00E52138" w:rsidRDefault="003A2831" w:rsidP="003A2831">
      <w:pPr>
        <w:pStyle w:val="a9"/>
        <w:numPr>
          <w:ilvl w:val="0"/>
          <w:numId w:val="12"/>
        </w:numPr>
        <w:ind w:firstLineChars="0"/>
        <w:rPr>
          <w:rFonts w:ascii="Arial" w:hAnsi="Arial" w:cs="Arial"/>
        </w:rPr>
      </w:pPr>
      <w:r>
        <w:fldChar w:fldCharType="begin"/>
      </w:r>
      <w:r>
        <w:instrText xml:space="preserve"> HYPERLINK "https://www.texasheart.org/heart-health/heart-information-center/topics/arrhythmia/" </w:instrText>
      </w:r>
      <w:r>
        <w:fldChar w:fldCharType="separate"/>
      </w:r>
      <w:bookmarkStart w:id="58" w:name="_Ref28541168"/>
      <w:r>
        <w:rPr>
          <w:rStyle w:val="af1"/>
        </w:rPr>
        <w:t>https://www.texasheart.org/heart-health/heart-information-center/topics/arrhythmia/</w:t>
      </w:r>
      <w:bookmarkEnd w:id="58"/>
      <w:r>
        <w:rPr>
          <w:rStyle w:val="af1"/>
        </w:rPr>
        <w:fldChar w:fldCharType="end"/>
      </w:r>
    </w:p>
    <w:p w14:paraId="0F2A1CEC" w14:textId="77777777" w:rsidR="003A2831" w:rsidRPr="00173BEC" w:rsidRDefault="003A2831" w:rsidP="003A2831">
      <w:pPr>
        <w:pStyle w:val="a9"/>
        <w:numPr>
          <w:ilvl w:val="0"/>
          <w:numId w:val="12"/>
        </w:numPr>
        <w:ind w:firstLineChars="0"/>
        <w:rPr>
          <w:rFonts w:ascii="Arial" w:hAnsi="Arial" w:cs="Arial"/>
        </w:rPr>
      </w:pPr>
      <w:bookmarkStart w:id="59" w:name="_Ref28541386"/>
      <w:bookmarkStart w:id="60" w:name="_Ref28540985"/>
      <w:r w:rsidRPr="00E52138">
        <w:t>Organization W H . WHO | Noncommunicable diseases country profile</w:t>
      </w:r>
      <w:r>
        <w:t xml:space="preserve">s 2018[J]. </w:t>
      </w:r>
      <w:proofErr w:type="spellStart"/>
      <w:r>
        <w:t>Scand</w:t>
      </w:r>
      <w:proofErr w:type="spellEnd"/>
      <w:r>
        <w:t xml:space="preserve"> J Soc Med, 2018</w:t>
      </w:r>
      <w:r w:rsidRPr="00E52138">
        <w:t>, 14(1):7-14.</w:t>
      </w:r>
      <w:bookmarkEnd w:id="59"/>
    </w:p>
    <w:p w14:paraId="5DA45569" w14:textId="77777777" w:rsidR="003A2831" w:rsidRPr="00173BEC" w:rsidRDefault="00E05CE3" w:rsidP="003A2831">
      <w:pPr>
        <w:pStyle w:val="a9"/>
        <w:numPr>
          <w:ilvl w:val="0"/>
          <w:numId w:val="12"/>
        </w:numPr>
        <w:ind w:firstLineChars="0"/>
        <w:rPr>
          <w:rFonts w:ascii="Arial" w:hAnsi="Arial" w:cs="Arial"/>
        </w:rPr>
      </w:pPr>
      <w:hyperlink r:id="rId60" w:history="1">
        <w:bookmarkStart w:id="61" w:name="_Ref28540975"/>
        <w:r w:rsidR="003A2831">
          <w:rPr>
            <w:rStyle w:val="af1"/>
          </w:rPr>
          <w:t>https://www.heart.org/en/health-topics/arrhythmia/symptoms-diagnosis--monitoring-of-arrhythmia</w:t>
        </w:r>
        <w:bookmarkEnd w:id="61"/>
      </w:hyperlink>
    </w:p>
    <w:p w14:paraId="046D8885" w14:textId="77777777" w:rsidR="003A2831" w:rsidRPr="007B7F98" w:rsidRDefault="003A2831" w:rsidP="003A2831">
      <w:pPr>
        <w:pStyle w:val="a9"/>
        <w:numPr>
          <w:ilvl w:val="0"/>
          <w:numId w:val="12"/>
        </w:numPr>
        <w:ind w:firstLineChars="0"/>
        <w:rPr>
          <w:rFonts w:ascii="Arial" w:hAnsi="Arial" w:cs="Arial"/>
          <w:color w:val="FF0000"/>
        </w:rPr>
      </w:pPr>
      <w:bookmarkStart w:id="62" w:name="_Ref28541406"/>
      <w:r w:rsidRPr="007B7F98">
        <w:rPr>
          <w:rFonts w:ascii="Arial" w:hAnsi="Arial" w:cs="Arial"/>
          <w:color w:val="FF0000"/>
        </w:rPr>
        <w:t>Al-Khatib SM et al 2018 2017 aha/acc/</w:t>
      </w:r>
      <w:proofErr w:type="spellStart"/>
      <w:r w:rsidRPr="007B7F98">
        <w:rPr>
          <w:rFonts w:ascii="Arial" w:hAnsi="Arial" w:cs="Arial"/>
          <w:color w:val="FF0000"/>
        </w:rPr>
        <w:t>hrs</w:t>
      </w:r>
      <w:proofErr w:type="spellEnd"/>
      <w:r w:rsidRPr="007B7F98">
        <w:rPr>
          <w:rFonts w:ascii="Arial" w:hAnsi="Arial" w:cs="Arial"/>
          <w:color w:val="FF0000"/>
        </w:rPr>
        <w:t xml:space="preserve"> guideline for management of patients with ventricular arrhythmias and the prevention of sudden cardiac death: a report of the American College of Cardiology/American Heart Association task force on clinical practice guidelines and the heart rhythm society J. Am. Coll. </w:t>
      </w:r>
      <w:proofErr w:type="spellStart"/>
      <w:r w:rsidRPr="007B7F98">
        <w:rPr>
          <w:rFonts w:ascii="Arial" w:hAnsi="Arial" w:cs="Arial"/>
          <w:color w:val="FF0000"/>
        </w:rPr>
        <w:t>Cardiol</w:t>
      </w:r>
      <w:proofErr w:type="spellEnd"/>
      <w:r w:rsidRPr="007B7F98">
        <w:rPr>
          <w:rFonts w:ascii="Arial" w:hAnsi="Arial" w:cs="Arial"/>
          <w:color w:val="FF0000"/>
        </w:rPr>
        <w:t>. 72 e91–220</w:t>
      </w:r>
      <w:bookmarkEnd w:id="57"/>
      <w:bookmarkEnd w:id="60"/>
      <w:bookmarkEnd w:id="62"/>
    </w:p>
    <w:p w14:paraId="791B14F4" w14:textId="77777777" w:rsidR="003A2831" w:rsidRPr="00173BEC" w:rsidRDefault="003A2831" w:rsidP="003A2831">
      <w:pPr>
        <w:pStyle w:val="a9"/>
        <w:numPr>
          <w:ilvl w:val="0"/>
          <w:numId w:val="12"/>
        </w:numPr>
        <w:ind w:firstLineChars="0"/>
        <w:rPr>
          <w:rFonts w:ascii="Arial" w:hAnsi="Arial" w:cs="Arial"/>
        </w:rPr>
      </w:pPr>
      <w:bookmarkStart w:id="63" w:name="_nebEA9B8E79_4A65_4548_BD3F_5846B0A59E1A"/>
      <w:r w:rsidRPr="007027B3">
        <w:rPr>
          <w:rFonts w:ascii="Times New Roman" w:eastAsia="宋体" w:hAnsi="Times New Roman" w:cs="Times New Roman"/>
          <w:color w:val="000000"/>
          <w:kern w:val="0"/>
          <w:sz w:val="20"/>
          <w:szCs w:val="20"/>
        </w:rPr>
        <w:t xml:space="preserve">S. Hong, Y. Zhou, M. Wu, J. Shang, Q. Wang, H. Li, and J. </w:t>
      </w:r>
      <w:proofErr w:type="spellStart"/>
      <w:r w:rsidRPr="007027B3">
        <w:rPr>
          <w:rFonts w:ascii="Times New Roman" w:eastAsia="宋体" w:hAnsi="Times New Roman" w:cs="Times New Roman"/>
          <w:color w:val="000000"/>
          <w:kern w:val="0"/>
          <w:sz w:val="20"/>
          <w:szCs w:val="20"/>
        </w:rPr>
        <w:t>Xie</w:t>
      </w:r>
      <w:proofErr w:type="spellEnd"/>
      <w:r w:rsidRPr="007027B3">
        <w:rPr>
          <w:rFonts w:ascii="Times New Roman" w:eastAsia="宋体" w:hAnsi="Times New Roman" w:cs="Times New Roman"/>
          <w:color w:val="000000"/>
          <w:kern w:val="0"/>
          <w:sz w:val="20"/>
          <w:szCs w:val="20"/>
        </w:rPr>
        <w:t xml:space="preserve">, "Combining deep neural networks and engineered features for cardiac arrhythmia detection from ECG recordings," </w:t>
      </w:r>
      <w:r w:rsidRPr="007027B3">
        <w:rPr>
          <w:rFonts w:ascii="Times New Roman" w:eastAsia="宋体" w:hAnsi="Times New Roman" w:cs="Times New Roman"/>
          <w:i/>
          <w:iCs/>
          <w:color w:val="000000"/>
          <w:kern w:val="0"/>
          <w:sz w:val="20"/>
          <w:szCs w:val="20"/>
        </w:rPr>
        <w:t xml:space="preserve">Physiological Measurement, </w:t>
      </w:r>
      <w:r w:rsidRPr="007027B3">
        <w:rPr>
          <w:rFonts w:ascii="Times New Roman" w:eastAsia="宋体" w:hAnsi="Times New Roman" w:cs="Times New Roman"/>
          <w:color w:val="000000"/>
          <w:kern w:val="0"/>
          <w:sz w:val="20"/>
          <w:szCs w:val="20"/>
        </w:rPr>
        <w:t>vol. 40, p. 054009, 2019-06-04 2019.</w:t>
      </w:r>
      <w:bookmarkEnd w:id="63"/>
    </w:p>
    <w:p w14:paraId="1EFFCF27" w14:textId="77777777" w:rsidR="003A2831" w:rsidRPr="007027B3" w:rsidRDefault="003A2831" w:rsidP="003A2831">
      <w:pPr>
        <w:pStyle w:val="a9"/>
        <w:numPr>
          <w:ilvl w:val="0"/>
          <w:numId w:val="12"/>
        </w:numPr>
        <w:ind w:firstLineChars="0"/>
        <w:rPr>
          <w:rFonts w:ascii="Arial" w:hAnsi="Arial" w:cs="Arial"/>
        </w:rPr>
      </w:pPr>
      <w:bookmarkStart w:id="64" w:name="_Ref29844259"/>
      <w:r w:rsidRPr="007027B3">
        <w:rPr>
          <w:rFonts w:ascii="Times New Roman" w:eastAsia="宋体" w:hAnsi="Times New Roman" w:cs="Times New Roman"/>
          <w:color w:val="000000"/>
          <w:kern w:val="0"/>
          <w:sz w:val="20"/>
          <w:szCs w:val="20"/>
        </w:rPr>
        <w:t xml:space="preserve">P. de Chazal, R. R. B. and O. M., "Automatic classification of heartbeats using ECG morphology and heartbeat interval features," </w:t>
      </w:r>
      <w:r w:rsidRPr="007027B3">
        <w:rPr>
          <w:rFonts w:ascii="Times New Roman" w:eastAsia="宋体" w:hAnsi="Times New Roman" w:cs="Times New Roman"/>
          <w:i/>
          <w:iCs/>
          <w:color w:val="000000"/>
          <w:kern w:val="0"/>
          <w:sz w:val="20"/>
          <w:szCs w:val="20"/>
        </w:rPr>
        <w:t xml:space="preserve">IEEE Transactions on Biomedical Engineering, </w:t>
      </w:r>
      <w:r w:rsidRPr="007027B3">
        <w:rPr>
          <w:rFonts w:ascii="Times New Roman" w:eastAsia="宋体" w:hAnsi="Times New Roman" w:cs="Times New Roman"/>
          <w:color w:val="000000"/>
          <w:kern w:val="0"/>
          <w:sz w:val="20"/>
          <w:szCs w:val="20"/>
        </w:rPr>
        <w:t>vol. 51, pp. 1196-1206, 2004.</w:t>
      </w:r>
      <w:bookmarkEnd w:id="64"/>
    </w:p>
    <w:p w14:paraId="56BABE0B" w14:textId="77777777" w:rsidR="003A2831" w:rsidRPr="007B7F98" w:rsidRDefault="003A2831" w:rsidP="003A2831">
      <w:pPr>
        <w:pStyle w:val="a9"/>
        <w:numPr>
          <w:ilvl w:val="0"/>
          <w:numId w:val="12"/>
        </w:numPr>
        <w:ind w:firstLineChars="0"/>
        <w:rPr>
          <w:rFonts w:ascii="Arial" w:hAnsi="Arial" w:cs="Arial"/>
        </w:rPr>
      </w:pPr>
      <w:bookmarkStart w:id="65" w:name="_nebE35060EA_486B_4266_AE93_198111A91E62"/>
      <w:bookmarkStart w:id="66" w:name="_neb2E2D318A_A9B1_4A84_B9C6_7066F0199E6F"/>
      <w:bookmarkStart w:id="67" w:name="_Ref29654648"/>
      <w:r w:rsidRPr="007B7F98">
        <w:rPr>
          <w:rFonts w:ascii="Times New Roman" w:eastAsia="宋体" w:hAnsi="Times New Roman" w:cs="Times New Roman"/>
          <w:color w:val="000000"/>
          <w:kern w:val="0"/>
          <w:sz w:val="20"/>
          <w:szCs w:val="20"/>
        </w:rPr>
        <w:t xml:space="preserve">K. S. Park, B. H. Cho, D. H. Lee, S. H. Song, J. S. Lee, Y. J. Chee, I. Y. Kim, and S. I. Kim, "Hierarchical support vector machine based heartbeat classification using higher order statistics and </w:t>
      </w:r>
      <w:proofErr w:type="spellStart"/>
      <w:r w:rsidRPr="007B7F98">
        <w:rPr>
          <w:rFonts w:ascii="Times New Roman" w:eastAsia="宋体" w:hAnsi="Times New Roman" w:cs="Times New Roman"/>
          <w:color w:val="000000"/>
          <w:kern w:val="0"/>
          <w:sz w:val="20"/>
          <w:szCs w:val="20"/>
        </w:rPr>
        <w:t>hermite</w:t>
      </w:r>
      <w:proofErr w:type="spellEnd"/>
      <w:r w:rsidRPr="007B7F98">
        <w:rPr>
          <w:rFonts w:ascii="Times New Roman" w:eastAsia="宋体" w:hAnsi="Times New Roman" w:cs="Times New Roman"/>
          <w:color w:val="000000"/>
          <w:kern w:val="0"/>
          <w:sz w:val="20"/>
          <w:szCs w:val="20"/>
        </w:rPr>
        <w:t xml:space="preserve"> basis function," in </w:t>
      </w:r>
      <w:r w:rsidRPr="007B7F98">
        <w:rPr>
          <w:rFonts w:ascii="Times New Roman" w:eastAsia="宋体" w:hAnsi="Times New Roman" w:cs="Times New Roman"/>
          <w:i/>
          <w:iCs/>
          <w:color w:val="000000"/>
          <w:kern w:val="0"/>
          <w:sz w:val="20"/>
          <w:szCs w:val="20"/>
        </w:rPr>
        <w:t>2008 Computers in Cardiology,2008 Computers in Cardiology</w:t>
      </w:r>
      <w:r w:rsidRPr="007B7F98">
        <w:rPr>
          <w:rFonts w:ascii="Times New Roman" w:eastAsia="宋体" w:hAnsi="Times New Roman" w:cs="Times New Roman"/>
          <w:color w:val="000000"/>
          <w:kern w:val="0"/>
          <w:sz w:val="20"/>
          <w:szCs w:val="20"/>
        </w:rPr>
        <w:t xml:space="preserve">, 2008, </w:t>
      </w:r>
      <w:r w:rsidRPr="007B7F98">
        <w:rPr>
          <w:rFonts w:ascii="Times New Roman" w:eastAsia="宋体" w:hAnsi="Times New Roman" w:cs="Times New Roman"/>
          <w:color w:val="000000"/>
          <w:kern w:val="0"/>
          <w:sz w:val="20"/>
          <w:szCs w:val="20"/>
        </w:rPr>
        <w:lastRenderedPageBreak/>
        <w:t>pp. 229-232.</w:t>
      </w:r>
      <w:bookmarkEnd w:id="65"/>
    </w:p>
    <w:p w14:paraId="551992A6" w14:textId="77777777" w:rsidR="003A2831" w:rsidRPr="007B7F98" w:rsidRDefault="003A2831" w:rsidP="003A2831">
      <w:pPr>
        <w:pStyle w:val="a9"/>
        <w:numPr>
          <w:ilvl w:val="0"/>
          <w:numId w:val="12"/>
        </w:numPr>
        <w:ind w:firstLineChars="0"/>
        <w:rPr>
          <w:rFonts w:ascii="Arial" w:hAnsi="Arial" w:cs="Arial"/>
        </w:rPr>
      </w:pPr>
      <w:bookmarkStart w:id="68" w:name="_Ref29844284"/>
      <w:r w:rsidRPr="007B7F98">
        <w:rPr>
          <w:rFonts w:ascii="Times New Roman" w:eastAsia="宋体" w:hAnsi="Times New Roman" w:cs="Times New Roman"/>
          <w:color w:val="000000"/>
          <w:kern w:val="0"/>
          <w:sz w:val="20"/>
          <w:szCs w:val="20"/>
        </w:rPr>
        <w:t xml:space="preserve">M. </w:t>
      </w:r>
      <w:proofErr w:type="spellStart"/>
      <w:r w:rsidRPr="007B7F98">
        <w:rPr>
          <w:rFonts w:ascii="Times New Roman" w:eastAsia="宋体" w:hAnsi="Times New Roman" w:cs="Times New Roman"/>
          <w:color w:val="000000"/>
          <w:kern w:val="0"/>
          <w:sz w:val="20"/>
          <w:szCs w:val="20"/>
        </w:rPr>
        <w:t>Llamedo</w:t>
      </w:r>
      <w:proofErr w:type="spellEnd"/>
      <w:r w:rsidRPr="007B7F98">
        <w:rPr>
          <w:rFonts w:ascii="Times New Roman" w:eastAsia="宋体" w:hAnsi="Times New Roman" w:cs="Times New Roman"/>
          <w:color w:val="000000"/>
          <w:kern w:val="0"/>
          <w:sz w:val="20"/>
          <w:szCs w:val="20"/>
        </w:rPr>
        <w:t xml:space="preserve"> and J. P. Martinez, "Heartbeat Classification Using Feature Selection Driven by Database Generalization Criteria," </w:t>
      </w:r>
      <w:r w:rsidRPr="007B7F98">
        <w:rPr>
          <w:rFonts w:ascii="Times New Roman" w:eastAsia="宋体" w:hAnsi="Times New Roman" w:cs="Times New Roman"/>
          <w:i/>
          <w:iCs/>
          <w:color w:val="000000"/>
          <w:kern w:val="0"/>
          <w:sz w:val="20"/>
          <w:szCs w:val="20"/>
        </w:rPr>
        <w:t xml:space="preserve">IEEE Transactions on Biomedical Engineering, </w:t>
      </w:r>
      <w:r w:rsidRPr="007B7F98">
        <w:rPr>
          <w:rFonts w:ascii="Times New Roman" w:eastAsia="宋体" w:hAnsi="Times New Roman" w:cs="Times New Roman"/>
          <w:color w:val="000000"/>
          <w:kern w:val="0"/>
          <w:sz w:val="20"/>
          <w:szCs w:val="20"/>
        </w:rPr>
        <w:t>vol. 58, pp. 616-625, 2011.</w:t>
      </w:r>
      <w:bookmarkEnd w:id="66"/>
      <w:bookmarkEnd w:id="68"/>
    </w:p>
    <w:p w14:paraId="511BBE4C" w14:textId="77777777" w:rsidR="003A2831" w:rsidRPr="007B7F98" w:rsidRDefault="003A2831" w:rsidP="003A2831">
      <w:pPr>
        <w:pStyle w:val="a9"/>
        <w:numPr>
          <w:ilvl w:val="0"/>
          <w:numId w:val="12"/>
        </w:numPr>
        <w:ind w:firstLineChars="0"/>
        <w:rPr>
          <w:rFonts w:ascii="Arial" w:hAnsi="Arial" w:cs="Arial"/>
        </w:rPr>
      </w:pPr>
      <w:bookmarkStart w:id="69" w:name="_neb8A8DCAD4_2246_46D9_8463_BEB2251113EE"/>
      <w:bookmarkStart w:id="70" w:name="_neb54DE1EA6_FE14_4FD1_A9DE_0E50149F0B1E"/>
      <w:bookmarkStart w:id="71" w:name="_Ref29716822"/>
      <w:bookmarkEnd w:id="67"/>
      <w:r w:rsidRPr="007B7F98">
        <w:rPr>
          <w:rFonts w:ascii="Times New Roman" w:eastAsia="宋体" w:hAnsi="Times New Roman" w:cs="Times New Roman"/>
          <w:color w:val="000000"/>
          <w:kern w:val="0"/>
          <w:sz w:val="20"/>
          <w:szCs w:val="20"/>
        </w:rPr>
        <w:t xml:space="preserve">P. </w:t>
      </w:r>
      <w:proofErr w:type="spellStart"/>
      <w:r w:rsidRPr="007B7F98">
        <w:rPr>
          <w:rFonts w:ascii="Times New Roman" w:eastAsia="宋体" w:hAnsi="Times New Roman" w:cs="Times New Roman"/>
          <w:color w:val="000000"/>
          <w:kern w:val="0"/>
          <w:sz w:val="20"/>
          <w:szCs w:val="20"/>
        </w:rPr>
        <w:t>Pławiak</w:t>
      </w:r>
      <w:proofErr w:type="spellEnd"/>
      <w:r w:rsidRPr="007B7F98">
        <w:rPr>
          <w:rFonts w:ascii="Times New Roman" w:eastAsia="宋体" w:hAnsi="Times New Roman" w:cs="Times New Roman"/>
          <w:color w:val="000000"/>
          <w:kern w:val="0"/>
          <w:sz w:val="20"/>
          <w:szCs w:val="20"/>
        </w:rPr>
        <w:t xml:space="preserve">, "Novel methodology of cardiac health recognition based on ECG signals and evolutionary-neural system," </w:t>
      </w:r>
      <w:r w:rsidRPr="007B7F98">
        <w:rPr>
          <w:rFonts w:ascii="Times New Roman" w:eastAsia="宋体" w:hAnsi="Times New Roman" w:cs="Times New Roman"/>
          <w:i/>
          <w:iCs/>
          <w:color w:val="000000"/>
          <w:kern w:val="0"/>
          <w:sz w:val="20"/>
          <w:szCs w:val="20"/>
        </w:rPr>
        <w:t xml:space="preserve">Expert Systems with Applications, </w:t>
      </w:r>
      <w:r w:rsidRPr="007B7F98">
        <w:rPr>
          <w:rFonts w:ascii="Times New Roman" w:eastAsia="宋体" w:hAnsi="Times New Roman" w:cs="Times New Roman"/>
          <w:color w:val="000000"/>
          <w:kern w:val="0"/>
          <w:sz w:val="20"/>
          <w:szCs w:val="20"/>
        </w:rPr>
        <w:t>vol. 92, pp. 334-349, 2018.</w:t>
      </w:r>
      <w:bookmarkEnd w:id="69"/>
    </w:p>
    <w:p w14:paraId="30605B34" w14:textId="77777777" w:rsidR="003A2831" w:rsidRPr="007B7F98" w:rsidRDefault="003A2831" w:rsidP="003A2831">
      <w:pPr>
        <w:pStyle w:val="a9"/>
        <w:numPr>
          <w:ilvl w:val="0"/>
          <w:numId w:val="12"/>
        </w:numPr>
        <w:ind w:firstLineChars="0"/>
        <w:rPr>
          <w:rFonts w:ascii="Arial" w:hAnsi="Arial" w:cs="Arial"/>
        </w:rPr>
      </w:pPr>
      <w:bookmarkStart w:id="72" w:name="_Ref29844311"/>
      <w:r w:rsidRPr="007B7F98">
        <w:rPr>
          <w:rFonts w:ascii="Times New Roman" w:eastAsia="宋体" w:hAnsi="Times New Roman" w:cs="Times New Roman"/>
          <w:color w:val="000000"/>
          <w:kern w:val="0"/>
          <w:sz w:val="20"/>
          <w:szCs w:val="20"/>
        </w:rPr>
        <w:t xml:space="preserve">S. </w:t>
      </w:r>
      <w:proofErr w:type="spellStart"/>
      <w:r w:rsidRPr="007B7F98">
        <w:rPr>
          <w:rFonts w:ascii="Times New Roman" w:eastAsia="宋体" w:hAnsi="Times New Roman" w:cs="Times New Roman"/>
          <w:color w:val="000000"/>
          <w:kern w:val="0"/>
          <w:sz w:val="20"/>
          <w:szCs w:val="20"/>
        </w:rPr>
        <w:t>Parvaneh</w:t>
      </w:r>
      <w:proofErr w:type="spellEnd"/>
      <w:r w:rsidRPr="007B7F98">
        <w:rPr>
          <w:rFonts w:ascii="Times New Roman" w:eastAsia="宋体" w:hAnsi="Times New Roman" w:cs="Times New Roman"/>
          <w:color w:val="000000"/>
          <w:kern w:val="0"/>
          <w:sz w:val="20"/>
          <w:szCs w:val="20"/>
        </w:rPr>
        <w:t xml:space="preserve">, J. Rubin, S. </w:t>
      </w:r>
      <w:proofErr w:type="spellStart"/>
      <w:r w:rsidRPr="007B7F98">
        <w:rPr>
          <w:rFonts w:ascii="Times New Roman" w:eastAsia="宋体" w:hAnsi="Times New Roman" w:cs="Times New Roman"/>
          <w:color w:val="000000"/>
          <w:kern w:val="0"/>
          <w:sz w:val="20"/>
          <w:szCs w:val="20"/>
        </w:rPr>
        <w:t>Babaeizadeh</w:t>
      </w:r>
      <w:proofErr w:type="spellEnd"/>
      <w:r w:rsidRPr="007B7F98">
        <w:rPr>
          <w:rFonts w:ascii="Times New Roman" w:eastAsia="宋体" w:hAnsi="Times New Roman" w:cs="Times New Roman"/>
          <w:color w:val="000000"/>
          <w:kern w:val="0"/>
          <w:sz w:val="20"/>
          <w:szCs w:val="20"/>
        </w:rPr>
        <w:t xml:space="preserve">, and M. Xu-Wilson, "Cardiac arrhythmia detection using deep learning: A review," </w:t>
      </w:r>
      <w:r w:rsidRPr="007B7F98">
        <w:rPr>
          <w:rFonts w:ascii="Times New Roman" w:eastAsia="宋体" w:hAnsi="Times New Roman" w:cs="Times New Roman"/>
          <w:i/>
          <w:iCs/>
          <w:color w:val="000000"/>
          <w:kern w:val="0"/>
          <w:sz w:val="20"/>
          <w:szCs w:val="20"/>
        </w:rPr>
        <w:t xml:space="preserve">Journal of </w:t>
      </w:r>
      <w:proofErr w:type="spellStart"/>
      <w:r w:rsidRPr="007B7F98">
        <w:rPr>
          <w:rFonts w:ascii="Times New Roman" w:eastAsia="宋体" w:hAnsi="Times New Roman" w:cs="Times New Roman"/>
          <w:i/>
          <w:iCs/>
          <w:color w:val="000000"/>
          <w:kern w:val="0"/>
          <w:sz w:val="20"/>
          <w:szCs w:val="20"/>
        </w:rPr>
        <w:t>Electrocardiology</w:t>
      </w:r>
      <w:proofErr w:type="spellEnd"/>
      <w:r w:rsidRPr="007B7F98">
        <w:rPr>
          <w:rFonts w:ascii="Times New Roman" w:eastAsia="宋体" w:hAnsi="Times New Roman" w:cs="Times New Roman"/>
          <w:i/>
          <w:iCs/>
          <w:color w:val="000000"/>
          <w:kern w:val="0"/>
          <w:sz w:val="20"/>
          <w:szCs w:val="20"/>
        </w:rPr>
        <w:t xml:space="preserve">, </w:t>
      </w:r>
      <w:r w:rsidRPr="007B7F98">
        <w:rPr>
          <w:rFonts w:ascii="Times New Roman" w:eastAsia="宋体" w:hAnsi="Times New Roman" w:cs="Times New Roman"/>
          <w:color w:val="000000"/>
          <w:kern w:val="0"/>
          <w:sz w:val="20"/>
          <w:szCs w:val="20"/>
        </w:rPr>
        <w:t>vol. 57, pp. S70-S74, 2019.</w:t>
      </w:r>
      <w:bookmarkEnd w:id="70"/>
      <w:bookmarkEnd w:id="72"/>
    </w:p>
    <w:p w14:paraId="7B979B73" w14:textId="77777777" w:rsidR="003A2831" w:rsidRPr="007B7F98" w:rsidRDefault="003A2831" w:rsidP="003A2831">
      <w:pPr>
        <w:pStyle w:val="a9"/>
        <w:numPr>
          <w:ilvl w:val="0"/>
          <w:numId w:val="12"/>
        </w:numPr>
        <w:ind w:firstLineChars="0"/>
        <w:rPr>
          <w:rFonts w:ascii="Arial" w:hAnsi="Arial" w:cs="Arial"/>
        </w:rPr>
      </w:pPr>
      <w:bookmarkStart w:id="73" w:name="_neb3673D717_DFDD_4846_B310_A54C6E397CA0"/>
      <w:bookmarkStart w:id="74" w:name="_neb5B8AB2F6_BE49_4BD2_A015_18A3E7ED3B5D"/>
      <w:bookmarkStart w:id="75" w:name="_Ref29720631"/>
      <w:bookmarkEnd w:id="71"/>
      <w:r w:rsidRPr="007B7F98">
        <w:rPr>
          <w:rFonts w:ascii="Times New Roman" w:eastAsia="宋体" w:hAnsi="Times New Roman" w:cs="Times New Roman"/>
          <w:color w:val="000000"/>
          <w:kern w:val="0"/>
          <w:sz w:val="20"/>
          <w:szCs w:val="20"/>
        </w:rPr>
        <w:t xml:space="preserve">S. </w:t>
      </w:r>
      <w:proofErr w:type="spellStart"/>
      <w:r w:rsidRPr="007B7F98">
        <w:rPr>
          <w:rFonts w:ascii="Times New Roman" w:eastAsia="宋体" w:hAnsi="Times New Roman" w:cs="Times New Roman"/>
          <w:color w:val="000000"/>
          <w:kern w:val="0"/>
          <w:sz w:val="20"/>
          <w:szCs w:val="20"/>
        </w:rPr>
        <w:t>Kiranyaz</w:t>
      </w:r>
      <w:proofErr w:type="spellEnd"/>
      <w:r w:rsidRPr="007B7F98">
        <w:rPr>
          <w:rFonts w:ascii="Times New Roman" w:eastAsia="宋体" w:hAnsi="Times New Roman" w:cs="Times New Roman"/>
          <w:color w:val="000000"/>
          <w:kern w:val="0"/>
          <w:sz w:val="20"/>
          <w:szCs w:val="20"/>
        </w:rPr>
        <w:t xml:space="preserve">, T. Ince and M. </w:t>
      </w:r>
      <w:proofErr w:type="spellStart"/>
      <w:r w:rsidRPr="007B7F98">
        <w:rPr>
          <w:rFonts w:ascii="Times New Roman" w:eastAsia="宋体" w:hAnsi="Times New Roman" w:cs="Times New Roman"/>
          <w:color w:val="000000"/>
          <w:kern w:val="0"/>
          <w:sz w:val="20"/>
          <w:szCs w:val="20"/>
        </w:rPr>
        <w:t>Gabbouj</w:t>
      </w:r>
      <w:proofErr w:type="spellEnd"/>
      <w:r w:rsidRPr="007B7F98">
        <w:rPr>
          <w:rFonts w:ascii="Times New Roman" w:eastAsia="宋体" w:hAnsi="Times New Roman" w:cs="Times New Roman"/>
          <w:color w:val="000000"/>
          <w:kern w:val="0"/>
          <w:sz w:val="20"/>
          <w:szCs w:val="20"/>
        </w:rPr>
        <w:t xml:space="preserve">, "Real-Time Patient-Specific ECG Classification by 1-D Convolutional Neural Networks," </w:t>
      </w:r>
      <w:r w:rsidRPr="007B7F98">
        <w:rPr>
          <w:rFonts w:ascii="Times New Roman" w:eastAsia="宋体" w:hAnsi="Times New Roman" w:cs="Times New Roman"/>
          <w:i/>
          <w:iCs/>
          <w:color w:val="000000"/>
          <w:kern w:val="0"/>
          <w:sz w:val="20"/>
          <w:szCs w:val="20"/>
        </w:rPr>
        <w:t xml:space="preserve">IEEE Transactions on Biomedical Engineering, </w:t>
      </w:r>
      <w:r w:rsidRPr="007B7F98">
        <w:rPr>
          <w:rFonts w:ascii="Times New Roman" w:eastAsia="宋体" w:hAnsi="Times New Roman" w:cs="Times New Roman"/>
          <w:color w:val="000000"/>
          <w:kern w:val="0"/>
          <w:sz w:val="20"/>
          <w:szCs w:val="20"/>
        </w:rPr>
        <w:t>vol. 63, pp. 664-675, 2016.</w:t>
      </w:r>
      <w:bookmarkEnd w:id="73"/>
    </w:p>
    <w:p w14:paraId="02338883" w14:textId="77777777" w:rsidR="003A2831" w:rsidRPr="007B7F98" w:rsidRDefault="003A2831" w:rsidP="003A2831">
      <w:pPr>
        <w:pStyle w:val="a9"/>
        <w:numPr>
          <w:ilvl w:val="0"/>
          <w:numId w:val="12"/>
        </w:numPr>
        <w:ind w:firstLineChars="0"/>
        <w:rPr>
          <w:rFonts w:ascii="Arial" w:hAnsi="Arial" w:cs="Arial"/>
        </w:rPr>
      </w:pPr>
      <w:bookmarkStart w:id="76" w:name="_nebC1882412_992B_4497_AF45_519DA858C80B"/>
      <w:r w:rsidRPr="007B7F98">
        <w:rPr>
          <w:rFonts w:ascii="Times New Roman" w:eastAsia="宋体" w:hAnsi="Times New Roman" w:cs="Times New Roman"/>
          <w:kern w:val="0"/>
          <w:sz w:val="20"/>
          <w:szCs w:val="20"/>
        </w:rPr>
        <w:t xml:space="preserve">S. S. Xu, M. </w:t>
      </w:r>
      <w:proofErr w:type="spellStart"/>
      <w:r w:rsidRPr="007B7F98">
        <w:rPr>
          <w:rFonts w:ascii="Times New Roman" w:eastAsia="宋体" w:hAnsi="Times New Roman" w:cs="Times New Roman"/>
          <w:kern w:val="0"/>
          <w:sz w:val="20"/>
          <w:szCs w:val="20"/>
        </w:rPr>
        <w:t>Mak</w:t>
      </w:r>
      <w:proofErr w:type="spellEnd"/>
      <w:r w:rsidRPr="007B7F98">
        <w:rPr>
          <w:rFonts w:ascii="Times New Roman" w:eastAsia="宋体" w:hAnsi="Times New Roman" w:cs="Times New Roman"/>
          <w:kern w:val="0"/>
          <w:sz w:val="20"/>
          <w:szCs w:val="20"/>
        </w:rPr>
        <w:t xml:space="preserve"> and C. Cheung, "Towards End-to-End ECG Classification With Raw Signal Extraction and Deep Neural Networks," </w:t>
      </w:r>
      <w:r w:rsidRPr="007B7F98">
        <w:rPr>
          <w:rFonts w:ascii="Times New Roman" w:eastAsia="宋体" w:hAnsi="Times New Roman" w:cs="Times New Roman"/>
          <w:i/>
          <w:iCs/>
          <w:kern w:val="0"/>
          <w:sz w:val="20"/>
          <w:szCs w:val="20"/>
        </w:rPr>
        <w:t xml:space="preserve">IEEE Journal of Biomedical and Health Informatics, </w:t>
      </w:r>
      <w:r w:rsidRPr="007B7F98">
        <w:rPr>
          <w:rFonts w:ascii="Times New Roman" w:eastAsia="宋体" w:hAnsi="Times New Roman" w:cs="Times New Roman"/>
          <w:kern w:val="0"/>
          <w:sz w:val="20"/>
          <w:szCs w:val="20"/>
        </w:rPr>
        <w:t>vol. 23, pp. 1574-1584, 2019.</w:t>
      </w:r>
      <w:bookmarkEnd w:id="76"/>
    </w:p>
    <w:p w14:paraId="0E08B547" w14:textId="77777777" w:rsidR="003A2831" w:rsidRPr="007B7F98" w:rsidRDefault="003A2831" w:rsidP="003A2831">
      <w:pPr>
        <w:pStyle w:val="a9"/>
        <w:numPr>
          <w:ilvl w:val="0"/>
          <w:numId w:val="12"/>
        </w:numPr>
        <w:ind w:firstLineChars="0"/>
        <w:rPr>
          <w:rFonts w:ascii="Arial" w:hAnsi="Arial" w:cs="Arial"/>
        </w:rPr>
      </w:pPr>
      <w:bookmarkStart w:id="77" w:name="_Ref29844357"/>
      <w:r w:rsidRPr="007B7F98">
        <w:rPr>
          <w:rFonts w:ascii="Times New Roman" w:eastAsia="宋体" w:hAnsi="Times New Roman" w:cs="Times New Roman"/>
          <w:color w:val="000000"/>
          <w:kern w:val="0"/>
          <w:sz w:val="20"/>
          <w:szCs w:val="20"/>
        </w:rPr>
        <w:t xml:space="preserve">J. Pan and W. J. Tompkins, "A Real-Time QRS Detection Algorithm," </w:t>
      </w:r>
      <w:r w:rsidRPr="007B7F98">
        <w:rPr>
          <w:rFonts w:ascii="Times New Roman" w:eastAsia="宋体" w:hAnsi="Times New Roman" w:cs="Times New Roman"/>
          <w:i/>
          <w:iCs/>
          <w:color w:val="000000"/>
          <w:kern w:val="0"/>
          <w:sz w:val="20"/>
          <w:szCs w:val="20"/>
        </w:rPr>
        <w:t xml:space="preserve">IEEE Transactions on Biomedical Engineering, </w:t>
      </w:r>
      <w:r w:rsidRPr="007B7F98">
        <w:rPr>
          <w:rFonts w:ascii="Times New Roman" w:eastAsia="宋体" w:hAnsi="Times New Roman" w:cs="Times New Roman"/>
          <w:color w:val="000000"/>
          <w:kern w:val="0"/>
          <w:sz w:val="20"/>
          <w:szCs w:val="20"/>
        </w:rPr>
        <w:t>vol. BME-32; BME-32, pp. 230-236, 1985-01-01; 1985-01-01 1985.</w:t>
      </w:r>
      <w:bookmarkEnd w:id="74"/>
      <w:bookmarkEnd w:id="77"/>
    </w:p>
    <w:p w14:paraId="7F1F144C" w14:textId="77777777" w:rsidR="003A2831" w:rsidRPr="007027B3" w:rsidRDefault="003A2831" w:rsidP="003A2831">
      <w:pPr>
        <w:pStyle w:val="a9"/>
        <w:numPr>
          <w:ilvl w:val="0"/>
          <w:numId w:val="12"/>
        </w:numPr>
        <w:ind w:firstLineChars="0"/>
        <w:rPr>
          <w:rFonts w:ascii="Arial" w:hAnsi="Arial" w:cs="Arial"/>
        </w:rPr>
      </w:pPr>
      <w:bookmarkStart w:id="78" w:name="_neb0352DA2C_59DB_4131_8F11_BC9BDB826678"/>
      <w:bookmarkStart w:id="79" w:name="_Ref29734284"/>
      <w:bookmarkStart w:id="80" w:name="_nebEC26FAC4_76C5_4394_97A4_CA87F5E200D1"/>
      <w:bookmarkEnd w:id="75"/>
      <w:r w:rsidRPr="007027B3">
        <w:rPr>
          <w:rFonts w:ascii="Times New Roman" w:eastAsia="宋体" w:hAnsi="Times New Roman" w:cs="Times New Roman"/>
          <w:color w:val="000000"/>
          <w:kern w:val="0"/>
          <w:sz w:val="20"/>
          <w:szCs w:val="20"/>
        </w:rPr>
        <w:t xml:space="preserve">N. Wang, J. Zhou, G. Dai, J. Huang, and Y. </w:t>
      </w:r>
      <w:proofErr w:type="spellStart"/>
      <w:r w:rsidRPr="007027B3">
        <w:rPr>
          <w:rFonts w:ascii="Times New Roman" w:eastAsia="宋体" w:hAnsi="Times New Roman" w:cs="Times New Roman"/>
          <w:color w:val="000000"/>
          <w:kern w:val="0"/>
          <w:sz w:val="20"/>
          <w:szCs w:val="20"/>
        </w:rPr>
        <w:t>Xie</w:t>
      </w:r>
      <w:proofErr w:type="spellEnd"/>
      <w:r w:rsidRPr="007027B3">
        <w:rPr>
          <w:rFonts w:ascii="Times New Roman" w:eastAsia="宋体" w:hAnsi="Times New Roman" w:cs="Times New Roman"/>
          <w:color w:val="000000"/>
          <w:kern w:val="0"/>
          <w:sz w:val="20"/>
          <w:szCs w:val="20"/>
        </w:rPr>
        <w:t xml:space="preserve">, "Energy-Efficient Intelligent ECG Monitoring for Wearable Devices," </w:t>
      </w:r>
      <w:r w:rsidRPr="007027B3">
        <w:rPr>
          <w:rFonts w:ascii="Times New Roman" w:eastAsia="宋体" w:hAnsi="Times New Roman" w:cs="Times New Roman"/>
          <w:i/>
          <w:iCs/>
          <w:color w:val="000000"/>
          <w:kern w:val="0"/>
          <w:sz w:val="20"/>
          <w:szCs w:val="20"/>
        </w:rPr>
        <w:t xml:space="preserve">IEEE Transactions on Biomedical Circuits and Systems, </w:t>
      </w:r>
      <w:r w:rsidRPr="007027B3">
        <w:rPr>
          <w:rFonts w:ascii="Times New Roman" w:eastAsia="宋体" w:hAnsi="Times New Roman" w:cs="Times New Roman"/>
          <w:color w:val="000000"/>
          <w:kern w:val="0"/>
          <w:sz w:val="20"/>
          <w:szCs w:val="20"/>
        </w:rPr>
        <w:t>vol. 13, pp. 1112-1121, 2019.</w:t>
      </w:r>
      <w:bookmarkEnd w:id="78"/>
    </w:p>
    <w:p w14:paraId="665A9E98" w14:textId="77777777" w:rsidR="003A2831" w:rsidRPr="007B7F98" w:rsidRDefault="003A2831" w:rsidP="003A2831">
      <w:pPr>
        <w:pStyle w:val="a9"/>
        <w:numPr>
          <w:ilvl w:val="0"/>
          <w:numId w:val="12"/>
        </w:numPr>
        <w:ind w:firstLineChars="0"/>
        <w:rPr>
          <w:rFonts w:ascii="Arial" w:hAnsi="Arial" w:cs="Arial"/>
        </w:rPr>
      </w:pPr>
      <w:bookmarkStart w:id="81" w:name="_nebBED78E55_7BB4_48F0_9629_D308D40996A2"/>
      <w:bookmarkStart w:id="82" w:name="_Ref29375636"/>
      <w:r w:rsidRPr="007B7F98">
        <w:rPr>
          <w:rFonts w:ascii="Times New Roman" w:eastAsia="宋体" w:hAnsi="Times New Roman" w:cs="Times New Roman"/>
          <w:color w:val="000000"/>
          <w:kern w:val="0"/>
          <w:sz w:val="20"/>
          <w:szCs w:val="20"/>
        </w:rPr>
        <w:t xml:space="preserve">Ö. </w:t>
      </w:r>
      <w:proofErr w:type="spellStart"/>
      <w:r w:rsidRPr="007B7F98">
        <w:rPr>
          <w:rFonts w:ascii="Times New Roman" w:eastAsia="宋体" w:hAnsi="Times New Roman" w:cs="Times New Roman"/>
          <w:color w:val="000000"/>
          <w:kern w:val="0"/>
          <w:sz w:val="20"/>
          <w:szCs w:val="20"/>
        </w:rPr>
        <w:t>Yıldırım</w:t>
      </w:r>
      <w:proofErr w:type="spellEnd"/>
      <w:r w:rsidRPr="007B7F98">
        <w:rPr>
          <w:rFonts w:ascii="Times New Roman" w:eastAsia="宋体" w:hAnsi="Times New Roman" w:cs="Times New Roman"/>
          <w:color w:val="000000"/>
          <w:kern w:val="0"/>
          <w:sz w:val="20"/>
          <w:szCs w:val="20"/>
        </w:rPr>
        <w:t xml:space="preserve">, P. </w:t>
      </w:r>
      <w:proofErr w:type="spellStart"/>
      <w:r w:rsidRPr="007B7F98">
        <w:rPr>
          <w:rFonts w:ascii="Times New Roman" w:eastAsia="宋体" w:hAnsi="Times New Roman" w:cs="Times New Roman"/>
          <w:color w:val="000000"/>
          <w:kern w:val="0"/>
          <w:sz w:val="20"/>
          <w:szCs w:val="20"/>
        </w:rPr>
        <w:t>Pławiak</w:t>
      </w:r>
      <w:proofErr w:type="spellEnd"/>
      <w:r w:rsidRPr="007B7F98">
        <w:rPr>
          <w:rFonts w:ascii="Times New Roman" w:eastAsia="宋体" w:hAnsi="Times New Roman" w:cs="Times New Roman"/>
          <w:color w:val="000000"/>
          <w:kern w:val="0"/>
          <w:sz w:val="20"/>
          <w:szCs w:val="20"/>
        </w:rPr>
        <w:t xml:space="preserve">, R. Tan, and U. R. Acharya, "Arrhythmia detection using deep convolutional neural network with long duration ECG signals," </w:t>
      </w:r>
      <w:r w:rsidRPr="007B7F98">
        <w:rPr>
          <w:rFonts w:ascii="Times New Roman" w:eastAsia="宋体" w:hAnsi="Times New Roman" w:cs="Times New Roman"/>
          <w:i/>
          <w:iCs/>
          <w:color w:val="000000"/>
          <w:kern w:val="0"/>
          <w:sz w:val="20"/>
          <w:szCs w:val="20"/>
        </w:rPr>
        <w:t xml:space="preserve">Computers in Biology and Medicine, </w:t>
      </w:r>
      <w:r w:rsidRPr="007B7F98">
        <w:rPr>
          <w:rFonts w:ascii="Times New Roman" w:eastAsia="宋体" w:hAnsi="Times New Roman" w:cs="Times New Roman"/>
          <w:color w:val="000000"/>
          <w:kern w:val="0"/>
          <w:sz w:val="20"/>
          <w:szCs w:val="20"/>
        </w:rPr>
        <w:t>vol. 102, pp. 411-420, 2018.</w:t>
      </w:r>
      <w:bookmarkEnd w:id="81"/>
    </w:p>
    <w:p w14:paraId="3D831824" w14:textId="77777777" w:rsidR="003A2831" w:rsidRPr="00355C87" w:rsidRDefault="003A2831" w:rsidP="003A2831">
      <w:pPr>
        <w:pStyle w:val="a9"/>
        <w:numPr>
          <w:ilvl w:val="0"/>
          <w:numId w:val="12"/>
        </w:numPr>
        <w:ind w:firstLineChars="0"/>
        <w:rPr>
          <w:rFonts w:ascii="Arial" w:hAnsi="Arial" w:cs="Arial"/>
        </w:rPr>
      </w:pPr>
      <w:bookmarkStart w:id="83" w:name="_Ref29844412"/>
      <w:bookmarkStart w:id="84" w:name="_nebFBB70437_0907_45E8_B123_CE1201DF60E7"/>
      <w:bookmarkStart w:id="85" w:name="_nebA4845C63_AE26_4DF5_8E92_0BBD1EE434B0"/>
      <w:bookmarkStart w:id="86" w:name="_Ref29652399"/>
      <w:bookmarkEnd w:id="82"/>
      <w:r w:rsidRPr="007027B3">
        <w:rPr>
          <w:rFonts w:ascii="Times New Roman" w:eastAsia="宋体" w:hAnsi="Times New Roman" w:cs="Times New Roman"/>
          <w:color w:val="000000"/>
          <w:kern w:val="0"/>
          <w:sz w:val="20"/>
          <w:szCs w:val="20"/>
        </w:rPr>
        <w:t xml:space="preserve">A. Y. </w:t>
      </w:r>
      <w:proofErr w:type="spellStart"/>
      <w:r w:rsidRPr="007027B3">
        <w:rPr>
          <w:rFonts w:ascii="Times New Roman" w:eastAsia="宋体" w:hAnsi="Times New Roman" w:cs="Times New Roman"/>
          <w:color w:val="000000"/>
          <w:kern w:val="0"/>
          <w:sz w:val="20"/>
          <w:szCs w:val="20"/>
        </w:rPr>
        <w:t>Hannun</w:t>
      </w:r>
      <w:proofErr w:type="spellEnd"/>
      <w:r w:rsidRPr="007027B3">
        <w:rPr>
          <w:rFonts w:ascii="Times New Roman" w:eastAsia="宋体" w:hAnsi="Times New Roman" w:cs="Times New Roman"/>
          <w:color w:val="000000"/>
          <w:kern w:val="0"/>
          <w:sz w:val="20"/>
          <w:szCs w:val="20"/>
        </w:rPr>
        <w:t xml:space="preserve">, P. </w:t>
      </w:r>
      <w:proofErr w:type="spellStart"/>
      <w:r w:rsidRPr="007027B3">
        <w:rPr>
          <w:rFonts w:ascii="Times New Roman" w:eastAsia="宋体" w:hAnsi="Times New Roman" w:cs="Times New Roman"/>
          <w:color w:val="000000"/>
          <w:kern w:val="0"/>
          <w:sz w:val="20"/>
          <w:szCs w:val="20"/>
        </w:rPr>
        <w:t>Rajpurkar</w:t>
      </w:r>
      <w:proofErr w:type="spellEnd"/>
      <w:r w:rsidRPr="007027B3">
        <w:rPr>
          <w:rFonts w:ascii="Times New Roman" w:eastAsia="宋体" w:hAnsi="Times New Roman" w:cs="Times New Roman"/>
          <w:color w:val="000000"/>
          <w:kern w:val="0"/>
          <w:sz w:val="20"/>
          <w:szCs w:val="20"/>
        </w:rPr>
        <w:t xml:space="preserve">, M. </w:t>
      </w:r>
      <w:proofErr w:type="spellStart"/>
      <w:r w:rsidRPr="007027B3">
        <w:rPr>
          <w:rFonts w:ascii="Times New Roman" w:eastAsia="宋体" w:hAnsi="Times New Roman" w:cs="Times New Roman"/>
          <w:color w:val="000000"/>
          <w:kern w:val="0"/>
          <w:sz w:val="20"/>
          <w:szCs w:val="20"/>
        </w:rPr>
        <w:t>Haghpanahi</w:t>
      </w:r>
      <w:proofErr w:type="spellEnd"/>
      <w:r w:rsidRPr="007027B3">
        <w:rPr>
          <w:rFonts w:ascii="Times New Roman" w:eastAsia="宋体" w:hAnsi="Times New Roman" w:cs="Times New Roman"/>
          <w:color w:val="000000"/>
          <w:kern w:val="0"/>
          <w:sz w:val="20"/>
          <w:szCs w:val="20"/>
        </w:rPr>
        <w:t xml:space="preserve">, G. H. </w:t>
      </w:r>
      <w:proofErr w:type="spellStart"/>
      <w:r w:rsidRPr="007027B3">
        <w:rPr>
          <w:rFonts w:ascii="Times New Roman" w:eastAsia="宋体" w:hAnsi="Times New Roman" w:cs="Times New Roman"/>
          <w:color w:val="000000"/>
          <w:kern w:val="0"/>
          <w:sz w:val="20"/>
          <w:szCs w:val="20"/>
        </w:rPr>
        <w:t>Tison</w:t>
      </w:r>
      <w:proofErr w:type="spellEnd"/>
      <w:r w:rsidRPr="007027B3">
        <w:rPr>
          <w:rFonts w:ascii="Times New Roman" w:eastAsia="宋体" w:hAnsi="Times New Roman" w:cs="Times New Roman"/>
          <w:color w:val="000000"/>
          <w:kern w:val="0"/>
          <w:sz w:val="20"/>
          <w:szCs w:val="20"/>
        </w:rPr>
        <w:t xml:space="preserve">, C. Bourn, M. P. </w:t>
      </w:r>
      <w:proofErr w:type="spellStart"/>
      <w:r w:rsidRPr="007027B3">
        <w:rPr>
          <w:rFonts w:ascii="Times New Roman" w:eastAsia="宋体" w:hAnsi="Times New Roman" w:cs="Times New Roman"/>
          <w:color w:val="000000"/>
          <w:kern w:val="0"/>
          <w:sz w:val="20"/>
          <w:szCs w:val="20"/>
        </w:rPr>
        <w:t>Turakhia</w:t>
      </w:r>
      <w:proofErr w:type="spellEnd"/>
      <w:r w:rsidRPr="007027B3">
        <w:rPr>
          <w:rFonts w:ascii="Times New Roman" w:eastAsia="宋体" w:hAnsi="Times New Roman" w:cs="Times New Roman"/>
          <w:color w:val="000000"/>
          <w:kern w:val="0"/>
          <w:sz w:val="20"/>
          <w:szCs w:val="20"/>
        </w:rPr>
        <w:t xml:space="preserve">, and A. Y. Ng, "Cardiologist-level arrhythmia detection and classification in ambulatory electrocardiograms using a deep neural network," </w:t>
      </w:r>
      <w:r w:rsidRPr="007027B3">
        <w:rPr>
          <w:rFonts w:ascii="Times New Roman" w:eastAsia="宋体" w:hAnsi="Times New Roman" w:cs="Times New Roman"/>
          <w:i/>
          <w:iCs/>
          <w:color w:val="000000"/>
          <w:kern w:val="0"/>
          <w:sz w:val="20"/>
          <w:szCs w:val="20"/>
        </w:rPr>
        <w:t xml:space="preserve">Nature Medicine, </w:t>
      </w:r>
      <w:r w:rsidRPr="007027B3">
        <w:rPr>
          <w:rFonts w:ascii="Times New Roman" w:eastAsia="宋体" w:hAnsi="Times New Roman" w:cs="Times New Roman"/>
          <w:color w:val="000000"/>
          <w:kern w:val="0"/>
          <w:sz w:val="20"/>
          <w:szCs w:val="20"/>
        </w:rPr>
        <w:t>vol. 25, pp. 65-69, 2019.</w:t>
      </w:r>
      <w:bookmarkEnd w:id="83"/>
    </w:p>
    <w:p w14:paraId="6941FEA2" w14:textId="77777777" w:rsidR="003A2831" w:rsidRPr="00173BEC" w:rsidRDefault="003A2831" w:rsidP="003A2831">
      <w:pPr>
        <w:pStyle w:val="a9"/>
        <w:numPr>
          <w:ilvl w:val="0"/>
          <w:numId w:val="12"/>
        </w:numPr>
        <w:ind w:firstLineChars="0"/>
        <w:rPr>
          <w:rFonts w:ascii="Arial" w:hAnsi="Arial" w:cs="Arial"/>
        </w:rPr>
      </w:pPr>
      <w:bookmarkStart w:id="87" w:name="_neb22BDB8D5_054F_4723_86EC_1051004A658A"/>
      <w:r w:rsidRPr="006367EE">
        <w:rPr>
          <w:rFonts w:ascii="Times New Roman" w:eastAsia="宋体" w:hAnsi="Times New Roman" w:cs="Times New Roman"/>
          <w:color w:val="000000"/>
          <w:kern w:val="0"/>
          <w:sz w:val="20"/>
          <w:szCs w:val="20"/>
        </w:rPr>
        <w:t xml:space="preserve">F. Sufi, Q. Fang, I. Khalil, and S. S. Mahmoud, "Novel methods of faster cardiovascular diagnosis in wireless telecardiology," </w:t>
      </w:r>
      <w:r w:rsidRPr="006367EE">
        <w:rPr>
          <w:rFonts w:ascii="Times New Roman" w:eastAsia="宋体" w:hAnsi="Times New Roman" w:cs="Times New Roman"/>
          <w:i/>
          <w:iCs/>
          <w:color w:val="000000"/>
          <w:kern w:val="0"/>
          <w:sz w:val="20"/>
          <w:szCs w:val="20"/>
        </w:rPr>
        <w:t xml:space="preserve">IEEE Journal on Selected Areas in Communications, </w:t>
      </w:r>
      <w:r w:rsidRPr="006367EE">
        <w:rPr>
          <w:rFonts w:ascii="Times New Roman" w:eastAsia="宋体" w:hAnsi="Times New Roman" w:cs="Times New Roman"/>
          <w:color w:val="000000"/>
          <w:kern w:val="0"/>
          <w:sz w:val="20"/>
          <w:szCs w:val="20"/>
        </w:rPr>
        <w:t>vol. 27, pp. 537-552, 2009.</w:t>
      </w:r>
      <w:bookmarkEnd w:id="87"/>
    </w:p>
    <w:bookmarkEnd w:id="79"/>
    <w:bookmarkEnd w:id="80"/>
    <w:bookmarkEnd w:id="84"/>
    <w:bookmarkEnd w:id="85"/>
    <w:bookmarkEnd w:id="86"/>
    <w:p w14:paraId="23D279B9" w14:textId="77777777" w:rsidR="003A2831" w:rsidRDefault="003A2831" w:rsidP="003A2831">
      <w:pPr>
        <w:pStyle w:val="a9"/>
        <w:numPr>
          <w:ilvl w:val="0"/>
          <w:numId w:val="12"/>
        </w:numPr>
        <w:ind w:firstLineChars="0"/>
        <w:rPr>
          <w:rFonts w:ascii="Arial" w:hAnsi="Arial" w:cs="Arial"/>
          <w:color w:val="FF0000"/>
        </w:rPr>
      </w:pPr>
      <w:r w:rsidRPr="007B7F98">
        <w:rPr>
          <w:rFonts w:ascii="Arial" w:hAnsi="Arial" w:cs="Arial"/>
          <w:color w:val="FF0000"/>
        </w:rPr>
        <w:fldChar w:fldCharType="begin" w:fldLock="1"/>
      </w:r>
      <w:r w:rsidRPr="007B7F98">
        <w:rPr>
          <w:rFonts w:ascii="Arial" w:hAnsi="Arial" w:cs="Arial"/>
          <w:color w:val="FF0000"/>
        </w:rPr>
        <w:instrText>ADDIN CSL_CITATION {"citationItems":[{"id":"ITEM-1","itemData":{"DOI":"10.1109/5.726791","ISSN":"00189219","abstract":"Multilayer neural networks trained with the back-propagation algorithm constitute the best example of a successful gradient 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2D shapes, are shown to outperform all other techniques. Real-life document recognition systems are composed of multiple modules including field extraction, segmentation recognition, and language modeling. A new learning paradigm, called graph transformer networks (GTN),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cheque is also described. It uses convolutional neural network character recognizers combined with global training techniques to provide record accuracy on business and personal cheques. It is deployed commercially and reads several million cheques per day.","author":[{"dropping-particle":"","family":"Y","given":"LeCun","non-dropping-particle":"","parse-names":false,"suffix":""},{"dropping-particle":"","family":"L","given":"Bottou","non-dropping-particle":"","parse-names":false,"suffix":""},{"dropping-particle":"","family":"Y","given":"Bengio","non-dropping-particle":"","parse-names":false,"suffix":""},{"dropping-particle":"","family":"P","given":"Haffner","non-dropping-particle":"","parse-names":false,"suffix":""}],"container-title":"Proceedings of the IEEE","id":"ITEM-1","issue":"11","issued":{"date-parts":[["1998"]]},"page":"2278-2324","title":"Gradient-Based Learning Applied to Document Recognition","type":"article-journal","volume":"86"},"uris":["http://www.mendeley.com/documents/?uuid=4cbff5c3-21c9-4801-bf27-f0aeba16fdc9"]}],"mendeley":{"formattedCitation":"(Y, L, Y, &amp; P, 1998)","plainTextFormattedCitation":"(Y, L, Y, &amp; P, 1998)","previouslyFormattedCitation":"(Y, L, Y, &amp; P, 1998)"},"properties":{"noteIndex":0},"schema":"https://github.com/citation-style-language/schema/raw/master/csl-citation.json"}</w:instrText>
      </w:r>
      <w:r w:rsidRPr="007B7F98">
        <w:rPr>
          <w:rFonts w:ascii="Arial" w:hAnsi="Arial" w:cs="Arial"/>
          <w:color w:val="FF0000"/>
        </w:rPr>
        <w:fldChar w:fldCharType="separate"/>
      </w:r>
      <w:bookmarkStart w:id="88" w:name="_Ref28962750"/>
      <w:r w:rsidRPr="007B7F98">
        <w:rPr>
          <w:rFonts w:ascii="Arial" w:hAnsi="Arial" w:cs="Arial"/>
          <w:noProof/>
          <w:color w:val="FF0000"/>
        </w:rPr>
        <w:t>(Y, L, Y, &amp; P, 1998)</w:t>
      </w:r>
      <w:bookmarkEnd w:id="88"/>
      <w:r w:rsidRPr="007B7F98">
        <w:rPr>
          <w:rFonts w:ascii="Arial" w:hAnsi="Arial" w:cs="Arial"/>
          <w:color w:val="FF0000"/>
        </w:rPr>
        <w:fldChar w:fldCharType="end"/>
      </w:r>
    </w:p>
    <w:p w14:paraId="5C94851F" w14:textId="77777777" w:rsidR="003A2831" w:rsidRPr="00173BEC" w:rsidRDefault="003A2831" w:rsidP="003A2831">
      <w:pPr>
        <w:pStyle w:val="a9"/>
        <w:numPr>
          <w:ilvl w:val="0"/>
          <w:numId w:val="12"/>
        </w:numPr>
        <w:ind w:firstLineChars="0"/>
        <w:rPr>
          <w:rFonts w:ascii="Arial" w:hAnsi="Arial" w:cs="Arial"/>
        </w:rPr>
      </w:pPr>
      <w:bookmarkStart w:id="89" w:name="_nebA501A4B8_560C_4B03_A073_FEFC51A7D3E4"/>
      <w:bookmarkStart w:id="90" w:name="_Ref29150794"/>
      <w:r w:rsidRPr="007B7F98">
        <w:rPr>
          <w:rFonts w:ascii="Times New Roman" w:eastAsia="宋体" w:hAnsi="Times New Roman" w:cs="Times New Roman"/>
          <w:color w:val="000000"/>
          <w:kern w:val="0"/>
          <w:sz w:val="20"/>
          <w:szCs w:val="20"/>
        </w:rPr>
        <w:t xml:space="preserve">K. He, X. Zhang, S. Ren, and J. Sun, "Deep Residual Learning for Image Recognition," in </w:t>
      </w:r>
      <w:r w:rsidRPr="007B7F98">
        <w:rPr>
          <w:rFonts w:ascii="Times New Roman" w:eastAsia="宋体" w:hAnsi="Times New Roman" w:cs="Times New Roman"/>
          <w:i/>
          <w:iCs/>
          <w:color w:val="000000"/>
          <w:kern w:val="0"/>
          <w:sz w:val="20"/>
          <w:szCs w:val="20"/>
        </w:rPr>
        <w:t>2016 IEEE Conference on Computer Vision and Pattern Recognition (CVPR)</w:t>
      </w:r>
      <w:r w:rsidRPr="007B7F98">
        <w:rPr>
          <w:rFonts w:ascii="Times New Roman" w:eastAsia="宋体" w:hAnsi="Times New Roman" w:cs="Times New Roman" w:hint="eastAsia"/>
          <w:kern w:val="0"/>
          <w:sz w:val="24"/>
          <w:szCs w:val="24"/>
        </w:rPr>
        <w:t>,</w:t>
      </w:r>
      <w:r w:rsidRPr="007B7F98">
        <w:rPr>
          <w:rFonts w:ascii="Times New Roman" w:eastAsia="宋体" w:hAnsi="Times New Roman" w:cs="Times New Roman"/>
          <w:i/>
          <w:iCs/>
          <w:color w:val="000000"/>
          <w:kern w:val="0"/>
          <w:sz w:val="20"/>
          <w:szCs w:val="20"/>
        </w:rPr>
        <w:t>2016 IEEE Conference on Computer Vision and Pattern Recognition (CVPR)</w:t>
      </w:r>
      <w:r w:rsidRPr="007B7F98">
        <w:rPr>
          <w:rFonts w:ascii="Times New Roman" w:eastAsia="宋体" w:hAnsi="Times New Roman" w:cs="Times New Roman"/>
          <w:color w:val="000000"/>
          <w:kern w:val="0"/>
          <w:sz w:val="20"/>
          <w:szCs w:val="20"/>
        </w:rPr>
        <w:t>, 2016, pp. 770-778.</w:t>
      </w:r>
      <w:bookmarkEnd w:id="89"/>
      <w:bookmarkEnd w:id="90"/>
    </w:p>
    <w:p w14:paraId="48C3EB13" w14:textId="77777777" w:rsidR="003A2831" w:rsidRPr="007B7F98" w:rsidRDefault="003A2831" w:rsidP="003A2831">
      <w:pPr>
        <w:pStyle w:val="a9"/>
        <w:numPr>
          <w:ilvl w:val="0"/>
          <w:numId w:val="12"/>
        </w:numPr>
        <w:ind w:firstLineChars="0"/>
        <w:rPr>
          <w:rFonts w:ascii="Arial" w:hAnsi="Arial" w:cs="Arial"/>
          <w:color w:val="FF0000"/>
        </w:rPr>
      </w:pPr>
      <w:bookmarkStart w:id="91" w:name="_Ref29127877"/>
      <w:r w:rsidRPr="007B7F98">
        <w:rPr>
          <w:rFonts w:ascii="Arial" w:hAnsi="Arial" w:cs="Arial"/>
          <w:color w:val="FF0000"/>
        </w:rPr>
        <w:t xml:space="preserve">Esteban Real, Sherry Moore, Andrew </w:t>
      </w:r>
      <w:proofErr w:type="spellStart"/>
      <w:r w:rsidRPr="007B7F98">
        <w:rPr>
          <w:rFonts w:ascii="Arial" w:hAnsi="Arial" w:cs="Arial"/>
          <w:color w:val="FF0000"/>
        </w:rPr>
        <w:t>Selle</w:t>
      </w:r>
      <w:proofErr w:type="spellEnd"/>
      <w:r w:rsidRPr="007B7F98">
        <w:rPr>
          <w:rFonts w:ascii="Arial" w:hAnsi="Arial" w:cs="Arial"/>
          <w:color w:val="FF0000"/>
        </w:rPr>
        <w:t xml:space="preserve">, Saurabh Saxena, Yu- taka Leon Suematsu, Quoc Le, and Alex </w:t>
      </w:r>
      <w:proofErr w:type="spellStart"/>
      <w:r w:rsidRPr="007B7F98">
        <w:rPr>
          <w:rFonts w:ascii="Arial" w:hAnsi="Arial" w:cs="Arial"/>
          <w:color w:val="FF0000"/>
        </w:rPr>
        <w:t>Kurakin</w:t>
      </w:r>
      <w:proofErr w:type="spellEnd"/>
      <w:r w:rsidRPr="007B7F98">
        <w:rPr>
          <w:rFonts w:ascii="Arial" w:hAnsi="Arial" w:cs="Arial"/>
          <w:color w:val="FF0000"/>
        </w:rPr>
        <w:t xml:space="preserve">. Large-scale evolution of image classifiers. </w:t>
      </w:r>
      <w:proofErr w:type="spellStart"/>
      <w:r w:rsidRPr="007B7F98">
        <w:rPr>
          <w:rFonts w:ascii="Arial" w:hAnsi="Arial" w:cs="Arial"/>
          <w:color w:val="FF0000"/>
        </w:rPr>
        <w:t>arXiv</w:t>
      </w:r>
      <w:proofErr w:type="spellEnd"/>
      <w:r w:rsidRPr="007B7F98">
        <w:rPr>
          <w:rFonts w:ascii="Arial" w:hAnsi="Arial" w:cs="Arial"/>
          <w:color w:val="FF0000"/>
        </w:rPr>
        <w:t xml:space="preserve"> preprint:1703.01041, 2017.</w:t>
      </w:r>
      <w:bookmarkEnd w:id="91"/>
    </w:p>
    <w:p w14:paraId="1F1E1890" w14:textId="77777777" w:rsidR="003A2831" w:rsidRPr="007B7F98" w:rsidRDefault="003A2831" w:rsidP="003A2831">
      <w:pPr>
        <w:pStyle w:val="a9"/>
        <w:numPr>
          <w:ilvl w:val="0"/>
          <w:numId w:val="12"/>
        </w:numPr>
        <w:ind w:firstLineChars="0"/>
        <w:rPr>
          <w:rFonts w:ascii="Arial" w:hAnsi="Arial" w:cs="Arial"/>
        </w:rPr>
      </w:pPr>
      <w:bookmarkStart w:id="92" w:name="_neb133D0DCC_9030_4378_B5DB_A7CA47AE3B4E"/>
      <w:bookmarkStart w:id="93" w:name="_Ref29230978"/>
      <w:r w:rsidRPr="007B7F98">
        <w:rPr>
          <w:rFonts w:ascii="Times New Roman" w:eastAsia="宋体" w:hAnsi="Times New Roman" w:cs="Times New Roman"/>
          <w:color w:val="000000"/>
          <w:kern w:val="0"/>
          <w:sz w:val="20"/>
          <w:szCs w:val="20"/>
        </w:rPr>
        <w:t>M. Pallavi and H. M. Chandrashekar, "Study and analysis of ECG compression algorithms,", 2016, pp. 2028-2032.</w:t>
      </w:r>
      <w:bookmarkEnd w:id="92"/>
    </w:p>
    <w:p w14:paraId="60A10BED" w14:textId="77777777" w:rsidR="003A2831" w:rsidRPr="007B7F98" w:rsidRDefault="003A2831" w:rsidP="003A2831">
      <w:pPr>
        <w:pStyle w:val="a9"/>
        <w:numPr>
          <w:ilvl w:val="0"/>
          <w:numId w:val="12"/>
        </w:numPr>
        <w:ind w:firstLineChars="0"/>
        <w:rPr>
          <w:rFonts w:ascii="Arial" w:hAnsi="Arial" w:cs="Arial"/>
        </w:rPr>
      </w:pPr>
      <w:bookmarkStart w:id="94" w:name="_nebA7461BA9_D656_44D0_A4B6_6CF9FFBC1F6C"/>
      <w:bookmarkStart w:id="95" w:name="_Ref29213201"/>
      <w:bookmarkEnd w:id="93"/>
      <w:r w:rsidRPr="007B7F98">
        <w:rPr>
          <w:rFonts w:ascii="Times New Roman" w:eastAsia="宋体" w:hAnsi="Times New Roman" w:cs="Times New Roman"/>
          <w:color w:val="000000"/>
          <w:kern w:val="0"/>
          <w:sz w:val="20"/>
          <w:szCs w:val="20"/>
        </w:rPr>
        <w:t xml:space="preserve">E. Park, J. </w:t>
      </w:r>
      <w:proofErr w:type="spellStart"/>
      <w:r w:rsidRPr="007B7F98">
        <w:rPr>
          <w:rFonts w:ascii="Times New Roman" w:eastAsia="宋体" w:hAnsi="Times New Roman" w:cs="Times New Roman"/>
          <w:color w:val="000000"/>
          <w:kern w:val="0"/>
          <w:sz w:val="20"/>
          <w:szCs w:val="20"/>
        </w:rPr>
        <w:t>Ahn</w:t>
      </w:r>
      <w:proofErr w:type="spellEnd"/>
      <w:r w:rsidRPr="007B7F98">
        <w:rPr>
          <w:rFonts w:ascii="Times New Roman" w:eastAsia="宋体" w:hAnsi="Times New Roman" w:cs="Times New Roman"/>
          <w:color w:val="000000"/>
          <w:kern w:val="0"/>
          <w:sz w:val="20"/>
          <w:szCs w:val="20"/>
        </w:rPr>
        <w:t xml:space="preserve"> and S. </w:t>
      </w:r>
      <w:proofErr w:type="spellStart"/>
      <w:r w:rsidRPr="007B7F98">
        <w:rPr>
          <w:rFonts w:ascii="Times New Roman" w:eastAsia="宋体" w:hAnsi="Times New Roman" w:cs="Times New Roman"/>
          <w:color w:val="000000"/>
          <w:kern w:val="0"/>
          <w:sz w:val="20"/>
          <w:szCs w:val="20"/>
        </w:rPr>
        <w:t>Yoo</w:t>
      </w:r>
      <w:proofErr w:type="spellEnd"/>
      <w:r w:rsidRPr="007B7F98">
        <w:rPr>
          <w:rFonts w:ascii="Times New Roman" w:eastAsia="宋体" w:hAnsi="Times New Roman" w:cs="Times New Roman"/>
          <w:color w:val="000000"/>
          <w:kern w:val="0"/>
          <w:sz w:val="20"/>
          <w:szCs w:val="20"/>
        </w:rPr>
        <w:t xml:space="preserve">, "Weighted-Entropy-Based Quantization for Deep Neural Networks," in </w:t>
      </w:r>
      <w:r w:rsidRPr="007B7F98">
        <w:rPr>
          <w:rFonts w:ascii="Times New Roman" w:eastAsia="宋体" w:hAnsi="Times New Roman" w:cs="Times New Roman"/>
          <w:i/>
          <w:iCs/>
          <w:color w:val="000000"/>
          <w:kern w:val="0"/>
          <w:sz w:val="20"/>
          <w:szCs w:val="20"/>
        </w:rPr>
        <w:t>2017 IEEE Conference on Computer Vision and Pattern Recognition (CVPR)</w:t>
      </w:r>
      <w:r w:rsidRPr="007B7F98">
        <w:rPr>
          <w:rFonts w:ascii="Times New Roman" w:eastAsia="宋体" w:hAnsi="Times New Roman" w:cs="Times New Roman" w:hint="eastAsia"/>
          <w:kern w:val="0"/>
          <w:sz w:val="24"/>
          <w:szCs w:val="24"/>
        </w:rPr>
        <w:t>,</w:t>
      </w:r>
      <w:r w:rsidRPr="007B7F98">
        <w:rPr>
          <w:rFonts w:ascii="Times New Roman" w:eastAsia="宋体" w:hAnsi="Times New Roman" w:cs="Times New Roman"/>
          <w:i/>
          <w:iCs/>
          <w:color w:val="000000"/>
          <w:kern w:val="0"/>
          <w:sz w:val="20"/>
          <w:szCs w:val="20"/>
        </w:rPr>
        <w:t>2017 IEEE Conference on Computer Vision and Pattern Recognition (CVPR)</w:t>
      </w:r>
      <w:r w:rsidRPr="007B7F98">
        <w:rPr>
          <w:rFonts w:ascii="Times New Roman" w:eastAsia="宋体" w:hAnsi="Times New Roman" w:cs="Times New Roman"/>
          <w:color w:val="000000"/>
          <w:kern w:val="0"/>
          <w:sz w:val="20"/>
          <w:szCs w:val="20"/>
        </w:rPr>
        <w:t>, 2017, pp. 7197-7205.</w:t>
      </w:r>
      <w:bookmarkEnd w:id="94"/>
    </w:p>
    <w:p w14:paraId="1D53651B" w14:textId="77777777" w:rsidR="003A2831" w:rsidRPr="00241A14" w:rsidRDefault="003A2831" w:rsidP="003A2831">
      <w:pPr>
        <w:pStyle w:val="a9"/>
        <w:numPr>
          <w:ilvl w:val="0"/>
          <w:numId w:val="12"/>
        </w:numPr>
        <w:ind w:firstLineChars="0"/>
        <w:rPr>
          <w:rFonts w:ascii="Arial" w:hAnsi="Arial" w:cs="Arial"/>
        </w:rPr>
      </w:pPr>
      <w:bookmarkStart w:id="96" w:name="_Ref29844952"/>
      <w:r>
        <w:t>Minimum energy quantized neural networks</w:t>
      </w:r>
      <w:bookmarkEnd w:id="95"/>
      <w:bookmarkEnd w:id="96"/>
    </w:p>
    <w:p w14:paraId="235A86C4" w14:textId="77777777" w:rsidR="003A2831" w:rsidRPr="007B7F98" w:rsidRDefault="003A2831" w:rsidP="003A2831">
      <w:pPr>
        <w:pStyle w:val="a9"/>
        <w:numPr>
          <w:ilvl w:val="0"/>
          <w:numId w:val="12"/>
        </w:numPr>
        <w:ind w:firstLineChars="0"/>
        <w:rPr>
          <w:rFonts w:ascii="Arial" w:hAnsi="Arial" w:cs="Arial"/>
        </w:rPr>
      </w:pPr>
      <w:bookmarkStart w:id="97" w:name="_neb803B7C97_8E79_482B_82CC_857715475AFD"/>
      <w:bookmarkStart w:id="98" w:name="_Ref29301629"/>
      <w:r w:rsidRPr="007B7F98">
        <w:rPr>
          <w:rFonts w:ascii="Times New Roman" w:eastAsia="宋体" w:hAnsi="Times New Roman" w:cs="Times New Roman"/>
          <w:color w:val="000000"/>
          <w:kern w:val="0"/>
          <w:sz w:val="20"/>
          <w:szCs w:val="20"/>
        </w:rPr>
        <w:t xml:space="preserve">E. Park, S. </w:t>
      </w:r>
      <w:proofErr w:type="spellStart"/>
      <w:r w:rsidRPr="007B7F98">
        <w:rPr>
          <w:rFonts w:ascii="Times New Roman" w:eastAsia="宋体" w:hAnsi="Times New Roman" w:cs="Times New Roman"/>
          <w:color w:val="000000"/>
          <w:kern w:val="0"/>
          <w:sz w:val="20"/>
          <w:szCs w:val="20"/>
        </w:rPr>
        <w:t>Yoo</w:t>
      </w:r>
      <w:proofErr w:type="spellEnd"/>
      <w:r w:rsidRPr="007B7F98">
        <w:rPr>
          <w:rFonts w:ascii="Times New Roman" w:eastAsia="宋体" w:hAnsi="Times New Roman" w:cs="Times New Roman"/>
          <w:color w:val="000000"/>
          <w:kern w:val="0"/>
          <w:sz w:val="20"/>
          <w:szCs w:val="20"/>
        </w:rPr>
        <w:t xml:space="preserve"> and P. Vajda, "Value-aware Quantization for Training and Inference of Neural Networks," 2018-01-01 2018.</w:t>
      </w:r>
      <w:bookmarkEnd w:id="97"/>
    </w:p>
    <w:p w14:paraId="62F0CB64" w14:textId="77777777" w:rsidR="003A2831" w:rsidRPr="007B7F98" w:rsidRDefault="003A2831" w:rsidP="003A2831">
      <w:pPr>
        <w:pStyle w:val="a9"/>
        <w:numPr>
          <w:ilvl w:val="0"/>
          <w:numId w:val="12"/>
        </w:numPr>
        <w:ind w:firstLineChars="0"/>
        <w:rPr>
          <w:rFonts w:ascii="Arial" w:hAnsi="Arial" w:cs="Arial"/>
          <w:color w:val="FF0000"/>
        </w:rPr>
      </w:pPr>
      <w:bookmarkStart w:id="99" w:name="_Ref29844693"/>
      <w:proofErr w:type="spellStart"/>
      <w:r w:rsidRPr="007B7F98">
        <w:rPr>
          <w:rFonts w:ascii="Arial" w:hAnsi="Arial" w:cs="Arial"/>
          <w:color w:val="FF0000"/>
        </w:rPr>
        <w:t>Pławiak</w:t>
      </w:r>
      <w:proofErr w:type="spellEnd"/>
      <w:r w:rsidRPr="007B7F98">
        <w:rPr>
          <w:rFonts w:ascii="Arial" w:hAnsi="Arial" w:cs="Arial"/>
          <w:color w:val="FF0000"/>
        </w:rPr>
        <w:t xml:space="preserve">, </w:t>
      </w:r>
      <w:proofErr w:type="spellStart"/>
      <w:r w:rsidRPr="007B7F98">
        <w:rPr>
          <w:rFonts w:ascii="Arial" w:hAnsi="Arial" w:cs="Arial"/>
          <w:color w:val="FF0000"/>
        </w:rPr>
        <w:t>Paweł</w:t>
      </w:r>
      <w:proofErr w:type="spellEnd"/>
      <w:r w:rsidRPr="007B7F98">
        <w:rPr>
          <w:rFonts w:ascii="Arial" w:hAnsi="Arial" w:cs="Arial"/>
          <w:color w:val="FF0000"/>
        </w:rPr>
        <w:t xml:space="preserve">. (2017). ECG signals (1000 fragments). </w:t>
      </w:r>
      <w:r w:rsidRPr="007B7F98">
        <w:rPr>
          <w:rFonts w:ascii="Arial" w:hAnsi="Arial" w:cs="Arial"/>
          <w:color w:val="FF0000"/>
        </w:rPr>
        <w:lastRenderedPageBreak/>
        <w:t>10.13140/RG.2.2.21065.03685/1.</w:t>
      </w:r>
      <w:bookmarkEnd w:id="98"/>
      <w:bookmarkEnd w:id="99"/>
    </w:p>
    <w:p w14:paraId="4AB7B264" w14:textId="77777777" w:rsidR="003A2831" w:rsidRDefault="003A2831" w:rsidP="003A2831">
      <w:pPr>
        <w:pStyle w:val="a9"/>
        <w:numPr>
          <w:ilvl w:val="0"/>
          <w:numId w:val="12"/>
        </w:numPr>
        <w:ind w:firstLineChars="0"/>
        <w:rPr>
          <w:rFonts w:ascii="Arial" w:hAnsi="Arial" w:cs="Arial"/>
          <w:color w:val="FF0000"/>
        </w:rPr>
      </w:pPr>
      <w:bookmarkStart w:id="100" w:name="_Ref29300399"/>
      <w:r w:rsidRPr="007B7F98">
        <w:rPr>
          <w:rFonts w:ascii="Arial" w:hAnsi="Arial" w:cs="Arial"/>
          <w:color w:val="FF0000"/>
        </w:rPr>
        <w:t>MIT-BIH Arrhythmia Database. [Online]. Available: https://www. physionet.org/content/</w:t>
      </w:r>
      <w:proofErr w:type="spellStart"/>
      <w:r w:rsidRPr="007B7F98">
        <w:rPr>
          <w:rFonts w:ascii="Arial" w:hAnsi="Arial" w:cs="Arial"/>
          <w:color w:val="FF0000"/>
        </w:rPr>
        <w:t>mitdb</w:t>
      </w:r>
      <w:proofErr w:type="spellEnd"/>
      <w:r w:rsidRPr="007B7F98">
        <w:rPr>
          <w:rFonts w:ascii="Arial" w:hAnsi="Arial" w:cs="Arial"/>
          <w:color w:val="FF0000"/>
        </w:rPr>
        <w:t>/1.0.0/</w:t>
      </w:r>
      <w:bookmarkEnd w:id="100"/>
    </w:p>
    <w:p w14:paraId="044371DC" w14:textId="40DCBDD3" w:rsidR="003A2831" w:rsidRPr="00172655" w:rsidRDefault="003A2831" w:rsidP="003A2831">
      <w:pPr>
        <w:pStyle w:val="a9"/>
        <w:numPr>
          <w:ilvl w:val="0"/>
          <w:numId w:val="12"/>
        </w:numPr>
        <w:ind w:firstLineChars="0"/>
        <w:rPr>
          <w:rFonts w:ascii="Arial" w:hAnsi="Arial" w:cs="Arial"/>
        </w:rPr>
      </w:pPr>
      <w:bookmarkStart w:id="101" w:name="_Ref29844641"/>
      <w:r w:rsidRPr="007027B3">
        <w:rPr>
          <w:rFonts w:ascii="Times New Roman" w:eastAsia="宋体" w:hAnsi="Times New Roman" w:cs="Times New Roman"/>
          <w:color w:val="000000"/>
          <w:kern w:val="0"/>
          <w:sz w:val="20"/>
          <w:szCs w:val="20"/>
        </w:rPr>
        <w:t xml:space="preserve">P. </w:t>
      </w:r>
      <w:proofErr w:type="spellStart"/>
      <w:r w:rsidRPr="007027B3">
        <w:rPr>
          <w:rFonts w:ascii="Times New Roman" w:eastAsia="宋体" w:hAnsi="Times New Roman" w:cs="Times New Roman"/>
          <w:color w:val="000000"/>
          <w:kern w:val="0"/>
          <w:sz w:val="20"/>
          <w:szCs w:val="20"/>
        </w:rPr>
        <w:t>Pławiak</w:t>
      </w:r>
      <w:proofErr w:type="spellEnd"/>
      <w:r w:rsidRPr="007027B3">
        <w:rPr>
          <w:rFonts w:ascii="Times New Roman" w:eastAsia="宋体" w:hAnsi="Times New Roman" w:cs="Times New Roman"/>
          <w:color w:val="000000"/>
          <w:kern w:val="0"/>
          <w:sz w:val="20"/>
          <w:szCs w:val="20"/>
        </w:rPr>
        <w:t xml:space="preserve">, "Novel genetic ensembles of classifiers applied to myocardium dysfunction recognition based on ECG signals," </w:t>
      </w:r>
      <w:r w:rsidRPr="007027B3">
        <w:rPr>
          <w:rFonts w:ascii="Times New Roman" w:eastAsia="宋体" w:hAnsi="Times New Roman" w:cs="Times New Roman"/>
          <w:i/>
          <w:iCs/>
          <w:color w:val="000000"/>
          <w:kern w:val="0"/>
          <w:sz w:val="20"/>
          <w:szCs w:val="20"/>
        </w:rPr>
        <w:t xml:space="preserve">Swarm and Evolutionary Computation, </w:t>
      </w:r>
      <w:r w:rsidRPr="007027B3">
        <w:rPr>
          <w:rFonts w:ascii="Times New Roman" w:eastAsia="宋体" w:hAnsi="Times New Roman" w:cs="Times New Roman"/>
          <w:color w:val="000000"/>
          <w:kern w:val="0"/>
          <w:sz w:val="20"/>
          <w:szCs w:val="20"/>
        </w:rPr>
        <w:t>vol. 39, pp. 192-208, 2018.</w:t>
      </w:r>
      <w:bookmarkEnd w:id="101"/>
    </w:p>
    <w:p w14:paraId="7AEB1C36" w14:textId="77777777" w:rsidR="00172655" w:rsidRPr="00E03A41" w:rsidRDefault="00172655" w:rsidP="00172655">
      <w:pPr>
        <w:pStyle w:val="a9"/>
        <w:numPr>
          <w:ilvl w:val="0"/>
          <w:numId w:val="12"/>
        </w:numPr>
        <w:autoSpaceDE w:val="0"/>
        <w:autoSpaceDN w:val="0"/>
        <w:adjustRightInd w:val="0"/>
        <w:ind w:firstLineChars="0"/>
        <w:rPr>
          <w:rFonts w:ascii="Times New Roman" w:hAnsi="Times New Roman" w:cs="Times New Roman"/>
          <w:kern w:val="0"/>
          <w:sz w:val="20"/>
          <w:szCs w:val="20"/>
        </w:rPr>
      </w:pPr>
      <w:bookmarkStart w:id="102" w:name="_nebA610429F_BD6E_4BEB_BAE6_74134B5229C7"/>
      <w:r w:rsidRPr="00E03A41">
        <w:rPr>
          <w:rFonts w:ascii="Times New Roman" w:hAnsi="Times New Roman" w:cs="Times New Roman"/>
          <w:color w:val="000000"/>
          <w:kern w:val="0"/>
          <w:sz w:val="20"/>
          <w:szCs w:val="20"/>
        </w:rPr>
        <w:t xml:space="preserve">Y. Zhou, S. </w:t>
      </w:r>
      <w:proofErr w:type="spellStart"/>
      <w:r w:rsidRPr="00E03A41">
        <w:rPr>
          <w:rFonts w:ascii="Times New Roman" w:hAnsi="Times New Roman" w:cs="Times New Roman"/>
          <w:color w:val="000000"/>
          <w:kern w:val="0"/>
          <w:sz w:val="20"/>
          <w:szCs w:val="20"/>
        </w:rPr>
        <w:t>Moosavi-Dezfooli</w:t>
      </w:r>
      <w:proofErr w:type="spellEnd"/>
      <w:r w:rsidRPr="00E03A41">
        <w:rPr>
          <w:rFonts w:ascii="Times New Roman" w:hAnsi="Times New Roman" w:cs="Times New Roman"/>
          <w:color w:val="000000"/>
          <w:kern w:val="0"/>
          <w:sz w:val="20"/>
          <w:szCs w:val="20"/>
        </w:rPr>
        <w:t xml:space="preserve">, N. Cheung, and P. </w:t>
      </w:r>
      <w:proofErr w:type="spellStart"/>
      <w:r w:rsidRPr="00E03A41">
        <w:rPr>
          <w:rFonts w:ascii="Times New Roman" w:hAnsi="Times New Roman" w:cs="Times New Roman"/>
          <w:color w:val="000000"/>
          <w:kern w:val="0"/>
          <w:sz w:val="20"/>
          <w:szCs w:val="20"/>
        </w:rPr>
        <w:t>Frossard</w:t>
      </w:r>
      <w:proofErr w:type="spellEnd"/>
      <w:r w:rsidRPr="00E03A41">
        <w:rPr>
          <w:rFonts w:ascii="Times New Roman" w:hAnsi="Times New Roman" w:cs="Times New Roman"/>
          <w:color w:val="000000"/>
          <w:kern w:val="0"/>
          <w:sz w:val="20"/>
          <w:szCs w:val="20"/>
        </w:rPr>
        <w:t>, "Adaptive Quantization for Deep Neural Network," 2017-01-01 2017.</w:t>
      </w:r>
      <w:bookmarkEnd w:id="102"/>
    </w:p>
    <w:p w14:paraId="28A63AD4" w14:textId="77777777" w:rsidR="00172655" w:rsidRPr="00E03A41" w:rsidRDefault="00172655" w:rsidP="00172655">
      <w:pPr>
        <w:pStyle w:val="a9"/>
        <w:numPr>
          <w:ilvl w:val="0"/>
          <w:numId w:val="12"/>
        </w:numPr>
        <w:autoSpaceDE w:val="0"/>
        <w:autoSpaceDN w:val="0"/>
        <w:adjustRightInd w:val="0"/>
        <w:ind w:firstLineChars="0"/>
        <w:rPr>
          <w:rFonts w:ascii="Times New Roman" w:hAnsi="Times New Roman" w:cs="Times New Roman"/>
          <w:kern w:val="0"/>
          <w:sz w:val="20"/>
          <w:szCs w:val="20"/>
        </w:rPr>
      </w:pPr>
      <w:bookmarkStart w:id="103" w:name="_neb416B9889_F648_464D_8CF7_0EA39CF704C6"/>
      <w:r w:rsidRPr="00E03A41">
        <w:rPr>
          <w:rFonts w:ascii="Times New Roman" w:hAnsi="Times New Roman" w:cs="Times New Roman"/>
          <w:color w:val="000000"/>
          <w:kern w:val="0"/>
          <w:sz w:val="20"/>
          <w:szCs w:val="20"/>
        </w:rPr>
        <w:t xml:space="preserve">M. </w:t>
      </w:r>
      <w:proofErr w:type="spellStart"/>
      <w:r w:rsidRPr="00E03A41">
        <w:rPr>
          <w:rFonts w:ascii="Times New Roman" w:hAnsi="Times New Roman" w:cs="Times New Roman"/>
          <w:color w:val="000000"/>
          <w:kern w:val="0"/>
          <w:sz w:val="20"/>
          <w:szCs w:val="20"/>
        </w:rPr>
        <w:t>Courbariaux</w:t>
      </w:r>
      <w:proofErr w:type="spellEnd"/>
      <w:r w:rsidRPr="00E03A41">
        <w:rPr>
          <w:rFonts w:ascii="Times New Roman" w:hAnsi="Times New Roman" w:cs="Times New Roman"/>
          <w:color w:val="000000"/>
          <w:kern w:val="0"/>
          <w:sz w:val="20"/>
          <w:szCs w:val="20"/>
        </w:rPr>
        <w:t xml:space="preserve">, Y. </w:t>
      </w:r>
      <w:proofErr w:type="spellStart"/>
      <w:r w:rsidRPr="00E03A41">
        <w:rPr>
          <w:rFonts w:ascii="Times New Roman" w:hAnsi="Times New Roman" w:cs="Times New Roman"/>
          <w:color w:val="000000"/>
          <w:kern w:val="0"/>
          <w:sz w:val="20"/>
          <w:szCs w:val="20"/>
        </w:rPr>
        <w:t>Bengio</w:t>
      </w:r>
      <w:proofErr w:type="spellEnd"/>
      <w:r w:rsidRPr="00E03A41">
        <w:rPr>
          <w:rFonts w:ascii="Times New Roman" w:hAnsi="Times New Roman" w:cs="Times New Roman"/>
          <w:color w:val="000000"/>
          <w:kern w:val="0"/>
          <w:sz w:val="20"/>
          <w:szCs w:val="20"/>
        </w:rPr>
        <w:t xml:space="preserve"> and J. David, "</w:t>
      </w:r>
      <w:proofErr w:type="spellStart"/>
      <w:r w:rsidRPr="00E03A41">
        <w:rPr>
          <w:rFonts w:ascii="Times New Roman" w:hAnsi="Times New Roman" w:cs="Times New Roman"/>
          <w:color w:val="000000"/>
          <w:kern w:val="0"/>
          <w:sz w:val="20"/>
          <w:szCs w:val="20"/>
        </w:rPr>
        <w:t>BinaryConnect</w:t>
      </w:r>
      <w:proofErr w:type="spellEnd"/>
      <w:r w:rsidRPr="00E03A41">
        <w:rPr>
          <w:rFonts w:ascii="Times New Roman" w:hAnsi="Times New Roman" w:cs="Times New Roman"/>
          <w:color w:val="000000"/>
          <w:kern w:val="0"/>
          <w:sz w:val="20"/>
          <w:szCs w:val="20"/>
        </w:rPr>
        <w:t>: Training Deep Neural Networks with binary weights during propagations," 2015-01-01 2015.</w:t>
      </w:r>
      <w:bookmarkStart w:id="104" w:name="_nebD7359325_A012_4A74_9D96_28085B02DE32"/>
      <w:bookmarkEnd w:id="103"/>
    </w:p>
    <w:p w14:paraId="0C2BB08F" w14:textId="77777777" w:rsidR="00172655" w:rsidRPr="00E03A41" w:rsidRDefault="00172655" w:rsidP="00172655">
      <w:pPr>
        <w:pStyle w:val="a9"/>
        <w:numPr>
          <w:ilvl w:val="0"/>
          <w:numId w:val="12"/>
        </w:numPr>
        <w:autoSpaceDE w:val="0"/>
        <w:autoSpaceDN w:val="0"/>
        <w:adjustRightInd w:val="0"/>
        <w:ind w:firstLineChars="0"/>
        <w:rPr>
          <w:rFonts w:ascii="Times New Roman" w:hAnsi="Times New Roman" w:cs="Times New Roman"/>
          <w:kern w:val="0"/>
          <w:sz w:val="20"/>
          <w:szCs w:val="20"/>
        </w:rPr>
      </w:pPr>
      <w:bookmarkStart w:id="105" w:name="_Ref29911926"/>
      <w:r w:rsidRPr="00E03A41">
        <w:rPr>
          <w:rFonts w:ascii="Times New Roman" w:hAnsi="Times New Roman" w:cs="Times New Roman"/>
          <w:color w:val="000000"/>
          <w:kern w:val="0"/>
          <w:sz w:val="20"/>
          <w:szCs w:val="20"/>
        </w:rPr>
        <w:t xml:space="preserve">L. V. Batista, E. U. K. Melcher and L. C. Carvalho, "Compression of ECG signals by optimized quantization of discrete cosine transform coefficients," </w:t>
      </w:r>
      <w:r w:rsidRPr="00E03A41">
        <w:rPr>
          <w:rFonts w:ascii="Times New Roman" w:hAnsi="Times New Roman" w:cs="Times New Roman"/>
          <w:i/>
          <w:iCs/>
          <w:color w:val="000000"/>
          <w:kern w:val="0"/>
          <w:sz w:val="20"/>
          <w:szCs w:val="20"/>
        </w:rPr>
        <w:t xml:space="preserve">Medical Engineering &amp; Physics, </w:t>
      </w:r>
      <w:r w:rsidRPr="00E03A41">
        <w:rPr>
          <w:rFonts w:ascii="Times New Roman" w:hAnsi="Times New Roman" w:cs="Times New Roman"/>
          <w:color w:val="000000"/>
          <w:kern w:val="0"/>
          <w:sz w:val="20"/>
          <w:szCs w:val="20"/>
        </w:rPr>
        <w:t>vol. 23, pp. 127-134, 2001-01-01 2001.</w:t>
      </w:r>
      <w:bookmarkEnd w:id="104"/>
      <w:r w:rsidRPr="00E03A41">
        <w:rPr>
          <w:rFonts w:ascii="Times New Roman" w:hAnsi="Times New Roman" w:cs="Times New Roman"/>
          <w:color w:val="080000"/>
          <w:kern w:val="0"/>
          <w:sz w:val="20"/>
          <w:szCs w:val="20"/>
        </w:rPr>
        <w:t>[1]</w:t>
      </w:r>
      <w:bookmarkEnd w:id="105"/>
    </w:p>
    <w:p w14:paraId="032113C0" w14:textId="77777777" w:rsidR="00172655" w:rsidRPr="00E03A41" w:rsidRDefault="00172655" w:rsidP="00172655">
      <w:pPr>
        <w:pStyle w:val="a9"/>
        <w:numPr>
          <w:ilvl w:val="0"/>
          <w:numId w:val="12"/>
        </w:numPr>
        <w:autoSpaceDE w:val="0"/>
        <w:autoSpaceDN w:val="0"/>
        <w:adjustRightInd w:val="0"/>
        <w:ind w:firstLineChars="0"/>
        <w:rPr>
          <w:rFonts w:ascii="Times New Roman" w:hAnsi="Times New Roman" w:cs="Times New Roman"/>
          <w:kern w:val="0"/>
          <w:sz w:val="20"/>
          <w:szCs w:val="20"/>
        </w:rPr>
      </w:pPr>
      <w:bookmarkStart w:id="106" w:name="_Ref29911917"/>
      <w:r w:rsidRPr="00E03A41">
        <w:rPr>
          <w:rFonts w:ascii="Times New Roman" w:hAnsi="Times New Roman" w:cs="Times New Roman"/>
          <w:color w:val="000000"/>
          <w:kern w:val="0"/>
          <w:sz w:val="20"/>
          <w:szCs w:val="20"/>
        </w:rPr>
        <w:t xml:space="preserve">C. J. </w:t>
      </w:r>
      <w:proofErr w:type="spellStart"/>
      <w:r w:rsidRPr="00E03A41">
        <w:rPr>
          <w:rFonts w:ascii="Times New Roman" w:hAnsi="Times New Roman" w:cs="Times New Roman"/>
          <w:color w:val="000000"/>
          <w:kern w:val="0"/>
          <w:sz w:val="20"/>
          <w:szCs w:val="20"/>
        </w:rPr>
        <w:t>Deepu</w:t>
      </w:r>
      <w:proofErr w:type="spellEnd"/>
      <w:r w:rsidRPr="00E03A41">
        <w:rPr>
          <w:rFonts w:ascii="Times New Roman" w:hAnsi="Times New Roman" w:cs="Times New Roman"/>
          <w:color w:val="000000"/>
          <w:kern w:val="0"/>
          <w:sz w:val="20"/>
          <w:szCs w:val="20"/>
        </w:rPr>
        <w:t xml:space="preserve"> and Y. Lian, "A low complexity lossless compression scheme for wearable ECG sensors," in </w:t>
      </w:r>
      <w:r w:rsidRPr="00E03A41">
        <w:rPr>
          <w:rFonts w:ascii="Times New Roman" w:hAnsi="Times New Roman" w:cs="Times New Roman"/>
          <w:i/>
          <w:iCs/>
          <w:color w:val="000000"/>
          <w:kern w:val="0"/>
          <w:sz w:val="20"/>
          <w:szCs w:val="20"/>
        </w:rPr>
        <w:t>2015 IEEE International Conference on Digital Signal Processing (DSP)</w:t>
      </w:r>
      <w:r w:rsidRPr="00E03A41">
        <w:rPr>
          <w:rFonts w:ascii="Times New Roman" w:hAnsi="Times New Roman" w:cs="Times New Roman"/>
          <w:color w:val="000000"/>
          <w:kern w:val="0"/>
          <w:sz w:val="20"/>
          <w:szCs w:val="20"/>
        </w:rPr>
        <w:t>, 2015, pp. 449-453.</w:t>
      </w:r>
      <w:bookmarkEnd w:id="106"/>
    </w:p>
    <w:p w14:paraId="26FF7043" w14:textId="77777777" w:rsidR="00172655" w:rsidRPr="00E03A41" w:rsidRDefault="00172655" w:rsidP="00172655">
      <w:pPr>
        <w:pStyle w:val="a9"/>
        <w:numPr>
          <w:ilvl w:val="0"/>
          <w:numId w:val="12"/>
        </w:numPr>
        <w:autoSpaceDE w:val="0"/>
        <w:autoSpaceDN w:val="0"/>
        <w:adjustRightInd w:val="0"/>
        <w:ind w:firstLineChars="0"/>
        <w:rPr>
          <w:rFonts w:ascii="Times New Roman" w:hAnsi="Times New Roman" w:cs="Times New Roman"/>
          <w:kern w:val="0"/>
          <w:sz w:val="20"/>
          <w:szCs w:val="20"/>
        </w:rPr>
      </w:pPr>
      <w:bookmarkStart w:id="107" w:name="_Ref29912199"/>
      <w:r w:rsidRPr="00A5571F">
        <w:rPr>
          <w:rFonts w:ascii="Arial" w:hAnsi="Arial" w:cs="Arial"/>
        </w:rPr>
        <w:t xml:space="preserve">V. </w:t>
      </w:r>
      <w:proofErr w:type="spellStart"/>
      <w:r w:rsidRPr="00A5571F">
        <w:rPr>
          <w:rFonts w:ascii="Arial" w:hAnsi="Arial" w:cs="Arial"/>
        </w:rPr>
        <w:t>Vanhoucke</w:t>
      </w:r>
      <w:proofErr w:type="spellEnd"/>
      <w:r w:rsidRPr="00A5571F">
        <w:rPr>
          <w:rFonts w:ascii="Arial" w:hAnsi="Arial" w:cs="Arial"/>
        </w:rPr>
        <w:t>, A. Senior, and M. Z. Mao. Improving the speed of neural networks on CPUs. In the Deep Learning and Unsupervised Feature Learning Workshop at NIPS, 2011.</w:t>
      </w:r>
      <w:bookmarkEnd w:id="107"/>
    </w:p>
    <w:p w14:paraId="6F6B1AAC" w14:textId="7647A30F" w:rsidR="00172655" w:rsidRPr="0065719C" w:rsidRDefault="00172655" w:rsidP="00172655">
      <w:pPr>
        <w:pStyle w:val="a9"/>
        <w:numPr>
          <w:ilvl w:val="0"/>
          <w:numId w:val="12"/>
        </w:numPr>
        <w:autoSpaceDE w:val="0"/>
        <w:autoSpaceDN w:val="0"/>
        <w:adjustRightInd w:val="0"/>
        <w:ind w:firstLineChars="0"/>
        <w:rPr>
          <w:rFonts w:ascii="Times New Roman" w:hAnsi="Times New Roman" w:cs="Times New Roman"/>
          <w:kern w:val="0"/>
          <w:sz w:val="20"/>
          <w:szCs w:val="20"/>
        </w:rPr>
      </w:pPr>
      <w:bookmarkStart w:id="108" w:name="_Ref29754672"/>
      <w:proofErr w:type="spellStart"/>
      <w:r>
        <w:t>DoReFa</w:t>
      </w:r>
      <w:proofErr w:type="spellEnd"/>
      <w:r>
        <w:t xml:space="preserve">-Net: Training Low </w:t>
      </w:r>
      <w:proofErr w:type="spellStart"/>
      <w:r>
        <w:t>Bitwidth</w:t>
      </w:r>
      <w:proofErr w:type="spellEnd"/>
      <w:r>
        <w:t xml:space="preserve"> Convolutional Neural Networks with Low </w:t>
      </w:r>
      <w:proofErr w:type="spellStart"/>
      <w:r>
        <w:t>Bitwidth</w:t>
      </w:r>
      <w:proofErr w:type="spellEnd"/>
      <w:r>
        <w:t xml:space="preserve"> Gradients</w:t>
      </w:r>
      <w:bookmarkEnd w:id="108"/>
    </w:p>
    <w:p w14:paraId="12438EF9" w14:textId="77777777" w:rsidR="0065719C" w:rsidRPr="00C478AE" w:rsidRDefault="0065719C" w:rsidP="0065719C">
      <w:pPr>
        <w:pStyle w:val="a9"/>
        <w:numPr>
          <w:ilvl w:val="0"/>
          <w:numId w:val="12"/>
        </w:numPr>
        <w:ind w:firstLineChars="0"/>
        <w:rPr>
          <w:sz w:val="20"/>
        </w:rPr>
      </w:pPr>
      <w:bookmarkStart w:id="109" w:name="_Ref25670420"/>
      <w:r w:rsidRPr="00C478AE">
        <w:rPr>
          <w:sz w:val="20"/>
        </w:rPr>
        <w:t>Li F, Zhang B, Liu B. Ternary Weight Networks</w:t>
      </w:r>
      <w:r>
        <w:rPr>
          <w:sz w:val="20"/>
        </w:rPr>
        <w:t xml:space="preserve"> </w:t>
      </w:r>
      <w:r w:rsidRPr="000A57A2">
        <w:rPr>
          <w:sz w:val="20"/>
        </w:rPr>
        <w:t>[J/OL]</w:t>
      </w:r>
      <w:r w:rsidRPr="00C478AE">
        <w:rPr>
          <w:sz w:val="20"/>
        </w:rPr>
        <w:t xml:space="preserve">. </w:t>
      </w:r>
      <w:proofErr w:type="spellStart"/>
      <w:r w:rsidRPr="00C478AE">
        <w:rPr>
          <w:szCs w:val="21"/>
        </w:rPr>
        <w:t>arXiv</w:t>
      </w:r>
      <w:proofErr w:type="spellEnd"/>
      <w:r w:rsidRPr="00C478AE">
        <w:rPr>
          <w:szCs w:val="21"/>
        </w:rPr>
        <w:t xml:space="preserve"> preprint </w:t>
      </w:r>
      <w:proofErr w:type="spellStart"/>
      <w:r w:rsidRPr="00C478AE">
        <w:rPr>
          <w:szCs w:val="21"/>
        </w:rPr>
        <w:t>arXiv</w:t>
      </w:r>
      <w:proofErr w:type="spellEnd"/>
      <w:r w:rsidRPr="00C478AE">
        <w:rPr>
          <w:szCs w:val="21"/>
        </w:rPr>
        <w:t>:</w:t>
      </w:r>
      <w:r>
        <w:t xml:space="preserve"> </w:t>
      </w:r>
      <w:r w:rsidRPr="00C478AE">
        <w:rPr>
          <w:szCs w:val="21"/>
        </w:rPr>
        <w:t>1605.04711.</w:t>
      </w:r>
      <w:bookmarkEnd w:id="109"/>
    </w:p>
    <w:p w14:paraId="75B008D8" w14:textId="77777777" w:rsidR="00C041E3" w:rsidRPr="00C478AE" w:rsidRDefault="00C041E3" w:rsidP="00C041E3">
      <w:pPr>
        <w:pStyle w:val="af9"/>
        <w:numPr>
          <w:ilvl w:val="0"/>
          <w:numId w:val="12"/>
        </w:numPr>
        <w:ind w:firstLineChars="0"/>
        <w:rPr>
          <w:sz w:val="20"/>
        </w:rPr>
      </w:pPr>
      <w:bookmarkStart w:id="110" w:name="_Ref25585704"/>
      <w:r w:rsidRPr="00C478AE">
        <w:rPr>
          <w:sz w:val="20"/>
        </w:rPr>
        <w:t>Horowitz M. 1.1 Computing's energy problem (and what we can do about it) [C]// 2014 IEEE International Solid- State Circuits Conference (ISSCC). IEEE, 2014.</w:t>
      </w:r>
      <w:bookmarkEnd w:id="110"/>
    </w:p>
    <w:p w14:paraId="35477AEC" w14:textId="77777777" w:rsidR="0065719C" w:rsidRPr="00172655" w:rsidRDefault="0065719C" w:rsidP="00172655">
      <w:pPr>
        <w:pStyle w:val="a9"/>
        <w:numPr>
          <w:ilvl w:val="0"/>
          <w:numId w:val="12"/>
        </w:numPr>
        <w:autoSpaceDE w:val="0"/>
        <w:autoSpaceDN w:val="0"/>
        <w:adjustRightInd w:val="0"/>
        <w:ind w:firstLineChars="0"/>
        <w:rPr>
          <w:rFonts w:ascii="Times New Roman" w:hAnsi="Times New Roman" w:cs="Times New Roman"/>
          <w:kern w:val="0"/>
          <w:sz w:val="20"/>
          <w:szCs w:val="20"/>
        </w:rPr>
      </w:pPr>
    </w:p>
    <w:p w14:paraId="3E1FFADB" w14:textId="77777777" w:rsidR="003A2831" w:rsidRPr="003A2831" w:rsidRDefault="003A2831" w:rsidP="002C7320">
      <w:pPr>
        <w:rPr>
          <w:rFonts w:ascii="Times New Roman" w:hAnsi="Times New Roman" w:cs="Times New Roman"/>
        </w:rPr>
      </w:pPr>
    </w:p>
    <w:sectPr w:rsidR="003A2831" w:rsidRPr="003A283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昊 刘" w:date="2020-02-11T11:15:00Z" w:initials="昊">
    <w:p w14:paraId="0F8D8D82" w14:textId="1F1F54B0" w:rsidR="00E05CE3" w:rsidRDefault="00E05CE3">
      <w:pPr>
        <w:pStyle w:val="ab"/>
      </w:pPr>
      <w:r>
        <w:rPr>
          <w:rStyle w:val="aa"/>
        </w:rPr>
        <w:annotationRef/>
      </w:r>
      <w:r>
        <w:rPr>
          <w:rFonts w:hint="eastAsia"/>
        </w:rPr>
        <w:t>这一段没有讲出深度学习神经网络算法在诊断心律失常方面的优势，重新组织下语言。</w:t>
      </w:r>
    </w:p>
  </w:comment>
  <w:comment w:id="1" w:author="昊 刘" w:date="2020-02-11T11:21:00Z" w:initials="昊">
    <w:p w14:paraId="1BB6DF99" w14:textId="6B9BD883" w:rsidR="00E05CE3" w:rsidRDefault="00E05CE3">
      <w:pPr>
        <w:pStyle w:val="ab"/>
      </w:pPr>
      <w:r>
        <w:rPr>
          <w:rStyle w:val="aa"/>
        </w:rPr>
        <w:annotationRef/>
      </w:r>
      <w:r>
        <w:rPr>
          <w:rFonts w:hint="eastAsia"/>
        </w:rPr>
        <w:t>泛化能力是否能准确表达？</w:t>
      </w:r>
    </w:p>
  </w:comment>
  <w:comment w:id="2" w:author="昊 刘" w:date="2020-02-11T11:23:00Z" w:initials="昊">
    <w:p w14:paraId="5DAB3F40" w14:textId="6DF14BB2" w:rsidR="00E05CE3" w:rsidRDefault="00E05CE3">
      <w:pPr>
        <w:pStyle w:val="ab"/>
      </w:pPr>
      <w:r>
        <w:rPr>
          <w:rStyle w:val="aa"/>
        </w:rPr>
        <w:annotationRef/>
      </w:r>
      <w:r>
        <w:rPr>
          <w:rFonts w:hint="eastAsia"/>
        </w:rPr>
        <w:t>也是机器学习算法的一种</w:t>
      </w:r>
    </w:p>
  </w:comment>
  <w:comment w:id="31" w:author="昊 刘" w:date="2020-02-11T11:34:00Z" w:initials="昊">
    <w:p w14:paraId="75A27F8A" w14:textId="6433F72B" w:rsidR="00E05CE3" w:rsidRDefault="00E05CE3">
      <w:pPr>
        <w:pStyle w:val="ab"/>
      </w:pPr>
      <w:r>
        <w:rPr>
          <w:rStyle w:val="aa"/>
        </w:rPr>
        <w:annotationRef/>
      </w:r>
      <w:r>
        <w:rPr>
          <w:rFonts w:hint="eastAsia"/>
        </w:rPr>
        <w:t>这句话需要提吗？ 实际上可穿戴设备只是定时采集，如果全时段采集那怎么压缩都没用的！？</w:t>
      </w:r>
    </w:p>
  </w:comment>
  <w:comment w:id="32" w:author="昊 刘" w:date="2020-02-11T11:36:00Z" w:initials="昊">
    <w:p w14:paraId="389E2482" w14:textId="6DCFE963" w:rsidR="00E05CE3" w:rsidRDefault="00E05CE3">
      <w:pPr>
        <w:pStyle w:val="ab"/>
      </w:pPr>
      <w:r>
        <w:rPr>
          <w:rStyle w:val="aa"/>
        </w:rPr>
        <w:annotationRef/>
      </w:r>
      <w:r>
        <w:rPr>
          <w:rFonts w:hint="eastAsia"/>
        </w:rPr>
        <w:t>以上可以简化以下，最典型2~3篇引用就可以</w:t>
      </w:r>
    </w:p>
  </w:comment>
  <w:comment w:id="47" w:author="昊 刘" w:date="2020-02-11T13:31:00Z" w:initials="昊">
    <w:p w14:paraId="0B06A093" w14:textId="3450C713" w:rsidR="00E05CE3" w:rsidRDefault="00E05CE3">
      <w:pPr>
        <w:pStyle w:val="ab"/>
      </w:pPr>
      <w:r>
        <w:rPr>
          <w:rStyle w:val="aa"/>
        </w:rPr>
        <w:annotationRef/>
      </w:r>
      <w:r>
        <w:rPr>
          <w:rFonts w:hint="eastAsia"/>
        </w:rPr>
        <w:t>特点要描述的更明确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8D8D82" w15:done="0"/>
  <w15:commentEx w15:paraId="1BB6DF99" w15:done="0"/>
  <w15:commentEx w15:paraId="5DAB3F40" w15:done="0"/>
  <w15:commentEx w15:paraId="75A27F8A" w15:done="0"/>
  <w15:commentEx w15:paraId="389E2482" w15:done="0"/>
  <w15:commentEx w15:paraId="0B06A0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8D8D82" w16cid:durableId="21ED0B3A"/>
  <w16cid:commentId w16cid:paraId="1BB6DF99" w16cid:durableId="21ED0CAC"/>
  <w16cid:commentId w16cid:paraId="5DAB3F40" w16cid:durableId="21ED0D30"/>
  <w16cid:commentId w16cid:paraId="75A27F8A" w16cid:durableId="21ED0FC0"/>
  <w16cid:commentId w16cid:paraId="389E2482" w16cid:durableId="21ED1045"/>
  <w16cid:commentId w16cid:paraId="0B06A093" w16cid:durableId="21ED2B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F8A0A" w14:textId="77777777" w:rsidR="00DC47D4" w:rsidRDefault="00DC47D4" w:rsidP="0075579B">
      <w:r>
        <w:separator/>
      </w:r>
    </w:p>
  </w:endnote>
  <w:endnote w:type="continuationSeparator" w:id="0">
    <w:p w14:paraId="637EBB84" w14:textId="77777777" w:rsidR="00DC47D4" w:rsidRDefault="00DC47D4" w:rsidP="00755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B70B6" w14:textId="77777777" w:rsidR="00DC47D4" w:rsidRDefault="00DC47D4" w:rsidP="0075579B">
      <w:r>
        <w:separator/>
      </w:r>
    </w:p>
  </w:footnote>
  <w:footnote w:type="continuationSeparator" w:id="0">
    <w:p w14:paraId="28726BD8" w14:textId="77777777" w:rsidR="00DC47D4" w:rsidRDefault="00DC47D4" w:rsidP="007557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6D9D"/>
    <w:multiLevelType w:val="hybridMultilevel"/>
    <w:tmpl w:val="58A8ACD2"/>
    <w:lvl w:ilvl="0" w:tplc="C032EB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F56B74"/>
    <w:multiLevelType w:val="hybridMultilevel"/>
    <w:tmpl w:val="05D4145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77919"/>
    <w:multiLevelType w:val="hybridMultilevel"/>
    <w:tmpl w:val="45C870FE"/>
    <w:lvl w:ilvl="0" w:tplc="27369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A42C2A"/>
    <w:multiLevelType w:val="hybridMultilevel"/>
    <w:tmpl w:val="636CC0DA"/>
    <w:lvl w:ilvl="0" w:tplc="09A68A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0456AA3"/>
    <w:multiLevelType w:val="hybridMultilevel"/>
    <w:tmpl w:val="6DAA7786"/>
    <w:lvl w:ilvl="0" w:tplc="52760B2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E10C03"/>
    <w:multiLevelType w:val="hybridMultilevel"/>
    <w:tmpl w:val="0A722770"/>
    <w:lvl w:ilvl="0" w:tplc="5C0EDF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091241"/>
    <w:multiLevelType w:val="hybridMultilevel"/>
    <w:tmpl w:val="CA2A5080"/>
    <w:lvl w:ilvl="0" w:tplc="A4B2BB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A406A1"/>
    <w:multiLevelType w:val="hybridMultilevel"/>
    <w:tmpl w:val="060418D8"/>
    <w:lvl w:ilvl="0" w:tplc="CAB2CA9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957780"/>
    <w:multiLevelType w:val="hybridMultilevel"/>
    <w:tmpl w:val="8E6098EE"/>
    <w:lvl w:ilvl="0" w:tplc="5E345D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5FF2FC4"/>
    <w:multiLevelType w:val="hybridMultilevel"/>
    <w:tmpl w:val="AC76978E"/>
    <w:lvl w:ilvl="0" w:tplc="CAB2CA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2A11C2"/>
    <w:multiLevelType w:val="hybridMultilevel"/>
    <w:tmpl w:val="5CBC1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6666CB9"/>
    <w:multiLevelType w:val="hybridMultilevel"/>
    <w:tmpl w:val="AB602F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F3F6419"/>
    <w:multiLevelType w:val="hybridMultilevel"/>
    <w:tmpl w:val="C9963308"/>
    <w:lvl w:ilvl="0" w:tplc="88A6AE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91A7D2A"/>
    <w:multiLevelType w:val="hybridMultilevel"/>
    <w:tmpl w:val="E0523B6A"/>
    <w:lvl w:ilvl="0" w:tplc="38C8D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941069"/>
    <w:multiLevelType w:val="hybridMultilevel"/>
    <w:tmpl w:val="9F60D234"/>
    <w:lvl w:ilvl="0" w:tplc="8A92A80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0451DF"/>
    <w:multiLevelType w:val="hybridMultilevel"/>
    <w:tmpl w:val="3198DBF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F275EEF"/>
    <w:multiLevelType w:val="hybridMultilevel"/>
    <w:tmpl w:val="7338CE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9"/>
  </w:num>
  <w:num w:numId="4">
    <w:abstractNumId w:val="7"/>
  </w:num>
  <w:num w:numId="5">
    <w:abstractNumId w:val="5"/>
  </w:num>
  <w:num w:numId="6">
    <w:abstractNumId w:val="10"/>
  </w:num>
  <w:num w:numId="7">
    <w:abstractNumId w:val="4"/>
  </w:num>
  <w:num w:numId="8">
    <w:abstractNumId w:val="11"/>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4"/>
  </w:num>
  <w:num w:numId="13">
    <w:abstractNumId w:val="12"/>
  </w:num>
  <w:num w:numId="14">
    <w:abstractNumId w:val="0"/>
  </w:num>
  <w:num w:numId="15">
    <w:abstractNumId w:val="13"/>
  </w:num>
  <w:num w:numId="16">
    <w:abstractNumId w:val="8"/>
  </w:num>
  <w:num w:numId="17">
    <w:abstractNumId w:val="2"/>
  </w:num>
  <w:num w:numId="1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昊 刘">
    <w15:presenceInfo w15:providerId="Windows Live" w15:userId="f424316e8b0ca4ac"/>
  </w15:person>
  <w15:person w15:author="Li Zhiqing">
    <w15:presenceInfo w15:providerId="Windows Live" w15:userId="f0f259698694ef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KwNDQ2NjQ1tTCxMDdW0lEKTi0uzszPAykwMq4FANpehc8tAAAA"/>
    <w:docVar w:name="EN.InstantFormat" w:val="&lt;ENInstantFormat&gt;&lt;Enabled&gt;1&lt;/Enabled&gt;&lt;ScanUnformatted&gt;1&lt;/ScanUnformatted&gt;&lt;ScanChanges&gt;1&lt;/ScanChanges&gt;&lt;Suspended&gt;0&lt;/Suspended&gt;&lt;/ENInstantFormat&gt;"/>
    <w:docVar w:name="EN.Layout" w:val="&lt;ENLayout&gt;&lt;Style&gt;IEEE Signal Proc Soc&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ENLayout&gt;"/>
  </w:docVars>
  <w:rsids>
    <w:rsidRoot w:val="001327D5"/>
    <w:rsid w:val="000020B6"/>
    <w:rsid w:val="00003F06"/>
    <w:rsid w:val="00023A92"/>
    <w:rsid w:val="00025936"/>
    <w:rsid w:val="00034B73"/>
    <w:rsid w:val="0004490A"/>
    <w:rsid w:val="000452D9"/>
    <w:rsid w:val="00047793"/>
    <w:rsid w:val="00054AA6"/>
    <w:rsid w:val="00063DF6"/>
    <w:rsid w:val="00070F70"/>
    <w:rsid w:val="000711F3"/>
    <w:rsid w:val="00071D95"/>
    <w:rsid w:val="000726D2"/>
    <w:rsid w:val="00083080"/>
    <w:rsid w:val="00085C0E"/>
    <w:rsid w:val="00092C84"/>
    <w:rsid w:val="00097CA5"/>
    <w:rsid w:val="00097E26"/>
    <w:rsid w:val="000A0D75"/>
    <w:rsid w:val="000A7F88"/>
    <w:rsid w:val="000B3DFC"/>
    <w:rsid w:val="000B40D0"/>
    <w:rsid w:val="000E0A6A"/>
    <w:rsid w:val="000E1816"/>
    <w:rsid w:val="000E1CBB"/>
    <w:rsid w:val="000E5DFC"/>
    <w:rsid w:val="000E7600"/>
    <w:rsid w:val="000E7F1D"/>
    <w:rsid w:val="000F48A7"/>
    <w:rsid w:val="000F7FB1"/>
    <w:rsid w:val="00101D1A"/>
    <w:rsid w:val="0010525F"/>
    <w:rsid w:val="00105BB9"/>
    <w:rsid w:val="00114490"/>
    <w:rsid w:val="001217E0"/>
    <w:rsid w:val="001327D5"/>
    <w:rsid w:val="00134821"/>
    <w:rsid w:val="00141013"/>
    <w:rsid w:val="00143498"/>
    <w:rsid w:val="00144757"/>
    <w:rsid w:val="00145A8E"/>
    <w:rsid w:val="001461D9"/>
    <w:rsid w:val="00150D0B"/>
    <w:rsid w:val="00160A08"/>
    <w:rsid w:val="0016310D"/>
    <w:rsid w:val="00166CD6"/>
    <w:rsid w:val="00170A38"/>
    <w:rsid w:val="00172655"/>
    <w:rsid w:val="00190FB0"/>
    <w:rsid w:val="00191436"/>
    <w:rsid w:val="00191625"/>
    <w:rsid w:val="00191B7A"/>
    <w:rsid w:val="001A11A5"/>
    <w:rsid w:val="001A19B8"/>
    <w:rsid w:val="001A4A0F"/>
    <w:rsid w:val="001A4E36"/>
    <w:rsid w:val="001A5533"/>
    <w:rsid w:val="001C77BD"/>
    <w:rsid w:val="001D1B85"/>
    <w:rsid w:val="001D1E9E"/>
    <w:rsid w:val="001D6F83"/>
    <w:rsid w:val="001F52FA"/>
    <w:rsid w:val="00200461"/>
    <w:rsid w:val="00217D57"/>
    <w:rsid w:val="00222BEB"/>
    <w:rsid w:val="00223EE9"/>
    <w:rsid w:val="0022797C"/>
    <w:rsid w:val="0024082C"/>
    <w:rsid w:val="00241832"/>
    <w:rsid w:val="00241BDE"/>
    <w:rsid w:val="002438F8"/>
    <w:rsid w:val="00250DBE"/>
    <w:rsid w:val="00262263"/>
    <w:rsid w:val="0026558A"/>
    <w:rsid w:val="00283192"/>
    <w:rsid w:val="0028566B"/>
    <w:rsid w:val="0028640B"/>
    <w:rsid w:val="00287F17"/>
    <w:rsid w:val="00292332"/>
    <w:rsid w:val="00293888"/>
    <w:rsid w:val="00294A81"/>
    <w:rsid w:val="002A3788"/>
    <w:rsid w:val="002A3D93"/>
    <w:rsid w:val="002C7320"/>
    <w:rsid w:val="002D4E8C"/>
    <w:rsid w:val="002E18E2"/>
    <w:rsid w:val="002E4E80"/>
    <w:rsid w:val="00305162"/>
    <w:rsid w:val="0031519B"/>
    <w:rsid w:val="0031639D"/>
    <w:rsid w:val="00317857"/>
    <w:rsid w:val="00327C47"/>
    <w:rsid w:val="00343277"/>
    <w:rsid w:val="003448FA"/>
    <w:rsid w:val="00352755"/>
    <w:rsid w:val="00355E81"/>
    <w:rsid w:val="00381485"/>
    <w:rsid w:val="003822DA"/>
    <w:rsid w:val="00386125"/>
    <w:rsid w:val="00391BB8"/>
    <w:rsid w:val="003A2831"/>
    <w:rsid w:val="003B1E01"/>
    <w:rsid w:val="003C35C0"/>
    <w:rsid w:val="003C5937"/>
    <w:rsid w:val="003D131B"/>
    <w:rsid w:val="003D4DB0"/>
    <w:rsid w:val="003D6126"/>
    <w:rsid w:val="003E10C1"/>
    <w:rsid w:val="003F191A"/>
    <w:rsid w:val="003F407C"/>
    <w:rsid w:val="003F5AAC"/>
    <w:rsid w:val="003F617C"/>
    <w:rsid w:val="0040104E"/>
    <w:rsid w:val="004157A8"/>
    <w:rsid w:val="00417D99"/>
    <w:rsid w:val="00423BA2"/>
    <w:rsid w:val="00424867"/>
    <w:rsid w:val="004320FC"/>
    <w:rsid w:val="004346E4"/>
    <w:rsid w:val="004354FE"/>
    <w:rsid w:val="004356F6"/>
    <w:rsid w:val="00437F2A"/>
    <w:rsid w:val="00440871"/>
    <w:rsid w:val="00443A37"/>
    <w:rsid w:val="0045668B"/>
    <w:rsid w:val="00457CFF"/>
    <w:rsid w:val="004641D0"/>
    <w:rsid w:val="0046636B"/>
    <w:rsid w:val="00470B74"/>
    <w:rsid w:val="004755B7"/>
    <w:rsid w:val="00475AA9"/>
    <w:rsid w:val="00483E06"/>
    <w:rsid w:val="004874E0"/>
    <w:rsid w:val="004A0AFA"/>
    <w:rsid w:val="004A0E79"/>
    <w:rsid w:val="004A1B46"/>
    <w:rsid w:val="004A1DCE"/>
    <w:rsid w:val="004A28A2"/>
    <w:rsid w:val="004A63AD"/>
    <w:rsid w:val="004B17F8"/>
    <w:rsid w:val="004B5397"/>
    <w:rsid w:val="004C3CCF"/>
    <w:rsid w:val="004C71D2"/>
    <w:rsid w:val="004D4B0A"/>
    <w:rsid w:val="004E0969"/>
    <w:rsid w:val="004E0AF1"/>
    <w:rsid w:val="004E45B4"/>
    <w:rsid w:val="004E496B"/>
    <w:rsid w:val="004E4DE5"/>
    <w:rsid w:val="004E69E3"/>
    <w:rsid w:val="004E7CD5"/>
    <w:rsid w:val="004F46FA"/>
    <w:rsid w:val="004F4AEF"/>
    <w:rsid w:val="004F4E34"/>
    <w:rsid w:val="00504F65"/>
    <w:rsid w:val="00526EA6"/>
    <w:rsid w:val="005277BD"/>
    <w:rsid w:val="005325DA"/>
    <w:rsid w:val="005407BB"/>
    <w:rsid w:val="00541D00"/>
    <w:rsid w:val="005454F3"/>
    <w:rsid w:val="00546D12"/>
    <w:rsid w:val="00552140"/>
    <w:rsid w:val="0056132B"/>
    <w:rsid w:val="0056500F"/>
    <w:rsid w:val="00565D3A"/>
    <w:rsid w:val="0056793A"/>
    <w:rsid w:val="0057271A"/>
    <w:rsid w:val="00575375"/>
    <w:rsid w:val="005810F7"/>
    <w:rsid w:val="0058533C"/>
    <w:rsid w:val="00590CC7"/>
    <w:rsid w:val="0059126D"/>
    <w:rsid w:val="005916A8"/>
    <w:rsid w:val="00592A8A"/>
    <w:rsid w:val="005A010A"/>
    <w:rsid w:val="005A1A3F"/>
    <w:rsid w:val="005B2FD0"/>
    <w:rsid w:val="005B367B"/>
    <w:rsid w:val="005B6500"/>
    <w:rsid w:val="005B77CB"/>
    <w:rsid w:val="005C6FDD"/>
    <w:rsid w:val="005D00F2"/>
    <w:rsid w:val="005D0348"/>
    <w:rsid w:val="005E0073"/>
    <w:rsid w:val="005E320B"/>
    <w:rsid w:val="005E4DAD"/>
    <w:rsid w:val="006048E4"/>
    <w:rsid w:val="006058AB"/>
    <w:rsid w:val="00614A6A"/>
    <w:rsid w:val="0061662B"/>
    <w:rsid w:val="0062587F"/>
    <w:rsid w:val="006323F2"/>
    <w:rsid w:val="00633AAA"/>
    <w:rsid w:val="00640334"/>
    <w:rsid w:val="00641EED"/>
    <w:rsid w:val="00642FA2"/>
    <w:rsid w:val="00652623"/>
    <w:rsid w:val="00654AD4"/>
    <w:rsid w:val="0065719C"/>
    <w:rsid w:val="0066230B"/>
    <w:rsid w:val="006674C1"/>
    <w:rsid w:val="00670EDE"/>
    <w:rsid w:val="006857CF"/>
    <w:rsid w:val="006957DF"/>
    <w:rsid w:val="00697E02"/>
    <w:rsid w:val="006A4C46"/>
    <w:rsid w:val="006A7846"/>
    <w:rsid w:val="006B3217"/>
    <w:rsid w:val="006C0424"/>
    <w:rsid w:val="006C2516"/>
    <w:rsid w:val="006C500C"/>
    <w:rsid w:val="006E5B01"/>
    <w:rsid w:val="006E7AB7"/>
    <w:rsid w:val="006F06AA"/>
    <w:rsid w:val="006F20F8"/>
    <w:rsid w:val="006F448C"/>
    <w:rsid w:val="00700DC2"/>
    <w:rsid w:val="007030D7"/>
    <w:rsid w:val="00707971"/>
    <w:rsid w:val="007105FA"/>
    <w:rsid w:val="007132BF"/>
    <w:rsid w:val="00713839"/>
    <w:rsid w:val="00730D5F"/>
    <w:rsid w:val="00736FEA"/>
    <w:rsid w:val="00741B49"/>
    <w:rsid w:val="0075579B"/>
    <w:rsid w:val="00762265"/>
    <w:rsid w:val="00765020"/>
    <w:rsid w:val="0077059D"/>
    <w:rsid w:val="007839DC"/>
    <w:rsid w:val="00784234"/>
    <w:rsid w:val="00790B27"/>
    <w:rsid w:val="00795B06"/>
    <w:rsid w:val="00796A06"/>
    <w:rsid w:val="007A1934"/>
    <w:rsid w:val="007B2BB2"/>
    <w:rsid w:val="007C197B"/>
    <w:rsid w:val="007C26D2"/>
    <w:rsid w:val="007F442C"/>
    <w:rsid w:val="007F6781"/>
    <w:rsid w:val="008002E3"/>
    <w:rsid w:val="008063B2"/>
    <w:rsid w:val="008118B7"/>
    <w:rsid w:val="0082399E"/>
    <w:rsid w:val="00824247"/>
    <w:rsid w:val="0082633D"/>
    <w:rsid w:val="008513FB"/>
    <w:rsid w:val="00853B16"/>
    <w:rsid w:val="00864F61"/>
    <w:rsid w:val="00865321"/>
    <w:rsid w:val="00880811"/>
    <w:rsid w:val="008845FD"/>
    <w:rsid w:val="00885005"/>
    <w:rsid w:val="00887BB3"/>
    <w:rsid w:val="008A1A64"/>
    <w:rsid w:val="008B2BFE"/>
    <w:rsid w:val="008C1399"/>
    <w:rsid w:val="008C7C80"/>
    <w:rsid w:val="008D2227"/>
    <w:rsid w:val="008E4DAE"/>
    <w:rsid w:val="008F13C0"/>
    <w:rsid w:val="00907FC4"/>
    <w:rsid w:val="00924749"/>
    <w:rsid w:val="00935064"/>
    <w:rsid w:val="00935F0D"/>
    <w:rsid w:val="00937B10"/>
    <w:rsid w:val="009407D8"/>
    <w:rsid w:val="009430E5"/>
    <w:rsid w:val="0095601C"/>
    <w:rsid w:val="00956C6D"/>
    <w:rsid w:val="009660E4"/>
    <w:rsid w:val="00977A49"/>
    <w:rsid w:val="009840DF"/>
    <w:rsid w:val="00991B9D"/>
    <w:rsid w:val="009A1049"/>
    <w:rsid w:val="009A2CEC"/>
    <w:rsid w:val="009A4F8C"/>
    <w:rsid w:val="009B2ADF"/>
    <w:rsid w:val="009D0AE9"/>
    <w:rsid w:val="009D2C7D"/>
    <w:rsid w:val="009F42D8"/>
    <w:rsid w:val="00A003CF"/>
    <w:rsid w:val="00A016A8"/>
    <w:rsid w:val="00A02DA8"/>
    <w:rsid w:val="00A02E41"/>
    <w:rsid w:val="00A03F57"/>
    <w:rsid w:val="00A0796A"/>
    <w:rsid w:val="00A13BA3"/>
    <w:rsid w:val="00A302AC"/>
    <w:rsid w:val="00A376BD"/>
    <w:rsid w:val="00A47F84"/>
    <w:rsid w:val="00A55ABD"/>
    <w:rsid w:val="00A56948"/>
    <w:rsid w:val="00A653BD"/>
    <w:rsid w:val="00A71334"/>
    <w:rsid w:val="00A76B2B"/>
    <w:rsid w:val="00A87681"/>
    <w:rsid w:val="00A97D1F"/>
    <w:rsid w:val="00AA2E7C"/>
    <w:rsid w:val="00AA4B0C"/>
    <w:rsid w:val="00AA6E4B"/>
    <w:rsid w:val="00AB5A83"/>
    <w:rsid w:val="00AC6A7C"/>
    <w:rsid w:val="00AD520D"/>
    <w:rsid w:val="00AD6BAD"/>
    <w:rsid w:val="00AE0D0E"/>
    <w:rsid w:val="00AE1B03"/>
    <w:rsid w:val="00AE6400"/>
    <w:rsid w:val="00AF181A"/>
    <w:rsid w:val="00AF1AC0"/>
    <w:rsid w:val="00AF4BEA"/>
    <w:rsid w:val="00AF7067"/>
    <w:rsid w:val="00B00649"/>
    <w:rsid w:val="00B05D51"/>
    <w:rsid w:val="00B06BF6"/>
    <w:rsid w:val="00B12564"/>
    <w:rsid w:val="00B1750D"/>
    <w:rsid w:val="00B33414"/>
    <w:rsid w:val="00B334CF"/>
    <w:rsid w:val="00B40FC0"/>
    <w:rsid w:val="00B428F7"/>
    <w:rsid w:val="00B42A94"/>
    <w:rsid w:val="00B42BCA"/>
    <w:rsid w:val="00B454D8"/>
    <w:rsid w:val="00B61413"/>
    <w:rsid w:val="00B65BFC"/>
    <w:rsid w:val="00B7106F"/>
    <w:rsid w:val="00B71BA4"/>
    <w:rsid w:val="00B7395B"/>
    <w:rsid w:val="00B747B2"/>
    <w:rsid w:val="00B93893"/>
    <w:rsid w:val="00BB1B69"/>
    <w:rsid w:val="00BB5F01"/>
    <w:rsid w:val="00BD17C0"/>
    <w:rsid w:val="00BE48BD"/>
    <w:rsid w:val="00BF3E1F"/>
    <w:rsid w:val="00C0154F"/>
    <w:rsid w:val="00C0266C"/>
    <w:rsid w:val="00C041E3"/>
    <w:rsid w:val="00C05960"/>
    <w:rsid w:val="00C1410E"/>
    <w:rsid w:val="00C14C1D"/>
    <w:rsid w:val="00C23BC8"/>
    <w:rsid w:val="00C25B06"/>
    <w:rsid w:val="00C266E8"/>
    <w:rsid w:val="00C30722"/>
    <w:rsid w:val="00C42F36"/>
    <w:rsid w:val="00C4373E"/>
    <w:rsid w:val="00C554DC"/>
    <w:rsid w:val="00C57407"/>
    <w:rsid w:val="00C57D90"/>
    <w:rsid w:val="00C64E61"/>
    <w:rsid w:val="00C77219"/>
    <w:rsid w:val="00C810FF"/>
    <w:rsid w:val="00C82E3F"/>
    <w:rsid w:val="00C87D01"/>
    <w:rsid w:val="00C94A88"/>
    <w:rsid w:val="00C95123"/>
    <w:rsid w:val="00C95151"/>
    <w:rsid w:val="00CA0DF5"/>
    <w:rsid w:val="00CB2767"/>
    <w:rsid w:val="00CC70DC"/>
    <w:rsid w:val="00CD4051"/>
    <w:rsid w:val="00CD6565"/>
    <w:rsid w:val="00CF41B3"/>
    <w:rsid w:val="00D02ABB"/>
    <w:rsid w:val="00D04307"/>
    <w:rsid w:val="00D06352"/>
    <w:rsid w:val="00D10D2C"/>
    <w:rsid w:val="00D126E3"/>
    <w:rsid w:val="00D132A2"/>
    <w:rsid w:val="00D13574"/>
    <w:rsid w:val="00D13A5B"/>
    <w:rsid w:val="00D17435"/>
    <w:rsid w:val="00D22099"/>
    <w:rsid w:val="00D22491"/>
    <w:rsid w:val="00D23C7E"/>
    <w:rsid w:val="00D32C7D"/>
    <w:rsid w:val="00D52DB8"/>
    <w:rsid w:val="00D53193"/>
    <w:rsid w:val="00D536A7"/>
    <w:rsid w:val="00D56F84"/>
    <w:rsid w:val="00D63BA6"/>
    <w:rsid w:val="00D65687"/>
    <w:rsid w:val="00D708C9"/>
    <w:rsid w:val="00D73A31"/>
    <w:rsid w:val="00D77C7E"/>
    <w:rsid w:val="00D8246B"/>
    <w:rsid w:val="00D873B0"/>
    <w:rsid w:val="00D90F0D"/>
    <w:rsid w:val="00DA556F"/>
    <w:rsid w:val="00DB037F"/>
    <w:rsid w:val="00DB0847"/>
    <w:rsid w:val="00DB36C6"/>
    <w:rsid w:val="00DB4AB4"/>
    <w:rsid w:val="00DC3334"/>
    <w:rsid w:val="00DC47D4"/>
    <w:rsid w:val="00DC4842"/>
    <w:rsid w:val="00DD7312"/>
    <w:rsid w:val="00DE315C"/>
    <w:rsid w:val="00DE4BCB"/>
    <w:rsid w:val="00E05CE3"/>
    <w:rsid w:val="00E20119"/>
    <w:rsid w:val="00E204AD"/>
    <w:rsid w:val="00E3541D"/>
    <w:rsid w:val="00E55F56"/>
    <w:rsid w:val="00E6192C"/>
    <w:rsid w:val="00E64DF1"/>
    <w:rsid w:val="00E662A3"/>
    <w:rsid w:val="00E67DBF"/>
    <w:rsid w:val="00E707AE"/>
    <w:rsid w:val="00E709F2"/>
    <w:rsid w:val="00E73A48"/>
    <w:rsid w:val="00E7484E"/>
    <w:rsid w:val="00E75A4E"/>
    <w:rsid w:val="00E80E03"/>
    <w:rsid w:val="00E84387"/>
    <w:rsid w:val="00E91D66"/>
    <w:rsid w:val="00E93843"/>
    <w:rsid w:val="00E9634A"/>
    <w:rsid w:val="00E970C5"/>
    <w:rsid w:val="00EA1091"/>
    <w:rsid w:val="00EA7439"/>
    <w:rsid w:val="00EC53E2"/>
    <w:rsid w:val="00EC7483"/>
    <w:rsid w:val="00EC7823"/>
    <w:rsid w:val="00EC78EA"/>
    <w:rsid w:val="00ED0905"/>
    <w:rsid w:val="00ED62E8"/>
    <w:rsid w:val="00EE0ED9"/>
    <w:rsid w:val="00EE3475"/>
    <w:rsid w:val="00EE4503"/>
    <w:rsid w:val="00EE4752"/>
    <w:rsid w:val="00EE767F"/>
    <w:rsid w:val="00EF0631"/>
    <w:rsid w:val="00EF10F7"/>
    <w:rsid w:val="00EF5D6E"/>
    <w:rsid w:val="00F03559"/>
    <w:rsid w:val="00F04C97"/>
    <w:rsid w:val="00F05272"/>
    <w:rsid w:val="00F06DBF"/>
    <w:rsid w:val="00F17F86"/>
    <w:rsid w:val="00F26348"/>
    <w:rsid w:val="00F27658"/>
    <w:rsid w:val="00F31580"/>
    <w:rsid w:val="00F54B08"/>
    <w:rsid w:val="00F646D6"/>
    <w:rsid w:val="00F64799"/>
    <w:rsid w:val="00F73F7E"/>
    <w:rsid w:val="00F74D4C"/>
    <w:rsid w:val="00F8563F"/>
    <w:rsid w:val="00FA01B8"/>
    <w:rsid w:val="00FA4200"/>
    <w:rsid w:val="00FA7E09"/>
    <w:rsid w:val="00FC2FCD"/>
    <w:rsid w:val="00FC47BC"/>
    <w:rsid w:val="00FC6B05"/>
    <w:rsid w:val="00FC6B7F"/>
    <w:rsid w:val="00FD46D8"/>
    <w:rsid w:val="00FE5EE5"/>
    <w:rsid w:val="00FE60F0"/>
    <w:rsid w:val="00FE789C"/>
    <w:rsid w:val="00FF7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11C90"/>
  <w15:chartTrackingRefBased/>
  <w15:docId w15:val="{87A23A2C-C49E-4AB5-AC15-1B675F03F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191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57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579B"/>
    <w:rPr>
      <w:sz w:val="18"/>
      <w:szCs w:val="18"/>
    </w:rPr>
  </w:style>
  <w:style w:type="paragraph" w:styleId="a5">
    <w:name w:val="footer"/>
    <w:basedOn w:val="a"/>
    <w:link w:val="a6"/>
    <w:uiPriority w:val="99"/>
    <w:unhideWhenUsed/>
    <w:rsid w:val="0075579B"/>
    <w:pPr>
      <w:tabs>
        <w:tab w:val="center" w:pos="4153"/>
        <w:tab w:val="right" w:pos="8306"/>
      </w:tabs>
      <w:snapToGrid w:val="0"/>
      <w:jc w:val="left"/>
    </w:pPr>
    <w:rPr>
      <w:sz w:val="18"/>
      <w:szCs w:val="18"/>
    </w:rPr>
  </w:style>
  <w:style w:type="character" w:customStyle="1" w:styleId="a6">
    <w:name w:val="页脚 字符"/>
    <w:basedOn w:val="a0"/>
    <w:link w:val="a5"/>
    <w:uiPriority w:val="99"/>
    <w:rsid w:val="0075579B"/>
    <w:rPr>
      <w:sz w:val="18"/>
      <w:szCs w:val="18"/>
    </w:rPr>
  </w:style>
  <w:style w:type="paragraph" w:styleId="a7">
    <w:name w:val="Title"/>
    <w:basedOn w:val="a"/>
    <w:next w:val="a"/>
    <w:link w:val="a8"/>
    <w:uiPriority w:val="10"/>
    <w:qFormat/>
    <w:rsid w:val="0075579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5579B"/>
    <w:rPr>
      <w:rFonts w:asciiTheme="majorHAnsi" w:eastAsiaTheme="majorEastAsia" w:hAnsiTheme="majorHAnsi" w:cstheme="majorBidi"/>
      <w:b/>
      <w:bCs/>
      <w:sz w:val="32"/>
      <w:szCs w:val="32"/>
    </w:rPr>
  </w:style>
  <w:style w:type="paragraph" w:styleId="a9">
    <w:name w:val="List Paragraph"/>
    <w:basedOn w:val="a"/>
    <w:uiPriority w:val="34"/>
    <w:qFormat/>
    <w:rsid w:val="0075579B"/>
    <w:pPr>
      <w:ind w:firstLineChars="200" w:firstLine="420"/>
    </w:pPr>
  </w:style>
  <w:style w:type="character" w:styleId="aa">
    <w:name w:val="annotation reference"/>
    <w:basedOn w:val="a0"/>
    <w:uiPriority w:val="99"/>
    <w:semiHidden/>
    <w:unhideWhenUsed/>
    <w:rsid w:val="00991B9D"/>
    <w:rPr>
      <w:sz w:val="21"/>
      <w:szCs w:val="21"/>
    </w:rPr>
  </w:style>
  <w:style w:type="paragraph" w:styleId="ab">
    <w:name w:val="annotation text"/>
    <w:basedOn w:val="a"/>
    <w:link w:val="ac"/>
    <w:uiPriority w:val="99"/>
    <w:semiHidden/>
    <w:unhideWhenUsed/>
    <w:rsid w:val="00991B9D"/>
    <w:pPr>
      <w:jc w:val="left"/>
    </w:pPr>
  </w:style>
  <w:style w:type="character" w:customStyle="1" w:styleId="ac">
    <w:name w:val="批注文字 字符"/>
    <w:basedOn w:val="a0"/>
    <w:link w:val="ab"/>
    <w:uiPriority w:val="99"/>
    <w:semiHidden/>
    <w:rsid w:val="00991B9D"/>
  </w:style>
  <w:style w:type="paragraph" w:styleId="ad">
    <w:name w:val="annotation subject"/>
    <w:basedOn w:val="ab"/>
    <w:next w:val="ab"/>
    <w:link w:val="ae"/>
    <w:uiPriority w:val="99"/>
    <w:semiHidden/>
    <w:unhideWhenUsed/>
    <w:rsid w:val="00991B9D"/>
    <w:rPr>
      <w:b/>
      <w:bCs/>
    </w:rPr>
  </w:style>
  <w:style w:type="character" w:customStyle="1" w:styleId="ae">
    <w:name w:val="批注主题 字符"/>
    <w:basedOn w:val="ac"/>
    <w:link w:val="ad"/>
    <w:uiPriority w:val="99"/>
    <w:semiHidden/>
    <w:rsid w:val="00991B9D"/>
    <w:rPr>
      <w:b/>
      <w:bCs/>
    </w:rPr>
  </w:style>
  <w:style w:type="paragraph" w:styleId="af">
    <w:name w:val="Balloon Text"/>
    <w:basedOn w:val="a"/>
    <w:link w:val="af0"/>
    <w:uiPriority w:val="99"/>
    <w:semiHidden/>
    <w:unhideWhenUsed/>
    <w:rsid w:val="00991B9D"/>
    <w:rPr>
      <w:sz w:val="18"/>
      <w:szCs w:val="18"/>
    </w:rPr>
  </w:style>
  <w:style w:type="character" w:customStyle="1" w:styleId="af0">
    <w:name w:val="批注框文本 字符"/>
    <w:basedOn w:val="a0"/>
    <w:link w:val="af"/>
    <w:uiPriority w:val="99"/>
    <w:semiHidden/>
    <w:rsid w:val="00991B9D"/>
    <w:rPr>
      <w:sz w:val="18"/>
      <w:szCs w:val="18"/>
    </w:rPr>
  </w:style>
  <w:style w:type="character" w:styleId="af1">
    <w:name w:val="Hyperlink"/>
    <w:basedOn w:val="a0"/>
    <w:uiPriority w:val="99"/>
    <w:semiHidden/>
    <w:unhideWhenUsed/>
    <w:rsid w:val="00991B9D"/>
    <w:rPr>
      <w:color w:val="0000FF"/>
      <w:u w:val="single"/>
    </w:rPr>
  </w:style>
  <w:style w:type="table" w:styleId="af2">
    <w:name w:val="Table Grid"/>
    <w:basedOn w:val="a1"/>
    <w:uiPriority w:val="39"/>
    <w:rsid w:val="002D4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
    <w:link w:val="af4"/>
    <w:uiPriority w:val="99"/>
    <w:semiHidden/>
    <w:unhideWhenUsed/>
    <w:rsid w:val="009660E4"/>
    <w:pPr>
      <w:snapToGrid w:val="0"/>
      <w:jc w:val="left"/>
    </w:pPr>
  </w:style>
  <w:style w:type="character" w:customStyle="1" w:styleId="af4">
    <w:name w:val="尾注文本 字符"/>
    <w:basedOn w:val="a0"/>
    <w:link w:val="af3"/>
    <w:uiPriority w:val="99"/>
    <w:semiHidden/>
    <w:rsid w:val="009660E4"/>
  </w:style>
  <w:style w:type="character" w:styleId="af5">
    <w:name w:val="endnote reference"/>
    <w:basedOn w:val="a0"/>
    <w:uiPriority w:val="99"/>
    <w:semiHidden/>
    <w:unhideWhenUsed/>
    <w:rsid w:val="009660E4"/>
    <w:rPr>
      <w:vertAlign w:val="superscript"/>
    </w:rPr>
  </w:style>
  <w:style w:type="paragraph" w:styleId="af6">
    <w:name w:val="Normal (Web)"/>
    <w:basedOn w:val="a"/>
    <w:uiPriority w:val="99"/>
    <w:semiHidden/>
    <w:unhideWhenUsed/>
    <w:rsid w:val="00DC4842"/>
    <w:pPr>
      <w:widowControl/>
      <w:spacing w:before="100" w:beforeAutospacing="1" w:after="100" w:afterAutospacing="1"/>
      <w:jc w:val="left"/>
    </w:pPr>
    <w:rPr>
      <w:rFonts w:ascii="宋体" w:eastAsia="宋体" w:hAnsi="宋体" w:cs="宋体"/>
      <w:kern w:val="0"/>
      <w:sz w:val="24"/>
      <w:szCs w:val="24"/>
    </w:rPr>
  </w:style>
  <w:style w:type="character" w:styleId="af7">
    <w:name w:val="Intense Emphasis"/>
    <w:basedOn w:val="a0"/>
    <w:uiPriority w:val="21"/>
    <w:qFormat/>
    <w:rsid w:val="0066230B"/>
    <w:rPr>
      <w:i/>
      <w:iCs/>
      <w:color w:val="5B9BD5" w:themeColor="accent1"/>
    </w:rPr>
  </w:style>
  <w:style w:type="character" w:styleId="af8">
    <w:name w:val="Placeholder Text"/>
    <w:basedOn w:val="a0"/>
    <w:uiPriority w:val="99"/>
    <w:semiHidden/>
    <w:rsid w:val="00765020"/>
    <w:rPr>
      <w:color w:val="808080"/>
    </w:rPr>
  </w:style>
  <w:style w:type="paragraph" w:customStyle="1" w:styleId="af9">
    <w:basedOn w:val="a"/>
    <w:next w:val="a9"/>
    <w:uiPriority w:val="34"/>
    <w:qFormat/>
    <w:rsid w:val="00C041E3"/>
    <w:pPr>
      <w:ind w:firstLineChars="200" w:firstLine="420"/>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770474">
      <w:bodyDiv w:val="1"/>
      <w:marLeft w:val="0"/>
      <w:marRight w:val="0"/>
      <w:marTop w:val="0"/>
      <w:marBottom w:val="0"/>
      <w:divBdr>
        <w:top w:val="none" w:sz="0" w:space="0" w:color="auto"/>
        <w:left w:val="none" w:sz="0" w:space="0" w:color="auto"/>
        <w:bottom w:val="none" w:sz="0" w:space="0" w:color="auto"/>
        <w:right w:val="none" w:sz="0" w:space="0" w:color="auto"/>
      </w:divBdr>
      <w:divsChild>
        <w:div w:id="2053066908">
          <w:marLeft w:val="0"/>
          <w:marRight w:val="0"/>
          <w:marTop w:val="0"/>
          <w:marBottom w:val="0"/>
          <w:divBdr>
            <w:top w:val="none" w:sz="0" w:space="0" w:color="auto"/>
            <w:left w:val="none" w:sz="0" w:space="0" w:color="auto"/>
            <w:bottom w:val="none" w:sz="0" w:space="0" w:color="auto"/>
            <w:right w:val="none" w:sz="0" w:space="0" w:color="auto"/>
          </w:divBdr>
          <w:divsChild>
            <w:div w:id="1085303645">
              <w:marLeft w:val="0"/>
              <w:marRight w:val="0"/>
              <w:marTop w:val="0"/>
              <w:marBottom w:val="0"/>
              <w:divBdr>
                <w:top w:val="none" w:sz="0" w:space="0" w:color="auto"/>
                <w:left w:val="none" w:sz="0" w:space="0" w:color="auto"/>
                <w:bottom w:val="none" w:sz="0" w:space="0" w:color="auto"/>
                <w:right w:val="none" w:sz="0" w:space="0" w:color="auto"/>
              </w:divBdr>
              <w:divsChild>
                <w:div w:id="1620990287">
                  <w:marLeft w:val="0"/>
                  <w:marRight w:val="0"/>
                  <w:marTop w:val="0"/>
                  <w:marBottom w:val="0"/>
                  <w:divBdr>
                    <w:top w:val="none" w:sz="0" w:space="0" w:color="auto"/>
                    <w:left w:val="none" w:sz="0" w:space="0" w:color="auto"/>
                    <w:bottom w:val="none" w:sz="0" w:space="0" w:color="auto"/>
                    <w:right w:val="none" w:sz="0" w:space="0" w:color="auto"/>
                  </w:divBdr>
                  <w:divsChild>
                    <w:div w:id="816455538">
                      <w:marLeft w:val="0"/>
                      <w:marRight w:val="0"/>
                      <w:marTop w:val="0"/>
                      <w:marBottom w:val="0"/>
                      <w:divBdr>
                        <w:top w:val="none" w:sz="0" w:space="0" w:color="auto"/>
                        <w:left w:val="none" w:sz="0" w:space="0" w:color="auto"/>
                        <w:bottom w:val="none" w:sz="0" w:space="0" w:color="auto"/>
                        <w:right w:val="none" w:sz="0" w:space="0" w:color="auto"/>
                      </w:divBdr>
                      <w:divsChild>
                        <w:div w:id="1282036126">
                          <w:marLeft w:val="0"/>
                          <w:marRight w:val="0"/>
                          <w:marTop w:val="0"/>
                          <w:marBottom w:val="0"/>
                          <w:divBdr>
                            <w:top w:val="none" w:sz="0" w:space="0" w:color="auto"/>
                            <w:left w:val="none" w:sz="0" w:space="0" w:color="auto"/>
                            <w:bottom w:val="none" w:sz="0" w:space="0" w:color="auto"/>
                            <w:right w:val="none" w:sz="0" w:space="0" w:color="auto"/>
                          </w:divBdr>
                          <w:divsChild>
                            <w:div w:id="680861827">
                              <w:marLeft w:val="0"/>
                              <w:marRight w:val="300"/>
                              <w:marTop w:val="180"/>
                              <w:marBottom w:val="0"/>
                              <w:divBdr>
                                <w:top w:val="none" w:sz="0" w:space="0" w:color="auto"/>
                                <w:left w:val="none" w:sz="0" w:space="0" w:color="auto"/>
                                <w:bottom w:val="none" w:sz="0" w:space="0" w:color="auto"/>
                                <w:right w:val="none" w:sz="0" w:space="0" w:color="auto"/>
                              </w:divBdr>
                              <w:divsChild>
                                <w:div w:id="15178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275019">
          <w:marLeft w:val="0"/>
          <w:marRight w:val="0"/>
          <w:marTop w:val="0"/>
          <w:marBottom w:val="0"/>
          <w:divBdr>
            <w:top w:val="none" w:sz="0" w:space="0" w:color="auto"/>
            <w:left w:val="none" w:sz="0" w:space="0" w:color="auto"/>
            <w:bottom w:val="none" w:sz="0" w:space="0" w:color="auto"/>
            <w:right w:val="none" w:sz="0" w:space="0" w:color="auto"/>
          </w:divBdr>
          <w:divsChild>
            <w:div w:id="2032800762">
              <w:marLeft w:val="0"/>
              <w:marRight w:val="0"/>
              <w:marTop w:val="0"/>
              <w:marBottom w:val="0"/>
              <w:divBdr>
                <w:top w:val="none" w:sz="0" w:space="0" w:color="auto"/>
                <w:left w:val="none" w:sz="0" w:space="0" w:color="auto"/>
                <w:bottom w:val="none" w:sz="0" w:space="0" w:color="auto"/>
                <w:right w:val="none" w:sz="0" w:space="0" w:color="auto"/>
              </w:divBdr>
              <w:divsChild>
                <w:div w:id="474958803">
                  <w:marLeft w:val="0"/>
                  <w:marRight w:val="0"/>
                  <w:marTop w:val="0"/>
                  <w:marBottom w:val="0"/>
                  <w:divBdr>
                    <w:top w:val="none" w:sz="0" w:space="0" w:color="auto"/>
                    <w:left w:val="none" w:sz="0" w:space="0" w:color="auto"/>
                    <w:bottom w:val="none" w:sz="0" w:space="0" w:color="auto"/>
                    <w:right w:val="none" w:sz="0" w:space="0" w:color="auto"/>
                  </w:divBdr>
                  <w:divsChild>
                    <w:div w:id="372314344">
                      <w:marLeft w:val="0"/>
                      <w:marRight w:val="0"/>
                      <w:marTop w:val="0"/>
                      <w:marBottom w:val="0"/>
                      <w:divBdr>
                        <w:top w:val="none" w:sz="0" w:space="0" w:color="auto"/>
                        <w:left w:val="none" w:sz="0" w:space="0" w:color="auto"/>
                        <w:bottom w:val="none" w:sz="0" w:space="0" w:color="auto"/>
                        <w:right w:val="none" w:sz="0" w:space="0" w:color="auto"/>
                      </w:divBdr>
                      <w:divsChild>
                        <w:div w:id="153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478843">
      <w:bodyDiv w:val="1"/>
      <w:marLeft w:val="0"/>
      <w:marRight w:val="0"/>
      <w:marTop w:val="0"/>
      <w:marBottom w:val="0"/>
      <w:divBdr>
        <w:top w:val="none" w:sz="0" w:space="0" w:color="auto"/>
        <w:left w:val="none" w:sz="0" w:space="0" w:color="auto"/>
        <w:bottom w:val="none" w:sz="0" w:space="0" w:color="auto"/>
        <w:right w:val="none" w:sz="0" w:space="0" w:color="auto"/>
      </w:divBdr>
      <w:divsChild>
        <w:div w:id="1631396445">
          <w:marLeft w:val="0"/>
          <w:marRight w:val="0"/>
          <w:marTop w:val="0"/>
          <w:marBottom w:val="0"/>
          <w:divBdr>
            <w:top w:val="none" w:sz="0" w:space="0" w:color="auto"/>
            <w:left w:val="none" w:sz="0" w:space="0" w:color="auto"/>
            <w:bottom w:val="none" w:sz="0" w:space="0" w:color="auto"/>
            <w:right w:val="none" w:sz="0" w:space="0" w:color="auto"/>
          </w:divBdr>
          <w:divsChild>
            <w:div w:id="1446388664">
              <w:marLeft w:val="0"/>
              <w:marRight w:val="0"/>
              <w:marTop w:val="0"/>
              <w:marBottom w:val="0"/>
              <w:divBdr>
                <w:top w:val="none" w:sz="0" w:space="0" w:color="auto"/>
                <w:left w:val="none" w:sz="0" w:space="0" w:color="auto"/>
                <w:bottom w:val="none" w:sz="0" w:space="0" w:color="auto"/>
                <w:right w:val="none" w:sz="0" w:space="0" w:color="auto"/>
              </w:divBdr>
              <w:divsChild>
                <w:div w:id="920716814">
                  <w:marLeft w:val="0"/>
                  <w:marRight w:val="0"/>
                  <w:marTop w:val="0"/>
                  <w:marBottom w:val="0"/>
                  <w:divBdr>
                    <w:top w:val="none" w:sz="0" w:space="0" w:color="auto"/>
                    <w:left w:val="none" w:sz="0" w:space="0" w:color="auto"/>
                    <w:bottom w:val="none" w:sz="0" w:space="0" w:color="auto"/>
                    <w:right w:val="none" w:sz="0" w:space="0" w:color="auto"/>
                  </w:divBdr>
                  <w:divsChild>
                    <w:div w:id="1182015558">
                      <w:marLeft w:val="0"/>
                      <w:marRight w:val="0"/>
                      <w:marTop w:val="0"/>
                      <w:marBottom w:val="0"/>
                      <w:divBdr>
                        <w:top w:val="none" w:sz="0" w:space="0" w:color="auto"/>
                        <w:left w:val="none" w:sz="0" w:space="0" w:color="auto"/>
                        <w:bottom w:val="none" w:sz="0" w:space="0" w:color="auto"/>
                        <w:right w:val="none" w:sz="0" w:space="0" w:color="auto"/>
                      </w:divBdr>
                      <w:divsChild>
                        <w:div w:id="1731002526">
                          <w:marLeft w:val="0"/>
                          <w:marRight w:val="0"/>
                          <w:marTop w:val="0"/>
                          <w:marBottom w:val="0"/>
                          <w:divBdr>
                            <w:top w:val="none" w:sz="0" w:space="0" w:color="auto"/>
                            <w:left w:val="none" w:sz="0" w:space="0" w:color="auto"/>
                            <w:bottom w:val="none" w:sz="0" w:space="0" w:color="auto"/>
                            <w:right w:val="none" w:sz="0" w:space="0" w:color="auto"/>
                          </w:divBdr>
                          <w:divsChild>
                            <w:div w:id="2092700462">
                              <w:marLeft w:val="0"/>
                              <w:marRight w:val="300"/>
                              <w:marTop w:val="180"/>
                              <w:marBottom w:val="0"/>
                              <w:divBdr>
                                <w:top w:val="none" w:sz="0" w:space="0" w:color="auto"/>
                                <w:left w:val="none" w:sz="0" w:space="0" w:color="auto"/>
                                <w:bottom w:val="none" w:sz="0" w:space="0" w:color="auto"/>
                                <w:right w:val="none" w:sz="0" w:space="0" w:color="auto"/>
                              </w:divBdr>
                              <w:divsChild>
                                <w:div w:id="13702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090353">
          <w:marLeft w:val="0"/>
          <w:marRight w:val="0"/>
          <w:marTop w:val="0"/>
          <w:marBottom w:val="0"/>
          <w:divBdr>
            <w:top w:val="none" w:sz="0" w:space="0" w:color="auto"/>
            <w:left w:val="none" w:sz="0" w:space="0" w:color="auto"/>
            <w:bottom w:val="none" w:sz="0" w:space="0" w:color="auto"/>
            <w:right w:val="none" w:sz="0" w:space="0" w:color="auto"/>
          </w:divBdr>
          <w:divsChild>
            <w:div w:id="1207184246">
              <w:marLeft w:val="0"/>
              <w:marRight w:val="0"/>
              <w:marTop w:val="0"/>
              <w:marBottom w:val="0"/>
              <w:divBdr>
                <w:top w:val="none" w:sz="0" w:space="0" w:color="auto"/>
                <w:left w:val="none" w:sz="0" w:space="0" w:color="auto"/>
                <w:bottom w:val="none" w:sz="0" w:space="0" w:color="auto"/>
                <w:right w:val="none" w:sz="0" w:space="0" w:color="auto"/>
              </w:divBdr>
              <w:divsChild>
                <w:div w:id="271014763">
                  <w:marLeft w:val="0"/>
                  <w:marRight w:val="0"/>
                  <w:marTop w:val="0"/>
                  <w:marBottom w:val="0"/>
                  <w:divBdr>
                    <w:top w:val="none" w:sz="0" w:space="0" w:color="auto"/>
                    <w:left w:val="none" w:sz="0" w:space="0" w:color="auto"/>
                    <w:bottom w:val="none" w:sz="0" w:space="0" w:color="auto"/>
                    <w:right w:val="none" w:sz="0" w:space="0" w:color="auto"/>
                  </w:divBdr>
                  <w:divsChild>
                    <w:div w:id="1499224521">
                      <w:marLeft w:val="0"/>
                      <w:marRight w:val="0"/>
                      <w:marTop w:val="0"/>
                      <w:marBottom w:val="0"/>
                      <w:divBdr>
                        <w:top w:val="none" w:sz="0" w:space="0" w:color="auto"/>
                        <w:left w:val="none" w:sz="0" w:space="0" w:color="auto"/>
                        <w:bottom w:val="none" w:sz="0" w:space="0" w:color="auto"/>
                        <w:right w:val="none" w:sz="0" w:space="0" w:color="auto"/>
                      </w:divBdr>
                      <w:divsChild>
                        <w:div w:id="12431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130348">
      <w:bodyDiv w:val="1"/>
      <w:marLeft w:val="0"/>
      <w:marRight w:val="0"/>
      <w:marTop w:val="0"/>
      <w:marBottom w:val="0"/>
      <w:divBdr>
        <w:top w:val="none" w:sz="0" w:space="0" w:color="auto"/>
        <w:left w:val="none" w:sz="0" w:space="0" w:color="auto"/>
        <w:bottom w:val="none" w:sz="0" w:space="0" w:color="auto"/>
        <w:right w:val="none" w:sz="0" w:space="0" w:color="auto"/>
      </w:divBdr>
      <w:divsChild>
        <w:div w:id="1238633790">
          <w:marLeft w:val="0"/>
          <w:marRight w:val="0"/>
          <w:marTop w:val="0"/>
          <w:marBottom w:val="0"/>
          <w:divBdr>
            <w:top w:val="none" w:sz="0" w:space="0" w:color="auto"/>
            <w:left w:val="none" w:sz="0" w:space="0" w:color="auto"/>
            <w:bottom w:val="none" w:sz="0" w:space="0" w:color="auto"/>
            <w:right w:val="none" w:sz="0" w:space="0" w:color="auto"/>
          </w:divBdr>
          <w:divsChild>
            <w:div w:id="1368944169">
              <w:marLeft w:val="0"/>
              <w:marRight w:val="0"/>
              <w:marTop w:val="0"/>
              <w:marBottom w:val="0"/>
              <w:divBdr>
                <w:top w:val="none" w:sz="0" w:space="0" w:color="auto"/>
                <w:left w:val="none" w:sz="0" w:space="0" w:color="auto"/>
                <w:bottom w:val="none" w:sz="0" w:space="0" w:color="auto"/>
                <w:right w:val="none" w:sz="0" w:space="0" w:color="auto"/>
              </w:divBdr>
              <w:divsChild>
                <w:div w:id="1922595494">
                  <w:marLeft w:val="0"/>
                  <w:marRight w:val="0"/>
                  <w:marTop w:val="0"/>
                  <w:marBottom w:val="0"/>
                  <w:divBdr>
                    <w:top w:val="none" w:sz="0" w:space="0" w:color="auto"/>
                    <w:left w:val="none" w:sz="0" w:space="0" w:color="auto"/>
                    <w:bottom w:val="none" w:sz="0" w:space="0" w:color="auto"/>
                    <w:right w:val="none" w:sz="0" w:space="0" w:color="auto"/>
                  </w:divBdr>
                  <w:divsChild>
                    <w:div w:id="1731541603">
                      <w:marLeft w:val="0"/>
                      <w:marRight w:val="0"/>
                      <w:marTop w:val="0"/>
                      <w:marBottom w:val="0"/>
                      <w:divBdr>
                        <w:top w:val="none" w:sz="0" w:space="0" w:color="auto"/>
                        <w:left w:val="none" w:sz="0" w:space="0" w:color="auto"/>
                        <w:bottom w:val="none" w:sz="0" w:space="0" w:color="auto"/>
                        <w:right w:val="none" w:sz="0" w:space="0" w:color="auto"/>
                      </w:divBdr>
                      <w:divsChild>
                        <w:div w:id="1019895814">
                          <w:marLeft w:val="0"/>
                          <w:marRight w:val="0"/>
                          <w:marTop w:val="0"/>
                          <w:marBottom w:val="0"/>
                          <w:divBdr>
                            <w:top w:val="none" w:sz="0" w:space="0" w:color="auto"/>
                            <w:left w:val="none" w:sz="0" w:space="0" w:color="auto"/>
                            <w:bottom w:val="none" w:sz="0" w:space="0" w:color="auto"/>
                            <w:right w:val="none" w:sz="0" w:space="0" w:color="auto"/>
                          </w:divBdr>
                          <w:divsChild>
                            <w:div w:id="1621112540">
                              <w:marLeft w:val="0"/>
                              <w:marRight w:val="300"/>
                              <w:marTop w:val="180"/>
                              <w:marBottom w:val="0"/>
                              <w:divBdr>
                                <w:top w:val="none" w:sz="0" w:space="0" w:color="auto"/>
                                <w:left w:val="none" w:sz="0" w:space="0" w:color="auto"/>
                                <w:bottom w:val="none" w:sz="0" w:space="0" w:color="auto"/>
                                <w:right w:val="none" w:sz="0" w:space="0" w:color="auto"/>
                              </w:divBdr>
                              <w:divsChild>
                                <w:div w:id="8365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539042">
          <w:marLeft w:val="0"/>
          <w:marRight w:val="0"/>
          <w:marTop w:val="0"/>
          <w:marBottom w:val="0"/>
          <w:divBdr>
            <w:top w:val="none" w:sz="0" w:space="0" w:color="auto"/>
            <w:left w:val="none" w:sz="0" w:space="0" w:color="auto"/>
            <w:bottom w:val="none" w:sz="0" w:space="0" w:color="auto"/>
            <w:right w:val="none" w:sz="0" w:space="0" w:color="auto"/>
          </w:divBdr>
          <w:divsChild>
            <w:div w:id="1494489821">
              <w:marLeft w:val="0"/>
              <w:marRight w:val="0"/>
              <w:marTop w:val="0"/>
              <w:marBottom w:val="0"/>
              <w:divBdr>
                <w:top w:val="none" w:sz="0" w:space="0" w:color="auto"/>
                <w:left w:val="none" w:sz="0" w:space="0" w:color="auto"/>
                <w:bottom w:val="none" w:sz="0" w:space="0" w:color="auto"/>
                <w:right w:val="none" w:sz="0" w:space="0" w:color="auto"/>
              </w:divBdr>
              <w:divsChild>
                <w:div w:id="829099471">
                  <w:marLeft w:val="0"/>
                  <w:marRight w:val="0"/>
                  <w:marTop w:val="0"/>
                  <w:marBottom w:val="0"/>
                  <w:divBdr>
                    <w:top w:val="none" w:sz="0" w:space="0" w:color="auto"/>
                    <w:left w:val="none" w:sz="0" w:space="0" w:color="auto"/>
                    <w:bottom w:val="none" w:sz="0" w:space="0" w:color="auto"/>
                    <w:right w:val="none" w:sz="0" w:space="0" w:color="auto"/>
                  </w:divBdr>
                  <w:divsChild>
                    <w:div w:id="1645237021">
                      <w:marLeft w:val="0"/>
                      <w:marRight w:val="0"/>
                      <w:marTop w:val="0"/>
                      <w:marBottom w:val="0"/>
                      <w:divBdr>
                        <w:top w:val="none" w:sz="0" w:space="0" w:color="auto"/>
                        <w:left w:val="none" w:sz="0" w:space="0" w:color="auto"/>
                        <w:bottom w:val="none" w:sz="0" w:space="0" w:color="auto"/>
                        <w:right w:val="none" w:sz="0" w:space="0" w:color="auto"/>
                      </w:divBdr>
                      <w:divsChild>
                        <w:div w:id="2650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969348">
      <w:bodyDiv w:val="1"/>
      <w:marLeft w:val="0"/>
      <w:marRight w:val="0"/>
      <w:marTop w:val="0"/>
      <w:marBottom w:val="0"/>
      <w:divBdr>
        <w:top w:val="none" w:sz="0" w:space="0" w:color="auto"/>
        <w:left w:val="none" w:sz="0" w:space="0" w:color="auto"/>
        <w:bottom w:val="none" w:sz="0" w:space="0" w:color="auto"/>
        <w:right w:val="none" w:sz="0" w:space="0" w:color="auto"/>
      </w:divBdr>
      <w:divsChild>
        <w:div w:id="142964354">
          <w:marLeft w:val="0"/>
          <w:marRight w:val="0"/>
          <w:marTop w:val="0"/>
          <w:marBottom w:val="0"/>
          <w:divBdr>
            <w:top w:val="none" w:sz="0" w:space="0" w:color="auto"/>
            <w:left w:val="none" w:sz="0" w:space="0" w:color="auto"/>
            <w:bottom w:val="none" w:sz="0" w:space="0" w:color="auto"/>
            <w:right w:val="none" w:sz="0" w:space="0" w:color="auto"/>
          </w:divBdr>
          <w:divsChild>
            <w:div w:id="475608788">
              <w:marLeft w:val="0"/>
              <w:marRight w:val="0"/>
              <w:marTop w:val="0"/>
              <w:marBottom w:val="0"/>
              <w:divBdr>
                <w:top w:val="none" w:sz="0" w:space="0" w:color="auto"/>
                <w:left w:val="none" w:sz="0" w:space="0" w:color="auto"/>
                <w:bottom w:val="none" w:sz="0" w:space="0" w:color="auto"/>
                <w:right w:val="none" w:sz="0" w:space="0" w:color="auto"/>
              </w:divBdr>
              <w:divsChild>
                <w:div w:id="974413988">
                  <w:marLeft w:val="0"/>
                  <w:marRight w:val="0"/>
                  <w:marTop w:val="0"/>
                  <w:marBottom w:val="0"/>
                  <w:divBdr>
                    <w:top w:val="none" w:sz="0" w:space="0" w:color="auto"/>
                    <w:left w:val="none" w:sz="0" w:space="0" w:color="auto"/>
                    <w:bottom w:val="none" w:sz="0" w:space="0" w:color="auto"/>
                    <w:right w:val="none" w:sz="0" w:space="0" w:color="auto"/>
                  </w:divBdr>
                  <w:divsChild>
                    <w:div w:id="1150748847">
                      <w:marLeft w:val="0"/>
                      <w:marRight w:val="0"/>
                      <w:marTop w:val="0"/>
                      <w:marBottom w:val="0"/>
                      <w:divBdr>
                        <w:top w:val="none" w:sz="0" w:space="0" w:color="auto"/>
                        <w:left w:val="none" w:sz="0" w:space="0" w:color="auto"/>
                        <w:bottom w:val="none" w:sz="0" w:space="0" w:color="auto"/>
                        <w:right w:val="none" w:sz="0" w:space="0" w:color="auto"/>
                      </w:divBdr>
                      <w:divsChild>
                        <w:div w:id="1210919687">
                          <w:marLeft w:val="0"/>
                          <w:marRight w:val="0"/>
                          <w:marTop w:val="0"/>
                          <w:marBottom w:val="0"/>
                          <w:divBdr>
                            <w:top w:val="none" w:sz="0" w:space="0" w:color="auto"/>
                            <w:left w:val="none" w:sz="0" w:space="0" w:color="auto"/>
                            <w:bottom w:val="none" w:sz="0" w:space="0" w:color="auto"/>
                            <w:right w:val="none" w:sz="0" w:space="0" w:color="auto"/>
                          </w:divBdr>
                          <w:divsChild>
                            <w:div w:id="1179272512">
                              <w:marLeft w:val="0"/>
                              <w:marRight w:val="300"/>
                              <w:marTop w:val="180"/>
                              <w:marBottom w:val="0"/>
                              <w:divBdr>
                                <w:top w:val="none" w:sz="0" w:space="0" w:color="auto"/>
                                <w:left w:val="none" w:sz="0" w:space="0" w:color="auto"/>
                                <w:bottom w:val="none" w:sz="0" w:space="0" w:color="auto"/>
                                <w:right w:val="none" w:sz="0" w:space="0" w:color="auto"/>
                              </w:divBdr>
                              <w:divsChild>
                                <w:div w:id="4637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487336">
          <w:marLeft w:val="0"/>
          <w:marRight w:val="0"/>
          <w:marTop w:val="0"/>
          <w:marBottom w:val="0"/>
          <w:divBdr>
            <w:top w:val="none" w:sz="0" w:space="0" w:color="auto"/>
            <w:left w:val="none" w:sz="0" w:space="0" w:color="auto"/>
            <w:bottom w:val="none" w:sz="0" w:space="0" w:color="auto"/>
            <w:right w:val="none" w:sz="0" w:space="0" w:color="auto"/>
          </w:divBdr>
          <w:divsChild>
            <w:div w:id="725377770">
              <w:marLeft w:val="0"/>
              <w:marRight w:val="0"/>
              <w:marTop w:val="0"/>
              <w:marBottom w:val="0"/>
              <w:divBdr>
                <w:top w:val="none" w:sz="0" w:space="0" w:color="auto"/>
                <w:left w:val="none" w:sz="0" w:space="0" w:color="auto"/>
                <w:bottom w:val="none" w:sz="0" w:space="0" w:color="auto"/>
                <w:right w:val="none" w:sz="0" w:space="0" w:color="auto"/>
              </w:divBdr>
              <w:divsChild>
                <w:div w:id="990713702">
                  <w:marLeft w:val="0"/>
                  <w:marRight w:val="0"/>
                  <w:marTop w:val="0"/>
                  <w:marBottom w:val="0"/>
                  <w:divBdr>
                    <w:top w:val="none" w:sz="0" w:space="0" w:color="auto"/>
                    <w:left w:val="none" w:sz="0" w:space="0" w:color="auto"/>
                    <w:bottom w:val="none" w:sz="0" w:space="0" w:color="auto"/>
                    <w:right w:val="none" w:sz="0" w:space="0" w:color="auto"/>
                  </w:divBdr>
                  <w:divsChild>
                    <w:div w:id="1272204331">
                      <w:marLeft w:val="0"/>
                      <w:marRight w:val="0"/>
                      <w:marTop w:val="0"/>
                      <w:marBottom w:val="0"/>
                      <w:divBdr>
                        <w:top w:val="none" w:sz="0" w:space="0" w:color="auto"/>
                        <w:left w:val="none" w:sz="0" w:space="0" w:color="auto"/>
                        <w:bottom w:val="none" w:sz="0" w:space="0" w:color="auto"/>
                        <w:right w:val="none" w:sz="0" w:space="0" w:color="auto"/>
                      </w:divBdr>
                      <w:divsChild>
                        <w:div w:id="36197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452010">
      <w:bodyDiv w:val="1"/>
      <w:marLeft w:val="0"/>
      <w:marRight w:val="0"/>
      <w:marTop w:val="0"/>
      <w:marBottom w:val="0"/>
      <w:divBdr>
        <w:top w:val="none" w:sz="0" w:space="0" w:color="auto"/>
        <w:left w:val="none" w:sz="0" w:space="0" w:color="auto"/>
        <w:bottom w:val="none" w:sz="0" w:space="0" w:color="auto"/>
        <w:right w:val="none" w:sz="0" w:space="0" w:color="auto"/>
      </w:divBdr>
      <w:divsChild>
        <w:div w:id="898128779">
          <w:marLeft w:val="0"/>
          <w:marRight w:val="0"/>
          <w:marTop w:val="0"/>
          <w:marBottom w:val="0"/>
          <w:divBdr>
            <w:top w:val="none" w:sz="0" w:space="0" w:color="auto"/>
            <w:left w:val="none" w:sz="0" w:space="0" w:color="auto"/>
            <w:bottom w:val="none" w:sz="0" w:space="0" w:color="auto"/>
            <w:right w:val="none" w:sz="0" w:space="0" w:color="auto"/>
          </w:divBdr>
          <w:divsChild>
            <w:div w:id="90051466">
              <w:marLeft w:val="0"/>
              <w:marRight w:val="240"/>
              <w:marTop w:val="0"/>
              <w:marBottom w:val="0"/>
              <w:divBdr>
                <w:top w:val="none" w:sz="0" w:space="0" w:color="auto"/>
                <w:left w:val="none" w:sz="0" w:space="0" w:color="auto"/>
                <w:bottom w:val="none" w:sz="0" w:space="0" w:color="auto"/>
                <w:right w:val="none" w:sz="0" w:space="0" w:color="auto"/>
              </w:divBdr>
            </w:div>
            <w:div w:id="470294085">
              <w:marLeft w:val="0"/>
              <w:marRight w:val="0"/>
              <w:marTop w:val="0"/>
              <w:marBottom w:val="0"/>
              <w:divBdr>
                <w:top w:val="none" w:sz="0" w:space="0" w:color="auto"/>
                <w:left w:val="none" w:sz="0" w:space="0" w:color="auto"/>
                <w:bottom w:val="none" w:sz="0" w:space="0" w:color="auto"/>
                <w:right w:val="none" w:sz="0" w:space="0" w:color="auto"/>
              </w:divBdr>
              <w:divsChild>
                <w:div w:id="1911185592">
                  <w:marLeft w:val="180"/>
                  <w:marRight w:val="0"/>
                  <w:marTop w:val="0"/>
                  <w:marBottom w:val="0"/>
                  <w:divBdr>
                    <w:top w:val="single" w:sz="6" w:space="0" w:color="DADCE0"/>
                    <w:left w:val="single" w:sz="6" w:space="30" w:color="DADCE0"/>
                    <w:bottom w:val="single" w:sz="6" w:space="0" w:color="DADCE0"/>
                    <w:right w:val="single" w:sz="6" w:space="12" w:color="DADCE0"/>
                  </w:divBdr>
                  <w:divsChild>
                    <w:div w:id="3015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1202">
              <w:marLeft w:val="0"/>
              <w:marRight w:val="0"/>
              <w:marTop w:val="0"/>
              <w:marBottom w:val="0"/>
              <w:divBdr>
                <w:top w:val="none" w:sz="0" w:space="0" w:color="auto"/>
                <w:left w:val="none" w:sz="0" w:space="0" w:color="auto"/>
                <w:bottom w:val="none" w:sz="0" w:space="0" w:color="auto"/>
                <w:right w:val="none" w:sz="0" w:space="0" w:color="auto"/>
              </w:divBdr>
              <w:divsChild>
                <w:div w:id="1319505597">
                  <w:marLeft w:val="180"/>
                  <w:marRight w:val="0"/>
                  <w:marTop w:val="0"/>
                  <w:marBottom w:val="0"/>
                  <w:divBdr>
                    <w:top w:val="single" w:sz="6" w:space="0" w:color="DADCE0"/>
                    <w:left w:val="single" w:sz="6" w:space="30" w:color="DADCE0"/>
                    <w:bottom w:val="single" w:sz="6" w:space="0" w:color="DADCE0"/>
                    <w:right w:val="single" w:sz="6" w:space="12" w:color="DADCE0"/>
                  </w:divBdr>
                  <w:divsChild>
                    <w:div w:id="15439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8055">
          <w:marLeft w:val="0"/>
          <w:marRight w:val="0"/>
          <w:marTop w:val="0"/>
          <w:marBottom w:val="0"/>
          <w:divBdr>
            <w:top w:val="none" w:sz="0" w:space="0" w:color="auto"/>
            <w:left w:val="none" w:sz="0" w:space="0" w:color="auto"/>
            <w:bottom w:val="none" w:sz="0" w:space="0" w:color="auto"/>
            <w:right w:val="none" w:sz="0" w:space="0" w:color="auto"/>
          </w:divBdr>
          <w:divsChild>
            <w:div w:id="1269123579">
              <w:marLeft w:val="0"/>
              <w:marRight w:val="0"/>
              <w:marTop w:val="0"/>
              <w:marBottom w:val="0"/>
              <w:divBdr>
                <w:top w:val="none" w:sz="0" w:space="0" w:color="auto"/>
                <w:left w:val="none" w:sz="0" w:space="0" w:color="auto"/>
                <w:bottom w:val="none" w:sz="0" w:space="0" w:color="auto"/>
                <w:right w:val="none" w:sz="0" w:space="0" w:color="auto"/>
              </w:divBdr>
              <w:divsChild>
                <w:div w:id="1488934720">
                  <w:marLeft w:val="0"/>
                  <w:marRight w:val="0"/>
                  <w:marTop w:val="0"/>
                  <w:marBottom w:val="0"/>
                  <w:divBdr>
                    <w:top w:val="none" w:sz="0" w:space="0" w:color="auto"/>
                    <w:left w:val="none" w:sz="0" w:space="0" w:color="auto"/>
                    <w:bottom w:val="none" w:sz="0" w:space="0" w:color="auto"/>
                    <w:right w:val="none" w:sz="0" w:space="0" w:color="auto"/>
                  </w:divBdr>
                  <w:divsChild>
                    <w:div w:id="1104571820">
                      <w:marLeft w:val="0"/>
                      <w:marRight w:val="0"/>
                      <w:marTop w:val="0"/>
                      <w:marBottom w:val="0"/>
                      <w:divBdr>
                        <w:top w:val="none" w:sz="0" w:space="0" w:color="auto"/>
                        <w:left w:val="none" w:sz="0" w:space="0" w:color="auto"/>
                        <w:bottom w:val="none" w:sz="0" w:space="0" w:color="auto"/>
                        <w:right w:val="none" w:sz="0" w:space="0" w:color="auto"/>
                      </w:divBdr>
                      <w:divsChild>
                        <w:div w:id="164905625">
                          <w:marLeft w:val="0"/>
                          <w:marRight w:val="0"/>
                          <w:marTop w:val="0"/>
                          <w:marBottom w:val="0"/>
                          <w:divBdr>
                            <w:top w:val="none" w:sz="0" w:space="0" w:color="auto"/>
                            <w:left w:val="none" w:sz="0" w:space="0" w:color="auto"/>
                            <w:bottom w:val="none" w:sz="0" w:space="0" w:color="auto"/>
                            <w:right w:val="none" w:sz="0" w:space="0" w:color="auto"/>
                          </w:divBdr>
                          <w:divsChild>
                            <w:div w:id="894701484">
                              <w:marLeft w:val="0"/>
                              <w:marRight w:val="0"/>
                              <w:marTop w:val="0"/>
                              <w:marBottom w:val="0"/>
                              <w:divBdr>
                                <w:top w:val="none" w:sz="0" w:space="0" w:color="auto"/>
                                <w:left w:val="none" w:sz="0" w:space="0" w:color="auto"/>
                                <w:bottom w:val="none" w:sz="0" w:space="0" w:color="auto"/>
                                <w:right w:val="none" w:sz="0" w:space="0" w:color="auto"/>
                              </w:divBdr>
                              <w:divsChild>
                                <w:div w:id="1662585311">
                                  <w:marLeft w:val="0"/>
                                  <w:marRight w:val="0"/>
                                  <w:marTop w:val="0"/>
                                  <w:marBottom w:val="0"/>
                                  <w:divBdr>
                                    <w:top w:val="none" w:sz="0" w:space="0" w:color="auto"/>
                                    <w:left w:val="none" w:sz="0" w:space="0" w:color="auto"/>
                                    <w:bottom w:val="none" w:sz="0" w:space="0" w:color="auto"/>
                                    <w:right w:val="none" w:sz="0" w:space="0" w:color="auto"/>
                                  </w:divBdr>
                                  <w:divsChild>
                                    <w:div w:id="331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67105">
                              <w:marLeft w:val="0"/>
                              <w:marRight w:val="0"/>
                              <w:marTop w:val="0"/>
                              <w:marBottom w:val="0"/>
                              <w:divBdr>
                                <w:top w:val="none" w:sz="0" w:space="0" w:color="auto"/>
                                <w:left w:val="none" w:sz="0" w:space="0" w:color="auto"/>
                                <w:bottom w:val="none" w:sz="0" w:space="0" w:color="auto"/>
                                <w:right w:val="none" w:sz="0" w:space="0" w:color="auto"/>
                              </w:divBdr>
                              <w:divsChild>
                                <w:div w:id="1178233560">
                                  <w:marLeft w:val="375"/>
                                  <w:marRight w:val="0"/>
                                  <w:marTop w:val="0"/>
                                  <w:marBottom w:val="0"/>
                                  <w:divBdr>
                                    <w:top w:val="none" w:sz="0" w:space="0" w:color="auto"/>
                                    <w:left w:val="none" w:sz="0" w:space="0" w:color="auto"/>
                                    <w:bottom w:val="none" w:sz="0" w:space="0" w:color="auto"/>
                                    <w:right w:val="none" w:sz="0" w:space="0" w:color="auto"/>
                                  </w:divBdr>
                                  <w:divsChild>
                                    <w:div w:id="117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71542">
                          <w:marLeft w:val="0"/>
                          <w:marRight w:val="0"/>
                          <w:marTop w:val="0"/>
                          <w:marBottom w:val="0"/>
                          <w:divBdr>
                            <w:top w:val="none" w:sz="0" w:space="0" w:color="auto"/>
                            <w:left w:val="none" w:sz="0" w:space="0" w:color="auto"/>
                            <w:bottom w:val="none" w:sz="0" w:space="0" w:color="auto"/>
                            <w:right w:val="none" w:sz="0" w:space="0" w:color="auto"/>
                          </w:divBdr>
                          <w:divsChild>
                            <w:div w:id="685130595">
                              <w:marLeft w:val="0"/>
                              <w:marRight w:val="0"/>
                              <w:marTop w:val="0"/>
                              <w:marBottom w:val="0"/>
                              <w:divBdr>
                                <w:top w:val="none" w:sz="0" w:space="0" w:color="auto"/>
                                <w:left w:val="none" w:sz="0" w:space="0" w:color="auto"/>
                                <w:bottom w:val="none" w:sz="0" w:space="0" w:color="auto"/>
                                <w:right w:val="none" w:sz="0" w:space="0" w:color="auto"/>
                              </w:divBdr>
                              <w:divsChild>
                                <w:div w:id="817310244">
                                  <w:marLeft w:val="0"/>
                                  <w:marRight w:val="0"/>
                                  <w:marTop w:val="0"/>
                                  <w:marBottom w:val="0"/>
                                  <w:divBdr>
                                    <w:top w:val="none" w:sz="0" w:space="0" w:color="auto"/>
                                    <w:left w:val="none" w:sz="0" w:space="0" w:color="auto"/>
                                    <w:bottom w:val="none" w:sz="0" w:space="0" w:color="auto"/>
                                    <w:right w:val="none" w:sz="0" w:space="0" w:color="auto"/>
                                  </w:divBdr>
                                  <w:divsChild>
                                    <w:div w:id="116876661">
                                      <w:marLeft w:val="0"/>
                                      <w:marRight w:val="0"/>
                                      <w:marTop w:val="0"/>
                                      <w:marBottom w:val="0"/>
                                      <w:divBdr>
                                        <w:top w:val="none" w:sz="0" w:space="0" w:color="auto"/>
                                        <w:left w:val="none" w:sz="0" w:space="0" w:color="auto"/>
                                        <w:bottom w:val="none" w:sz="0" w:space="0" w:color="auto"/>
                                        <w:right w:val="none" w:sz="0" w:space="0" w:color="auto"/>
                                      </w:divBdr>
                                    </w:div>
                                    <w:div w:id="1979148280">
                                      <w:marLeft w:val="0"/>
                                      <w:marRight w:val="0"/>
                                      <w:marTop w:val="0"/>
                                      <w:marBottom w:val="0"/>
                                      <w:divBdr>
                                        <w:top w:val="none" w:sz="0" w:space="0" w:color="auto"/>
                                        <w:left w:val="none" w:sz="0" w:space="0" w:color="auto"/>
                                        <w:bottom w:val="none" w:sz="0" w:space="0" w:color="auto"/>
                                        <w:right w:val="none" w:sz="0" w:space="0" w:color="auto"/>
                                      </w:divBdr>
                                      <w:divsChild>
                                        <w:div w:id="1563902353">
                                          <w:marLeft w:val="0"/>
                                          <w:marRight w:val="300"/>
                                          <w:marTop w:val="180"/>
                                          <w:marBottom w:val="0"/>
                                          <w:divBdr>
                                            <w:top w:val="none" w:sz="0" w:space="0" w:color="auto"/>
                                            <w:left w:val="none" w:sz="0" w:space="0" w:color="auto"/>
                                            <w:bottom w:val="none" w:sz="0" w:space="0" w:color="auto"/>
                                            <w:right w:val="none" w:sz="0" w:space="0" w:color="auto"/>
                                          </w:divBdr>
                                          <w:divsChild>
                                            <w:div w:id="19004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957074">
                          <w:marLeft w:val="0"/>
                          <w:marRight w:val="60"/>
                          <w:marTop w:val="0"/>
                          <w:marBottom w:val="0"/>
                          <w:divBdr>
                            <w:top w:val="none" w:sz="0" w:space="0" w:color="auto"/>
                            <w:left w:val="none" w:sz="0" w:space="0" w:color="auto"/>
                            <w:bottom w:val="none" w:sz="0" w:space="0" w:color="auto"/>
                            <w:right w:val="none" w:sz="0" w:space="0" w:color="auto"/>
                          </w:divBdr>
                          <w:divsChild>
                            <w:div w:id="9545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35132">
                      <w:marLeft w:val="0"/>
                      <w:marRight w:val="0"/>
                      <w:marTop w:val="0"/>
                      <w:marBottom w:val="0"/>
                      <w:divBdr>
                        <w:top w:val="none" w:sz="0" w:space="0" w:color="auto"/>
                        <w:left w:val="none" w:sz="0" w:space="0" w:color="auto"/>
                        <w:bottom w:val="none" w:sz="0" w:space="0" w:color="auto"/>
                        <w:right w:val="none" w:sz="0" w:space="0" w:color="auto"/>
                      </w:divBdr>
                      <w:divsChild>
                        <w:div w:id="1457679815">
                          <w:marLeft w:val="0"/>
                          <w:marRight w:val="0"/>
                          <w:marTop w:val="0"/>
                          <w:marBottom w:val="0"/>
                          <w:divBdr>
                            <w:top w:val="none" w:sz="0" w:space="0" w:color="auto"/>
                            <w:left w:val="none" w:sz="0" w:space="0" w:color="auto"/>
                            <w:bottom w:val="none" w:sz="0" w:space="0" w:color="auto"/>
                            <w:right w:val="none" w:sz="0" w:space="0" w:color="auto"/>
                          </w:divBdr>
                          <w:divsChild>
                            <w:div w:id="1282493497">
                              <w:marLeft w:val="0"/>
                              <w:marRight w:val="0"/>
                              <w:marTop w:val="0"/>
                              <w:marBottom w:val="0"/>
                              <w:divBdr>
                                <w:top w:val="none" w:sz="0" w:space="0" w:color="auto"/>
                                <w:left w:val="none" w:sz="0" w:space="0" w:color="auto"/>
                                <w:bottom w:val="none" w:sz="0" w:space="0" w:color="auto"/>
                                <w:right w:val="none" w:sz="0" w:space="0" w:color="auto"/>
                              </w:divBdr>
                              <w:divsChild>
                                <w:div w:id="1571387720">
                                  <w:marLeft w:val="0"/>
                                  <w:marRight w:val="0"/>
                                  <w:marTop w:val="0"/>
                                  <w:marBottom w:val="0"/>
                                  <w:divBdr>
                                    <w:top w:val="none" w:sz="0" w:space="0" w:color="auto"/>
                                    <w:left w:val="none" w:sz="0" w:space="0" w:color="auto"/>
                                    <w:bottom w:val="none" w:sz="0" w:space="0" w:color="auto"/>
                                    <w:right w:val="none" w:sz="0" w:space="0" w:color="auto"/>
                                  </w:divBdr>
                                  <w:divsChild>
                                    <w:div w:id="151921175">
                                      <w:marLeft w:val="0"/>
                                      <w:marRight w:val="0"/>
                                      <w:marTop w:val="0"/>
                                      <w:marBottom w:val="0"/>
                                      <w:divBdr>
                                        <w:top w:val="none" w:sz="0" w:space="0" w:color="auto"/>
                                        <w:left w:val="none" w:sz="0" w:space="0" w:color="auto"/>
                                        <w:bottom w:val="none" w:sz="0" w:space="0" w:color="auto"/>
                                        <w:right w:val="none" w:sz="0" w:space="0" w:color="auto"/>
                                      </w:divBdr>
                                    </w:div>
                                  </w:divsChild>
                                </w:div>
                                <w:div w:id="375735006">
                                  <w:marLeft w:val="0"/>
                                  <w:marRight w:val="0"/>
                                  <w:marTop w:val="240"/>
                                  <w:marBottom w:val="0"/>
                                  <w:divBdr>
                                    <w:top w:val="none" w:sz="0" w:space="0" w:color="auto"/>
                                    <w:left w:val="none" w:sz="0" w:space="0" w:color="auto"/>
                                    <w:bottom w:val="none" w:sz="0" w:space="0" w:color="auto"/>
                                    <w:right w:val="none" w:sz="0" w:space="0" w:color="auto"/>
                                  </w:divBdr>
                                  <w:divsChild>
                                    <w:div w:id="1921479585">
                                      <w:marLeft w:val="0"/>
                                      <w:marRight w:val="0"/>
                                      <w:marTop w:val="0"/>
                                      <w:marBottom w:val="0"/>
                                      <w:divBdr>
                                        <w:top w:val="none" w:sz="0" w:space="0" w:color="auto"/>
                                        <w:left w:val="none" w:sz="0" w:space="0" w:color="auto"/>
                                        <w:bottom w:val="none" w:sz="0" w:space="0" w:color="auto"/>
                                        <w:right w:val="none" w:sz="0" w:space="0" w:color="auto"/>
                                      </w:divBdr>
                                    </w:div>
                                    <w:div w:id="4431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583697">
              <w:marLeft w:val="0"/>
              <w:marRight w:val="0"/>
              <w:marTop w:val="0"/>
              <w:marBottom w:val="1080"/>
              <w:divBdr>
                <w:top w:val="none" w:sz="0" w:space="0" w:color="auto"/>
                <w:left w:val="none" w:sz="0" w:space="0" w:color="auto"/>
                <w:bottom w:val="none" w:sz="0" w:space="0" w:color="auto"/>
                <w:right w:val="none" w:sz="0" w:space="0" w:color="auto"/>
              </w:divBdr>
            </w:div>
          </w:divsChild>
        </w:div>
        <w:div w:id="1150707548">
          <w:marLeft w:val="0"/>
          <w:marRight w:val="0"/>
          <w:marTop w:val="0"/>
          <w:marBottom w:val="0"/>
          <w:divBdr>
            <w:top w:val="none" w:sz="0" w:space="0" w:color="auto"/>
            <w:left w:val="none" w:sz="0" w:space="0" w:color="auto"/>
            <w:bottom w:val="none" w:sz="0" w:space="0" w:color="auto"/>
            <w:right w:val="none" w:sz="0" w:space="0" w:color="auto"/>
          </w:divBdr>
          <w:divsChild>
            <w:div w:id="1149053440">
              <w:marLeft w:val="465"/>
              <w:marRight w:val="465"/>
              <w:marTop w:val="0"/>
              <w:marBottom w:val="0"/>
              <w:divBdr>
                <w:top w:val="none" w:sz="0" w:space="0" w:color="auto"/>
                <w:left w:val="none" w:sz="0" w:space="0" w:color="auto"/>
                <w:bottom w:val="none" w:sz="0" w:space="0" w:color="auto"/>
                <w:right w:val="none" w:sz="0" w:space="0" w:color="auto"/>
              </w:divBdr>
              <w:divsChild>
                <w:div w:id="1435633019">
                  <w:marLeft w:val="0"/>
                  <w:marRight w:val="0"/>
                  <w:marTop w:val="0"/>
                  <w:marBottom w:val="0"/>
                  <w:divBdr>
                    <w:top w:val="none" w:sz="0" w:space="0" w:color="auto"/>
                    <w:left w:val="none" w:sz="0" w:space="0" w:color="auto"/>
                    <w:bottom w:val="none" w:sz="0" w:space="0" w:color="auto"/>
                    <w:right w:val="none" w:sz="0" w:space="0" w:color="auto"/>
                  </w:divBdr>
                  <w:divsChild>
                    <w:div w:id="181393650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858889029">
      <w:bodyDiv w:val="1"/>
      <w:marLeft w:val="0"/>
      <w:marRight w:val="0"/>
      <w:marTop w:val="0"/>
      <w:marBottom w:val="0"/>
      <w:divBdr>
        <w:top w:val="none" w:sz="0" w:space="0" w:color="auto"/>
        <w:left w:val="none" w:sz="0" w:space="0" w:color="auto"/>
        <w:bottom w:val="none" w:sz="0" w:space="0" w:color="auto"/>
        <w:right w:val="none" w:sz="0" w:space="0" w:color="auto"/>
      </w:divBdr>
    </w:div>
    <w:div w:id="188560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wmf"/><Relationship Id="rId26" Type="http://schemas.openxmlformats.org/officeDocument/2006/relationships/oleObject" Target="embeddings/oleObject5.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2.png"/><Relationship Id="rId50" Type="http://schemas.openxmlformats.org/officeDocument/2006/relationships/image" Target="media/image24.emf"/><Relationship Id="rId55" Type="http://schemas.openxmlformats.org/officeDocument/2006/relationships/image" Target="media/image28.w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oleObject" Target="embeddings/oleObject2.bin"/><Relationship Id="rId29" Type="http://schemas.openxmlformats.org/officeDocument/2006/relationships/image" Target="media/image13.wmf"/><Relationship Id="rId41" Type="http://schemas.openxmlformats.org/officeDocument/2006/relationships/image" Target="media/image19.wmf"/><Relationship Id="rId54" Type="http://schemas.openxmlformats.org/officeDocument/2006/relationships/oleObject" Target="embeddings/oleObject16.bin"/><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7.wmf"/><Relationship Id="rId40" Type="http://schemas.openxmlformats.org/officeDocument/2006/relationships/oleObject" Target="embeddings/oleObject12.bin"/><Relationship Id="rId45" Type="http://schemas.openxmlformats.org/officeDocument/2006/relationships/image" Target="media/image21.wmf"/><Relationship Id="rId53" Type="http://schemas.openxmlformats.org/officeDocument/2006/relationships/image" Target="media/image27.wmf"/><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0.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chart" Target="charts/chart1.xml"/><Relationship Id="rId57" Type="http://schemas.openxmlformats.org/officeDocument/2006/relationships/image" Target="media/image29.emf"/><Relationship Id="rId61"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oleObject" Target="embeddings/oleObject14.bin"/><Relationship Id="rId52" Type="http://schemas.openxmlformats.org/officeDocument/2006/relationships/image" Target="media/image26.svg"/><Relationship Id="rId60" Type="http://schemas.openxmlformats.org/officeDocument/2006/relationships/hyperlink" Target="https://www.heart.org/en/health-topics/arrhythmia/symptoms-diagnosis--monitoring-of-arrhythmi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image" Target="media/image12.wmf"/><Relationship Id="rId30" Type="http://schemas.openxmlformats.org/officeDocument/2006/relationships/oleObject" Target="embeddings/oleObject7.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svg"/><Relationship Id="rId56" Type="http://schemas.openxmlformats.org/officeDocument/2006/relationships/oleObject" Target="embeddings/oleObject17.bin"/><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1.svg"/></Relationships>
</file>

<file path=word/charts/_rels/chart1.xml.rels><?xml version="1.0" encoding="UTF-8" standalone="yes"?>
<Relationships xmlns="http://schemas.openxmlformats.org/package/2006/relationships"><Relationship Id="rId3" Type="http://schemas.openxmlformats.org/officeDocument/2006/relationships/oleObject" Target="file:///C:\Users\s\Desktop\&#35770;&#25991;\&#34920;&#26684;\basic%20blocks%20vs.%20performa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14956772810676"/>
          <c:y val="0.1838355620912783"/>
          <c:w val="0.7418843638247109"/>
          <c:h val="0.65852018341554897"/>
        </c:manualLayout>
      </c:layout>
      <c:lineChart>
        <c:grouping val="standard"/>
        <c:varyColors val="0"/>
        <c:ser>
          <c:idx val="1"/>
          <c:order val="1"/>
          <c:tx>
            <c:strRef>
              <c:f>'basic blocks'!$H$5</c:f>
              <c:strCache>
                <c:ptCount val="1"/>
                <c:pt idx="0">
                  <c:v>Memory Requirement</c:v>
                </c:pt>
              </c:strCache>
            </c:strRef>
          </c:tx>
          <c:spPr>
            <a:ln w="15875" cap="sq">
              <a:solidFill>
                <a:schemeClr val="accent1">
                  <a:lumMod val="50000"/>
                </a:schemeClr>
              </a:solidFill>
              <a:prstDash val="sysDot"/>
              <a:round/>
            </a:ln>
            <a:effectLst/>
          </c:spPr>
          <c:marker>
            <c:symbol val="square"/>
            <c:size val="4"/>
            <c:spPr>
              <a:solidFill>
                <a:schemeClr val="accent1">
                  <a:lumMod val="50000"/>
                </a:schemeClr>
              </a:solidFill>
              <a:ln w="22225">
                <a:solidFill>
                  <a:schemeClr val="accent1">
                    <a:lumMod val="50000"/>
                  </a:schemeClr>
                </a:solidFill>
              </a:ln>
              <a:effectLst/>
            </c:spPr>
          </c:marker>
          <c:val>
            <c:numRef>
              <c:f>'basic blocks'!$H$6:$H$13</c:f>
              <c:numCache>
                <c:formatCode>0</c:formatCode>
                <c:ptCount val="8"/>
                <c:pt idx="0">
                  <c:v>903.09765625</c:v>
                </c:pt>
                <c:pt idx="1">
                  <c:v>342.64453125</c:v>
                </c:pt>
                <c:pt idx="2">
                  <c:v>455.26953125</c:v>
                </c:pt>
                <c:pt idx="3">
                  <c:v>495.51953125</c:v>
                </c:pt>
                <c:pt idx="4">
                  <c:v>367.76953125</c:v>
                </c:pt>
                <c:pt idx="5">
                  <c:v>327.45703125</c:v>
                </c:pt>
                <c:pt idx="6">
                  <c:v>316.30078125</c:v>
                </c:pt>
                <c:pt idx="7">
                  <c:v>341.33203125</c:v>
                </c:pt>
              </c:numCache>
            </c:numRef>
          </c:val>
          <c:smooth val="0"/>
          <c:extLst>
            <c:ext xmlns:c16="http://schemas.microsoft.com/office/drawing/2014/chart" uri="{C3380CC4-5D6E-409C-BE32-E72D297353CC}">
              <c16:uniqueId val="{00000000-4744-469F-A84F-56CD85D06F16}"/>
            </c:ext>
          </c:extLst>
        </c:ser>
        <c:dLbls>
          <c:showLegendKey val="0"/>
          <c:showVal val="0"/>
          <c:showCatName val="0"/>
          <c:showSerName val="0"/>
          <c:showPercent val="0"/>
          <c:showBubbleSize val="0"/>
        </c:dLbls>
        <c:marker val="1"/>
        <c:smooth val="0"/>
        <c:axId val="1543139728"/>
        <c:axId val="1543141808"/>
      </c:lineChart>
      <c:lineChart>
        <c:grouping val="standard"/>
        <c:varyColors val="0"/>
        <c:ser>
          <c:idx val="0"/>
          <c:order val="0"/>
          <c:tx>
            <c:strRef>
              <c:f>'basic blocks'!$F$5</c:f>
              <c:strCache>
                <c:ptCount val="1"/>
                <c:pt idx="0">
                  <c:v>OA</c:v>
                </c:pt>
              </c:strCache>
            </c:strRef>
          </c:tx>
          <c:spPr>
            <a:ln w="15875" cap="sq">
              <a:solidFill>
                <a:srgbClr val="FF0000"/>
              </a:solidFill>
              <a:prstDash val="sysDot"/>
              <a:bevel/>
            </a:ln>
            <a:effectLst/>
          </c:spPr>
          <c:marker>
            <c:symbol val="triangle"/>
            <c:size val="4"/>
            <c:spPr>
              <a:solidFill>
                <a:srgbClr val="FF0000"/>
              </a:solidFill>
              <a:ln w="22225">
                <a:solidFill>
                  <a:srgbClr val="FF0000"/>
                </a:solidFill>
              </a:ln>
              <a:effectLst/>
            </c:spPr>
          </c:marker>
          <c:cat>
            <c:strRef>
              <c:f>'basic blocks'!$E$5:$E$13</c:f>
              <c:strCache>
                <c:ptCount val="9"/>
                <c:pt idx="0">
                  <c:v>basic blocks</c:v>
                </c:pt>
                <c:pt idx="1">
                  <c:v>8</c:v>
                </c:pt>
                <c:pt idx="2">
                  <c:v>7</c:v>
                </c:pt>
                <c:pt idx="3">
                  <c:v>6</c:v>
                </c:pt>
                <c:pt idx="4">
                  <c:v>5</c:v>
                </c:pt>
                <c:pt idx="5">
                  <c:v>4</c:v>
                </c:pt>
                <c:pt idx="6">
                  <c:v>3</c:v>
                </c:pt>
                <c:pt idx="7">
                  <c:v>2</c:v>
                </c:pt>
                <c:pt idx="8">
                  <c:v>1</c:v>
                </c:pt>
              </c:strCache>
            </c:strRef>
          </c:cat>
          <c:val>
            <c:numRef>
              <c:f>'basic blocks'!$F$6:$F$13</c:f>
              <c:numCache>
                <c:formatCode>General</c:formatCode>
                <c:ptCount val="8"/>
                <c:pt idx="0">
                  <c:v>45.1</c:v>
                </c:pt>
                <c:pt idx="1">
                  <c:v>71.400000000000006</c:v>
                </c:pt>
                <c:pt idx="2">
                  <c:v>86.2</c:v>
                </c:pt>
                <c:pt idx="3">
                  <c:v>92.1</c:v>
                </c:pt>
                <c:pt idx="4">
                  <c:v>94.7</c:v>
                </c:pt>
                <c:pt idx="5">
                  <c:v>95.4</c:v>
                </c:pt>
                <c:pt idx="6">
                  <c:v>95.7</c:v>
                </c:pt>
                <c:pt idx="7">
                  <c:v>95.1</c:v>
                </c:pt>
              </c:numCache>
            </c:numRef>
          </c:val>
          <c:smooth val="0"/>
          <c:extLst>
            <c:ext xmlns:c16="http://schemas.microsoft.com/office/drawing/2014/chart" uri="{C3380CC4-5D6E-409C-BE32-E72D297353CC}">
              <c16:uniqueId val="{00000001-4744-469F-A84F-56CD85D06F16}"/>
            </c:ext>
          </c:extLst>
        </c:ser>
        <c:dLbls>
          <c:showLegendKey val="0"/>
          <c:showVal val="0"/>
          <c:showCatName val="0"/>
          <c:showSerName val="0"/>
          <c:showPercent val="0"/>
          <c:showBubbleSize val="0"/>
        </c:dLbls>
        <c:upDownBars>
          <c:gapWidth val="150"/>
          <c:upBars>
            <c:spPr>
              <a:solidFill>
                <a:schemeClr val="lt1"/>
              </a:solidFill>
              <a:ln w="9525">
                <a:solidFill>
                  <a:schemeClr val="tx1">
                    <a:lumMod val="15000"/>
                    <a:lumOff val="85000"/>
                  </a:schemeClr>
                </a:solidFill>
              </a:ln>
              <a:effectLst/>
            </c:spPr>
          </c:upBars>
          <c:downBars>
            <c:spPr>
              <a:solidFill>
                <a:schemeClr val="dk1">
                  <a:lumMod val="65000"/>
                  <a:lumOff val="35000"/>
                </a:schemeClr>
              </a:solidFill>
              <a:ln w="9525">
                <a:solidFill>
                  <a:schemeClr val="tx1">
                    <a:lumMod val="65000"/>
                    <a:lumOff val="35000"/>
                  </a:schemeClr>
                </a:solidFill>
              </a:ln>
              <a:effectLst/>
            </c:spPr>
          </c:downBars>
        </c:upDownBars>
        <c:marker val="1"/>
        <c:smooth val="0"/>
        <c:axId val="1541991520"/>
        <c:axId val="1544569376"/>
      </c:lineChart>
      <c:catAx>
        <c:axId val="154313972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r>
                  <a:rPr lang="en-US" baseline="0">
                    <a:latin typeface="Times New Roman" panose="02020603050405020304" pitchFamily="18" charset="0"/>
                  </a:rPr>
                  <a:t>Basic Blocks</a:t>
                </a:r>
                <a:endParaRPr lang="zh-CN" baseline="0">
                  <a:latin typeface="Times New Roman" panose="02020603050405020304" pitchFamily="18" charset="0"/>
                </a:endParaRPr>
              </a:p>
            </c:rich>
          </c:tx>
          <c:layout>
            <c:manualLayout>
              <c:xMode val="edge"/>
              <c:yMode val="edge"/>
              <c:x val="0.42876228994818616"/>
              <c:y val="0.93485305280000519"/>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title>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crossAx val="1543141808"/>
        <c:crosses val="autoZero"/>
        <c:auto val="1"/>
        <c:lblAlgn val="ctr"/>
        <c:lblOffset val="100"/>
        <c:tickLblSkip val="1"/>
        <c:noMultiLvlLbl val="0"/>
      </c:catAx>
      <c:valAx>
        <c:axId val="1543141808"/>
        <c:scaling>
          <c:orientation val="minMax"/>
          <c:max val="1000"/>
          <c:min val="300"/>
        </c:scaling>
        <c:delete val="0"/>
        <c:axPos val="l"/>
        <c:title>
          <c:tx>
            <c:rich>
              <a:bodyPr rot="-54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r>
                  <a:rPr lang="en-US" baseline="0">
                    <a:latin typeface="Times New Roman" panose="02020603050405020304" pitchFamily="18" charset="0"/>
                  </a:rPr>
                  <a:t>Model size (</a:t>
                </a:r>
                <a:r>
                  <a:rPr lang="en-US" baseline="0">
                    <a:solidFill>
                      <a:schemeClr val="tx1">
                        <a:lumMod val="95000"/>
                        <a:lumOff val="5000"/>
                      </a:schemeClr>
                    </a:solidFill>
                    <a:latin typeface="Times New Roman" panose="02020603050405020304" pitchFamily="18" charset="0"/>
                  </a:rPr>
                  <a:t>KB</a:t>
                </a:r>
                <a:r>
                  <a:rPr lang="en-US" baseline="0">
                    <a:latin typeface="Times New Roman" panose="02020603050405020304" pitchFamily="18" charset="0"/>
                  </a:rPr>
                  <a:t>)</a:t>
                </a:r>
                <a:endParaRPr lang="zh-CN" baseline="0">
                  <a:latin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title>
        <c:numFmt formatCode="0" sourceLinked="1"/>
        <c:majorTickMark val="in"/>
        <c:minorTickMark val="none"/>
        <c:tickLblPos val="nextTo"/>
        <c:spPr>
          <a:noFill/>
          <a:ln w="12700">
            <a:solidFill>
              <a:schemeClr val="tx1"/>
            </a:solidFill>
            <a:headEnd type="none"/>
            <a:tailEnd type="stealth"/>
          </a:ln>
          <a:effectLst/>
        </c:spPr>
        <c:txPr>
          <a:bodyPr rot="-60000000" spcFirstLastPara="1" vertOverflow="ellipsis" vert="horz" wrap="square" anchor="ctr" anchorCtr="1"/>
          <a:lstStyle/>
          <a:p>
            <a:pPr>
              <a:defRPr sz="10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crossAx val="1543139728"/>
        <c:crossesAt val="1"/>
        <c:crossBetween val="midCat"/>
        <c:majorUnit val="50"/>
        <c:minorUnit val="20"/>
      </c:valAx>
      <c:valAx>
        <c:axId val="1544569376"/>
        <c:scaling>
          <c:orientation val="minMax"/>
          <c:max val="100"/>
          <c:min val="45"/>
        </c:scaling>
        <c:delete val="0"/>
        <c:axPos val="r"/>
        <c:majorGridlines>
          <c:spPr>
            <a:ln w="9525" cap="flat" cmpd="sng" algn="ctr">
              <a:solidFill>
                <a:schemeClr val="tx1">
                  <a:lumMod val="15000"/>
                  <a:lumOff val="85000"/>
                </a:schemeClr>
              </a:solidFill>
              <a:prstDash val="lgDash"/>
              <a:round/>
            </a:ln>
            <a:effectLst/>
          </c:spPr>
        </c:majorGridlines>
        <c:minorGridlines>
          <c:spPr>
            <a:ln w="9525" cap="flat" cmpd="sng" algn="ctr">
              <a:noFill/>
              <a:prstDash val="lgDash"/>
              <a:round/>
            </a:ln>
            <a:effectLst/>
          </c:spPr>
        </c:minorGridlines>
        <c:title>
          <c:tx>
            <c:rich>
              <a:bodyPr rot="-54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r>
                  <a:rPr lang="en-US" baseline="0">
                    <a:solidFill>
                      <a:schemeClr val="tx1">
                        <a:lumMod val="95000"/>
                        <a:lumOff val="5000"/>
                      </a:schemeClr>
                    </a:solidFill>
                    <a:latin typeface="Times New Roman" panose="02020603050405020304" pitchFamily="18" charset="0"/>
                  </a:rPr>
                  <a:t>Overall Accuracy (%)</a:t>
                </a:r>
                <a:endParaRPr lang="zh-CN" baseline="0">
                  <a:solidFill>
                    <a:schemeClr val="tx1">
                      <a:lumMod val="95000"/>
                      <a:lumOff val="5000"/>
                    </a:schemeClr>
                  </a:solidFill>
                  <a:latin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title>
        <c:numFmt formatCode="General" sourceLinked="1"/>
        <c:majorTickMark val="in"/>
        <c:minorTickMark val="none"/>
        <c:tickLblPos val="nextTo"/>
        <c:spPr>
          <a:noFill/>
          <a:ln w="12700">
            <a:solidFill>
              <a:schemeClr val="tx1"/>
            </a:solidFill>
          </a:ln>
          <a:effectLst/>
        </c:spPr>
        <c:txPr>
          <a:bodyPr rot="-60000000" spcFirstLastPara="1" vertOverflow="ellipsis" vert="horz" wrap="square" anchor="ctr" anchorCtr="1"/>
          <a:lstStyle/>
          <a:p>
            <a:pPr>
              <a:defRPr sz="11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crossAx val="1541991520"/>
        <c:crosses val="max"/>
        <c:crossBetween val="between"/>
        <c:majorUnit val="5"/>
      </c:valAx>
      <c:catAx>
        <c:axId val="1541991520"/>
        <c:scaling>
          <c:orientation val="minMax"/>
        </c:scaling>
        <c:delete val="1"/>
        <c:axPos val="b"/>
        <c:numFmt formatCode="General" sourceLinked="1"/>
        <c:majorTickMark val="out"/>
        <c:minorTickMark val="none"/>
        <c:tickLblPos val="nextTo"/>
        <c:crossAx val="1544569376"/>
        <c:crosses val="autoZero"/>
        <c:auto val="1"/>
        <c:lblAlgn val="ctr"/>
        <c:lblOffset val="100"/>
        <c:noMultiLvlLbl val="0"/>
      </c:catAx>
      <c:spPr>
        <a:noFill/>
        <a:ln w="15875">
          <a:noFill/>
        </a:ln>
        <a:effectLst/>
      </c:spPr>
    </c:plotArea>
    <c:legend>
      <c:legendPos val="t"/>
      <c:legendEntry>
        <c:idx val="0"/>
        <c:txPr>
          <a:bodyPr rot="0" spcFirstLastPara="1" vertOverflow="ellipsis" vert="horz" wrap="square" anchor="ctr" anchorCtr="1"/>
          <a:lstStyle/>
          <a:p>
            <a:pPr>
              <a:defRPr sz="8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legendEntry>
      <c:legendEntry>
        <c:idx val="1"/>
        <c:txPr>
          <a:bodyPr rot="0" spcFirstLastPara="1" vertOverflow="ellipsis" vert="horz" wrap="square" anchor="ctr" anchorCtr="1"/>
          <a:lstStyle/>
          <a:p>
            <a:pPr>
              <a:defRPr sz="8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legendEntry>
      <c:layout>
        <c:manualLayout>
          <c:xMode val="edge"/>
          <c:yMode val="edge"/>
          <c:x val="0.30393462013889272"/>
          <c:y val="6.2460961898813241E-2"/>
          <c:w val="0.41079164439644483"/>
          <c:h val="6.1508473214739477E-2"/>
        </c:manualLayout>
      </c:layout>
      <c:overlay val="0"/>
      <c:spPr>
        <a:noFill/>
        <a:ln>
          <a:solidFill>
            <a:schemeClr val="tx1"/>
          </a:solidFill>
        </a:ln>
        <a:effectLst/>
      </c:spPr>
      <c:txPr>
        <a:bodyPr rot="0" spcFirstLastPara="1" vertOverflow="ellipsis" vert="horz" wrap="square" anchor="ctr" anchorCtr="1"/>
        <a:lstStyle/>
        <a:p>
          <a:pPr>
            <a:defRPr sz="800" b="0" i="0" u="none" strike="noStrike" kern="1200" baseline="0">
              <a:solidFill>
                <a:schemeClr val="tx1">
                  <a:lumMod val="95000"/>
                  <a:lumOff val="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sz="1100" baseline="0">
          <a:solidFill>
            <a:schemeClr val="tx1">
              <a:lumMod val="95000"/>
              <a:lumOff val="5000"/>
            </a:schemeClr>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4053C07-A045-4120-A03D-FDD4DB284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5732</TotalTime>
  <Pages>17</Pages>
  <Words>3478</Words>
  <Characters>19825</Characters>
  <Application>Microsoft Office Word</Application>
  <DocSecurity>0</DocSecurity>
  <Lines>165</Lines>
  <Paragraphs>46</Paragraphs>
  <ScaleCrop>false</ScaleCrop>
  <Company/>
  <LinksUpToDate>false</LinksUpToDate>
  <CharactersWithSpaces>23257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Zhiqing</dc:creator>
  <cp:keywords/>
  <dc:description/>
  <cp:lastModifiedBy>Li Zhiqing</cp:lastModifiedBy>
  <cp:revision>54</cp:revision>
  <dcterms:created xsi:type="dcterms:W3CDTF">2020-01-15T02:17:00Z</dcterms:created>
  <dcterms:modified xsi:type="dcterms:W3CDTF">2020-02-29T11:56:00Z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TWinEqns">
    <vt:bool>true</vt:bool>
  </property>
</Properties>
</file>
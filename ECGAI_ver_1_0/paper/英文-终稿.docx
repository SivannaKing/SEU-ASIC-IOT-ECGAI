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2EFD9" w:themeColor="accent6" w:themeTint="33"/>
  <w:body>
    <w:p w14:paraId="613DAA2D" w14:textId="77777777" w:rsidR="00535911" w:rsidRPr="004746BC" w:rsidRDefault="00535911" w:rsidP="00535911">
      <w:pPr>
        <w:pStyle w:val="a4"/>
        <w:rPr>
          <w:rFonts w:ascii="Times New Roman" w:hAnsi="Times New Roman" w:cs="Times New Roman"/>
          <w:b w:val="0"/>
        </w:rPr>
      </w:pPr>
      <w:r>
        <w:rPr>
          <w:rFonts w:ascii="Times New Roman" w:hAnsi="Times New Roman" w:cs="Times New Roman"/>
          <w:b w:val="0"/>
        </w:rPr>
        <w:t>E</w:t>
      </w:r>
      <w:r>
        <w:rPr>
          <w:rFonts w:ascii="Times New Roman" w:hAnsi="Times New Roman" w:cs="Times New Roman" w:hint="eastAsia"/>
          <w:b w:val="0"/>
        </w:rPr>
        <w:t>nergy</w:t>
      </w:r>
      <w:r>
        <w:rPr>
          <w:rFonts w:ascii="Times New Roman" w:hAnsi="Times New Roman" w:cs="Times New Roman"/>
          <w:b w:val="0"/>
        </w:rPr>
        <w:t>-Efficient</w:t>
      </w:r>
      <w:r w:rsidRPr="00C95151">
        <w:rPr>
          <w:rFonts w:ascii="Times New Roman" w:hAnsi="Times New Roman" w:cs="Times New Roman"/>
          <w:b w:val="0"/>
        </w:rPr>
        <w:t xml:space="preserve"> Arrhythmia Classifi</w:t>
      </w:r>
      <w:r w:rsidRPr="00C95151">
        <w:rPr>
          <w:rFonts w:ascii="Times New Roman" w:hAnsi="Times New Roman" w:cs="Times New Roman" w:hint="eastAsia"/>
          <w:b w:val="0"/>
        </w:rPr>
        <w:t>er</w:t>
      </w:r>
      <w:r w:rsidRPr="00C95151">
        <w:rPr>
          <w:rFonts w:ascii="Times New Roman" w:hAnsi="Times New Roman" w:cs="Times New Roman"/>
          <w:b w:val="0"/>
        </w:rPr>
        <w:t xml:space="preserve"> Using Layer-</w:t>
      </w:r>
      <w:r w:rsidRPr="00C95151">
        <w:rPr>
          <w:rFonts w:ascii="Times New Roman" w:hAnsi="Times New Roman" w:cs="Times New Roman" w:hint="eastAsia"/>
          <w:b w:val="0"/>
        </w:rPr>
        <w:t>Wise</w:t>
      </w:r>
      <w:r w:rsidRPr="00C95151">
        <w:rPr>
          <w:rFonts w:ascii="Times New Roman" w:hAnsi="Times New Roman" w:cs="Times New Roman"/>
          <w:b w:val="0"/>
        </w:rPr>
        <w:t xml:space="preserve"> Quantized Convolutional Neural Network</w:t>
      </w:r>
    </w:p>
    <w:p w14:paraId="35B1FD45" w14:textId="682BE638" w:rsidR="00D21F2B" w:rsidRDefault="00D21F2B" w:rsidP="0034122A">
      <w:pPr>
        <w:rPr>
          <w:rFonts w:ascii="Times New Roman" w:hAnsi="Times New Roman" w:cs="Times New Roman"/>
          <w:sz w:val="18"/>
          <w:szCs w:val="18"/>
        </w:rPr>
      </w:pPr>
      <w:r w:rsidRPr="00D21F2B">
        <w:rPr>
          <w:rFonts w:ascii="Times New Roman" w:hAnsi="Times New Roman" w:cs="Times New Roman"/>
          <w:i/>
          <w:iCs/>
          <w:sz w:val="18"/>
          <w:szCs w:val="18"/>
        </w:rPr>
        <w:t>Abstract</w:t>
      </w:r>
      <w:r w:rsidRPr="00D21F2B">
        <w:rPr>
          <w:rFonts w:ascii="Times New Roman" w:hAnsi="Times New Roman" w:cs="Times New Roman"/>
          <w:sz w:val="18"/>
          <w:szCs w:val="18"/>
        </w:rPr>
        <w:t>—</w:t>
      </w:r>
      <w:r w:rsidR="001D5CD5">
        <w:rPr>
          <w:rFonts w:ascii="Times New Roman" w:hAnsi="Times New Roman" w:cs="Times New Roman"/>
          <w:sz w:val="18"/>
          <w:szCs w:val="18"/>
        </w:rPr>
        <w:t>A</w:t>
      </w:r>
      <w:r w:rsidR="001D5CD5" w:rsidRPr="007705B9">
        <w:rPr>
          <w:rFonts w:ascii="Times New Roman" w:hAnsi="Times New Roman" w:cs="Times New Roman"/>
          <w:sz w:val="18"/>
          <w:szCs w:val="18"/>
        </w:rPr>
        <w:t xml:space="preserve">rrhythmia diagnosis </w:t>
      </w:r>
      <w:r w:rsidR="001D5CD5">
        <w:rPr>
          <w:rFonts w:ascii="Times New Roman" w:hAnsi="Times New Roman" w:cs="Times New Roman"/>
          <w:sz w:val="18"/>
          <w:szCs w:val="18"/>
        </w:rPr>
        <w:t>n</w:t>
      </w:r>
      <w:r w:rsidR="007705B9" w:rsidRPr="007705B9">
        <w:rPr>
          <w:rFonts w:ascii="Times New Roman" w:hAnsi="Times New Roman" w:cs="Times New Roman"/>
          <w:sz w:val="18"/>
          <w:szCs w:val="18"/>
        </w:rPr>
        <w:t>eural network</w:t>
      </w:r>
      <w:r w:rsidR="007705B9">
        <w:rPr>
          <w:rFonts w:ascii="Times New Roman" w:hAnsi="Times New Roman" w:cs="Times New Roman"/>
          <w:sz w:val="18"/>
          <w:szCs w:val="18"/>
        </w:rPr>
        <w:t xml:space="preserve"> can perform continuously monitoring, real-time diagnosis and potential risk waning in wearable devices.</w:t>
      </w:r>
      <w:r w:rsidR="001D5CD5">
        <w:rPr>
          <w:rFonts w:ascii="Times New Roman" w:hAnsi="Times New Roman" w:cs="Times New Roman"/>
          <w:sz w:val="18"/>
          <w:szCs w:val="18"/>
        </w:rPr>
        <w:t xml:space="preserve"> However, the existing neural networks suffer from high memory and power consumption which limit the application of the diagnosis neural network in low-power wearable devices. Here, we proposed a novel neural network approach to classify 17 rhythm classes using 1,000 long-duration </w:t>
      </w:r>
      <w:r w:rsidR="001D5CD5" w:rsidRPr="001D5CD5">
        <w:rPr>
          <w:rFonts w:ascii="Times New Roman" w:hAnsi="Times New Roman" w:cs="Times New Roman"/>
          <w:sz w:val="18"/>
          <w:szCs w:val="18"/>
        </w:rPr>
        <w:t>electrocardiogram</w:t>
      </w:r>
      <w:r w:rsidR="001D5CD5">
        <w:rPr>
          <w:rFonts w:ascii="Times New Roman" w:hAnsi="Times New Roman" w:cs="Times New Roman"/>
          <w:sz w:val="18"/>
          <w:szCs w:val="18"/>
        </w:rPr>
        <w:t>s</w:t>
      </w:r>
      <w:r w:rsidR="001D5CD5" w:rsidRPr="001D5CD5">
        <w:rPr>
          <w:rFonts w:ascii="Times New Roman" w:hAnsi="Times New Roman" w:cs="Times New Roman"/>
          <w:sz w:val="18"/>
          <w:szCs w:val="18"/>
        </w:rPr>
        <w:t xml:space="preserve"> (ECG)</w:t>
      </w:r>
      <w:r w:rsidR="001D5CD5">
        <w:rPr>
          <w:rFonts w:ascii="Times New Roman" w:hAnsi="Times New Roman" w:cs="Times New Roman"/>
          <w:sz w:val="18"/>
          <w:szCs w:val="18"/>
        </w:rPr>
        <w:t>, achiev</w:t>
      </w:r>
      <w:r w:rsidR="003F73B5">
        <w:rPr>
          <w:rFonts w:ascii="Times New Roman" w:hAnsi="Times New Roman" w:cs="Times New Roman"/>
          <w:sz w:val="18"/>
          <w:szCs w:val="18"/>
        </w:rPr>
        <w:t>ing</w:t>
      </w:r>
      <w:r w:rsidR="001D5CD5">
        <w:rPr>
          <w:rFonts w:ascii="Times New Roman" w:hAnsi="Times New Roman" w:cs="Times New Roman"/>
          <w:sz w:val="18"/>
          <w:szCs w:val="18"/>
        </w:rPr>
        <w:t xml:space="preserve"> a classification accuracy of 95.72% that is 4.32% higher than current state-of-the-art methods.</w:t>
      </w:r>
      <w:r w:rsidR="003F73B5">
        <w:rPr>
          <w:rFonts w:ascii="Times New Roman" w:hAnsi="Times New Roman" w:cs="Times New Roman"/>
          <w:sz w:val="18"/>
          <w:szCs w:val="18"/>
        </w:rPr>
        <w:t xml:space="preserve"> And we proposed a layer-wise quantization method based on The Greedy Algorithm and perform comparable to other quantization methods. With the combination of the two works, we achieve 95.39% classification accuracy and reduce the memory consumption by 15.5 times. Our study</w:t>
      </w:r>
      <w:r w:rsidR="0034122A">
        <w:rPr>
          <w:rFonts w:ascii="Times New Roman" w:hAnsi="Times New Roman" w:cs="Times New Roman"/>
          <w:sz w:val="18"/>
          <w:szCs w:val="18"/>
        </w:rPr>
        <w:t xml:space="preserve"> leverages low-memory neural network for high performance and low power consumption, and demonstrates the possibility of implementing neural network in wearable devices for continuously monitoring, real-time diagnosis and potential risk waning. </w:t>
      </w:r>
    </w:p>
    <w:p w14:paraId="0FC6DCFA" w14:textId="77777777" w:rsidR="000B4F51" w:rsidRDefault="000B4F51" w:rsidP="001D5CD5">
      <w:pPr>
        <w:rPr>
          <w:rFonts w:ascii="Times New Roman" w:hAnsi="Times New Roman" w:cs="Times New Roman"/>
          <w:sz w:val="18"/>
          <w:szCs w:val="18"/>
        </w:rPr>
      </w:pPr>
    </w:p>
    <w:p w14:paraId="1216492E" w14:textId="1A761160" w:rsidR="003F73B5" w:rsidRDefault="003F73B5" w:rsidP="003F73B5">
      <w:pPr>
        <w:ind w:firstLine="420"/>
        <w:rPr>
          <w:rFonts w:ascii="Times New Roman" w:hAnsi="Times New Roman" w:cs="Times New Roman"/>
          <w:sz w:val="18"/>
          <w:szCs w:val="18"/>
        </w:rPr>
      </w:pPr>
      <w:r>
        <w:rPr>
          <w:rFonts w:ascii="Times New Roman" w:hAnsi="Times New Roman" w:cs="Times New Roman"/>
          <w:i/>
          <w:iCs/>
          <w:sz w:val="18"/>
          <w:szCs w:val="18"/>
        </w:rPr>
        <w:t>Index Term</w:t>
      </w:r>
      <w:r>
        <w:rPr>
          <w:rFonts w:ascii="Times New Roman" w:hAnsi="Times New Roman" w:cs="Times New Roman" w:hint="eastAsia"/>
          <w:i/>
          <w:iCs/>
          <w:sz w:val="18"/>
          <w:szCs w:val="18"/>
        </w:rPr>
        <w:t>—</w:t>
      </w:r>
      <w:r w:rsidR="0091498A">
        <w:rPr>
          <w:rFonts w:ascii="Times New Roman" w:hAnsi="Times New Roman" w:cs="Times New Roman"/>
          <w:sz w:val="18"/>
          <w:szCs w:val="18"/>
        </w:rPr>
        <w:t>N</w:t>
      </w:r>
      <w:r>
        <w:rPr>
          <w:rFonts w:ascii="Times New Roman" w:hAnsi="Times New Roman" w:cs="Times New Roman" w:hint="eastAsia"/>
          <w:sz w:val="18"/>
          <w:szCs w:val="18"/>
        </w:rPr>
        <w:t>eural</w:t>
      </w:r>
      <w:r>
        <w:rPr>
          <w:rFonts w:ascii="Times New Roman" w:hAnsi="Times New Roman" w:cs="Times New Roman"/>
          <w:sz w:val="18"/>
          <w:szCs w:val="18"/>
        </w:rPr>
        <w:t xml:space="preserve"> </w:t>
      </w:r>
      <w:r w:rsidR="0091498A">
        <w:rPr>
          <w:rFonts w:ascii="Times New Roman" w:hAnsi="Times New Roman" w:cs="Times New Roman"/>
          <w:sz w:val="18"/>
          <w:szCs w:val="18"/>
        </w:rPr>
        <w:t>N</w:t>
      </w:r>
      <w:r>
        <w:rPr>
          <w:rFonts w:ascii="Times New Roman" w:hAnsi="Times New Roman" w:cs="Times New Roman"/>
          <w:sz w:val="18"/>
          <w:szCs w:val="18"/>
        </w:rPr>
        <w:t xml:space="preserve">etwork, </w:t>
      </w:r>
      <w:r w:rsidR="0091498A">
        <w:rPr>
          <w:rFonts w:ascii="Times New Roman" w:hAnsi="Times New Roman" w:cs="Times New Roman"/>
          <w:sz w:val="18"/>
          <w:szCs w:val="18"/>
        </w:rPr>
        <w:t>Arrhythmia, Quantization, The Greedy Algorithm, Energy-Efficient, Wearable Device.</w:t>
      </w:r>
    </w:p>
    <w:p w14:paraId="24731EDA" w14:textId="77777777" w:rsidR="00C935BE" w:rsidRDefault="00C935BE" w:rsidP="00972A7D">
      <w:pPr>
        <w:rPr>
          <w:rFonts w:ascii="Times New Roman" w:eastAsia="宋体" w:hAnsi="Times New Roman" w:cs="Times New Roman"/>
          <w:sz w:val="18"/>
          <w:szCs w:val="18"/>
        </w:rPr>
      </w:pPr>
    </w:p>
    <w:p w14:paraId="453E3C74" w14:textId="7052682B" w:rsidR="004B0D84" w:rsidRPr="001A4F63" w:rsidRDefault="001A4F63" w:rsidP="00972A7D">
      <w:pPr>
        <w:rPr>
          <w:rFonts w:ascii="Times New Roman" w:hAnsi="Times New Roman" w:cs="Times New Roman"/>
          <w:sz w:val="22"/>
        </w:rPr>
      </w:pPr>
      <w:r>
        <w:rPr>
          <w:rFonts w:ascii="Times New Roman" w:eastAsia="宋体" w:hAnsi="Times New Roman" w:cs="Times New Roman"/>
          <w:sz w:val="22"/>
        </w:rPr>
        <w:t>Ⅰ</w:t>
      </w:r>
      <w:r>
        <w:rPr>
          <w:rFonts w:ascii="Times New Roman" w:eastAsia="宋体" w:hAnsi="Times New Roman" w:cs="Times New Roman" w:hint="eastAsia"/>
          <w:sz w:val="22"/>
        </w:rPr>
        <w:t>.</w:t>
      </w:r>
      <w:r>
        <w:rPr>
          <w:rFonts w:ascii="Times New Roman" w:eastAsia="宋体" w:hAnsi="Times New Roman" w:cs="Times New Roman"/>
          <w:sz w:val="22"/>
        </w:rPr>
        <w:t xml:space="preserve"> </w:t>
      </w:r>
      <w:r w:rsidR="0001403B" w:rsidRPr="001A4F63">
        <w:rPr>
          <w:rFonts w:ascii="Times New Roman" w:hAnsi="Times New Roman" w:cs="Times New Roman"/>
          <w:sz w:val="22"/>
        </w:rPr>
        <w:t>INTRODUCTION</w:t>
      </w:r>
    </w:p>
    <w:p w14:paraId="74C764D9" w14:textId="5D6672EF" w:rsidR="00A374DE" w:rsidRDefault="00246CCC" w:rsidP="00734B5B">
      <w:pPr>
        <w:ind w:firstLine="42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rrhythmia </w:t>
      </w:r>
      <w:r w:rsidR="000B37B9">
        <w:rPr>
          <w:rFonts w:ascii="Times New Roman" w:hAnsi="Times New Roman" w:cs="Times New Roman"/>
        </w:rPr>
        <w:t xml:space="preserve">is the </w:t>
      </w:r>
      <w:r w:rsidR="001C6A4F">
        <w:rPr>
          <w:rFonts w:ascii="Times New Roman" w:hAnsi="Times New Roman" w:cs="Times New Roman"/>
        </w:rPr>
        <w:t xml:space="preserve">important </w:t>
      </w:r>
      <w:r w:rsidR="000B37B9">
        <w:rPr>
          <w:rFonts w:ascii="Times New Roman" w:hAnsi="Times New Roman" w:cs="Times New Roman"/>
        </w:rPr>
        <w:t xml:space="preserve">cause and manifestation </w:t>
      </w:r>
      <w:r w:rsidR="001C6A4F">
        <w:rPr>
          <w:rFonts w:ascii="Times New Roman" w:hAnsi="Times New Roman" w:cs="Times New Roman"/>
        </w:rPr>
        <w:t>of</w:t>
      </w:r>
      <w:r w:rsidRPr="000E56BD">
        <w:rPr>
          <w:rFonts w:ascii="Times New Roman" w:hAnsi="Times New Roman" w:cs="Times New Roman"/>
        </w:rPr>
        <w:t xml:space="preserve"> </w:t>
      </w:r>
      <w:r>
        <w:rPr>
          <w:rFonts w:ascii="Times New Roman" w:hAnsi="Times New Roman" w:cs="Times New Roman"/>
        </w:rPr>
        <w:t>c</w:t>
      </w:r>
      <w:r w:rsidRPr="00227D63">
        <w:rPr>
          <w:rFonts w:ascii="Times New Roman" w:hAnsi="Times New Roman" w:cs="Times New Roman"/>
        </w:rPr>
        <w:t>ardiovascular diseases (CVDs)</w:t>
      </w:r>
      <w:r w:rsidR="001C6A4F" w:rsidRPr="001C6A4F">
        <w:rPr>
          <w:rFonts w:ascii="Times New Roman" w:hAnsi="Times New Roman" w:cs="Times New Roman"/>
        </w:rPr>
        <w:t xml:space="preserve"> </w:t>
      </w:r>
      <w:r w:rsidR="001C6A4F">
        <w:rPr>
          <w:rFonts w:ascii="Times New Roman" w:hAnsi="Times New Roman" w:cs="Times New Roman"/>
        </w:rPr>
        <w:t>morbidity and mortality</w:t>
      </w:r>
      <w:r w:rsidR="00E52138" w:rsidRPr="001C6A4F">
        <w:rPr>
          <w:rFonts w:ascii="Times New Roman" w:hAnsi="Times New Roman" w:cs="Times New Roman"/>
        </w:rPr>
        <w:fldChar w:fldCharType="begin"/>
      </w:r>
      <w:r w:rsidR="00E52138" w:rsidRPr="001C6A4F">
        <w:rPr>
          <w:rFonts w:ascii="Times New Roman" w:hAnsi="Times New Roman" w:cs="Times New Roman"/>
        </w:rPr>
        <w:instrText xml:space="preserve"> REF _Ref28541168 \r \h  \* MERGEFORMAT </w:instrText>
      </w:r>
      <w:r w:rsidR="00E52138" w:rsidRPr="001C6A4F">
        <w:rPr>
          <w:rFonts w:ascii="Times New Roman" w:hAnsi="Times New Roman" w:cs="Times New Roman"/>
        </w:rPr>
      </w:r>
      <w:r w:rsidR="00E52138" w:rsidRPr="001C6A4F">
        <w:rPr>
          <w:rFonts w:ascii="Times New Roman" w:hAnsi="Times New Roman" w:cs="Times New Roman"/>
        </w:rPr>
        <w:fldChar w:fldCharType="separate"/>
      </w:r>
      <w:r w:rsidR="00296E32">
        <w:rPr>
          <w:rFonts w:ascii="Times New Roman" w:hAnsi="Times New Roman" w:cs="Times New Roman"/>
        </w:rPr>
        <w:t>[1]</w:t>
      </w:r>
      <w:r w:rsidR="00E52138" w:rsidRPr="001C6A4F">
        <w:rPr>
          <w:rFonts w:ascii="Times New Roman" w:hAnsi="Times New Roman" w:cs="Times New Roman"/>
        </w:rPr>
        <w:fldChar w:fldCharType="end"/>
      </w:r>
      <w:r w:rsidR="00F11AE9">
        <w:rPr>
          <w:rFonts w:ascii="Times New Roman" w:hAnsi="Times New Roman" w:cs="Times New Roman"/>
        </w:rPr>
        <w:t xml:space="preserve">, </w:t>
      </w:r>
      <w:r w:rsidR="000B37B9">
        <w:rPr>
          <w:rFonts w:ascii="Times New Roman" w:hAnsi="Times New Roman" w:cs="Times New Roman"/>
        </w:rPr>
        <w:t>which</w:t>
      </w:r>
      <w:r w:rsidR="005D362D">
        <w:rPr>
          <w:rFonts w:ascii="Times New Roman" w:hAnsi="Times New Roman" w:cs="Times New Roman"/>
        </w:rPr>
        <w:t xml:space="preserve"> </w:t>
      </w:r>
      <w:r w:rsidR="000B37B9">
        <w:rPr>
          <w:rFonts w:ascii="Times New Roman" w:hAnsi="Times New Roman" w:cs="Times New Roman"/>
        </w:rPr>
        <w:t>are</w:t>
      </w:r>
      <w:r>
        <w:rPr>
          <w:rFonts w:ascii="Times New Roman" w:hAnsi="Times New Roman" w:cs="Times New Roman"/>
        </w:rPr>
        <w:t xml:space="preserve"> the leading cause of mortality worldwide</w:t>
      </w:r>
      <w:r w:rsidR="008018CD" w:rsidRPr="00F168A4">
        <w:rPr>
          <w:rFonts w:ascii="Times New Roman" w:hAnsi="Times New Roman" w:cs="Times New Roman"/>
        </w:rPr>
        <w:fldChar w:fldCharType="begin"/>
      </w:r>
      <w:r w:rsidR="008018CD" w:rsidRPr="00F168A4">
        <w:rPr>
          <w:rFonts w:ascii="Times New Roman" w:hAnsi="Times New Roman" w:cs="Times New Roman"/>
        </w:rPr>
        <w:instrText xml:space="preserve"> REF _Ref28541386 \r \h  \* MERGEFORMAT </w:instrText>
      </w:r>
      <w:r w:rsidR="008018CD" w:rsidRPr="00F168A4">
        <w:rPr>
          <w:rFonts w:ascii="Times New Roman" w:hAnsi="Times New Roman" w:cs="Times New Roman"/>
        </w:rPr>
      </w:r>
      <w:r w:rsidR="008018CD" w:rsidRPr="00F168A4">
        <w:rPr>
          <w:rFonts w:ascii="Times New Roman" w:hAnsi="Times New Roman" w:cs="Times New Roman"/>
        </w:rPr>
        <w:fldChar w:fldCharType="separate"/>
      </w:r>
      <w:r w:rsidR="00296E32">
        <w:rPr>
          <w:rFonts w:ascii="Times New Roman" w:hAnsi="Times New Roman" w:cs="Times New Roman"/>
        </w:rPr>
        <w:t>[2]</w:t>
      </w:r>
      <w:r w:rsidR="008018CD" w:rsidRPr="00F168A4">
        <w:rPr>
          <w:rFonts w:ascii="Times New Roman" w:hAnsi="Times New Roman" w:cs="Times New Roman"/>
        </w:rPr>
        <w:fldChar w:fldCharType="end"/>
      </w:r>
      <w:r>
        <w:rPr>
          <w:rFonts w:ascii="Times New Roman" w:hAnsi="Times New Roman" w:cs="Times New Roman"/>
        </w:rPr>
        <w:t>.</w:t>
      </w:r>
      <w:r w:rsidR="00A374DE">
        <w:rPr>
          <w:rFonts w:ascii="Times New Roman" w:hAnsi="Times New Roman" w:cs="Times New Roman"/>
        </w:rPr>
        <w:t xml:space="preserve"> The </w:t>
      </w:r>
      <w:r w:rsidR="001D5CD5">
        <w:rPr>
          <w:rFonts w:ascii="Times New Roman" w:hAnsi="Times New Roman" w:cs="Times New Roman"/>
        </w:rPr>
        <w:t xml:space="preserve">ECG </w:t>
      </w:r>
      <w:r w:rsidR="00A374DE" w:rsidRPr="00734B5B">
        <w:rPr>
          <w:rFonts w:ascii="Times New Roman" w:hAnsi="Times New Roman" w:cs="Times New Roman"/>
        </w:rPr>
        <w:t>analyzation is one of the most common method</w:t>
      </w:r>
      <w:r w:rsidR="00A374DE">
        <w:rPr>
          <w:rFonts w:ascii="Times New Roman" w:hAnsi="Times New Roman" w:cs="Times New Roman" w:hint="eastAsia"/>
        </w:rPr>
        <w:t>s</w:t>
      </w:r>
      <w:r w:rsidR="00A374DE">
        <w:rPr>
          <w:rFonts w:ascii="Times New Roman" w:hAnsi="Times New Roman" w:cs="Times New Roman"/>
        </w:rPr>
        <w:t xml:space="preserve"> to diagnose arrhythmias, and it’s usually done in hospitals </w:t>
      </w:r>
      <w:r w:rsidR="008B5B43">
        <w:rPr>
          <w:rFonts w:ascii="Times New Roman" w:hAnsi="Times New Roman" w:cs="Times New Roman"/>
        </w:rPr>
        <w:t xml:space="preserve">with experiment </w:t>
      </w:r>
      <w:r w:rsidR="003873F0">
        <w:rPr>
          <w:rFonts w:ascii="Times New Roman" w:hAnsi="Times New Roman" w:cs="Times New Roman"/>
        </w:rPr>
        <w:t>cardiologist</w:t>
      </w:r>
      <w:r w:rsidR="00A374DE" w:rsidRPr="002F72B5">
        <w:rPr>
          <w:rFonts w:ascii="Times New Roman" w:hAnsi="Times New Roman" w:cs="Times New Roman"/>
        </w:rPr>
        <w:t>.</w:t>
      </w:r>
      <w:r w:rsidR="00A374DE">
        <w:rPr>
          <w:rFonts w:ascii="Times New Roman" w:hAnsi="Times New Roman" w:cs="Times New Roman"/>
        </w:rPr>
        <w:t xml:space="preserve"> However,</w:t>
      </w:r>
      <w:r w:rsidR="00734B5B">
        <w:rPr>
          <w:rFonts w:ascii="Times New Roman" w:hAnsi="Times New Roman" w:cs="Times New Roman"/>
        </w:rPr>
        <w:t xml:space="preserve"> e</w:t>
      </w:r>
      <w:r w:rsidR="00FC7A29">
        <w:rPr>
          <w:rFonts w:ascii="Times New Roman" w:hAnsi="Times New Roman" w:cs="Times New Roman"/>
        </w:rPr>
        <w:t xml:space="preserve">arly symptoms </w:t>
      </w:r>
      <w:r w:rsidR="00A374DE">
        <w:rPr>
          <w:rFonts w:ascii="Times New Roman" w:hAnsi="Times New Roman" w:cs="Times New Roman"/>
        </w:rPr>
        <w:t xml:space="preserve">of some arrhythmia </w:t>
      </w:r>
      <w:r w:rsidR="00FC7A29">
        <w:rPr>
          <w:rFonts w:ascii="Times New Roman" w:hAnsi="Times New Roman" w:cs="Times New Roman"/>
        </w:rPr>
        <w:t xml:space="preserve">may be hard felt </w:t>
      </w:r>
      <w:r w:rsidR="00674E62">
        <w:rPr>
          <w:rFonts w:ascii="Times New Roman" w:hAnsi="Times New Roman" w:cs="Times New Roman"/>
        </w:rPr>
        <w:t>due to their short duration</w:t>
      </w:r>
      <w:r w:rsidR="00FC7A29">
        <w:rPr>
          <w:rFonts w:ascii="Times New Roman" w:hAnsi="Times New Roman" w:cs="Times New Roman"/>
        </w:rPr>
        <w:t xml:space="preserve">, some </w:t>
      </w:r>
      <w:r w:rsidR="00674E62">
        <w:rPr>
          <w:rFonts w:ascii="Times New Roman" w:hAnsi="Times New Roman" w:cs="Times New Roman"/>
        </w:rPr>
        <w:t xml:space="preserve">symptoms </w:t>
      </w:r>
      <w:r w:rsidR="00FC7A29" w:rsidRPr="000E56BD">
        <w:rPr>
          <w:rFonts w:ascii="Times New Roman" w:hAnsi="Times New Roman" w:cs="Times New Roman"/>
        </w:rPr>
        <w:t xml:space="preserve">are sudden and intense </w:t>
      </w:r>
      <w:r w:rsidR="00674E62">
        <w:rPr>
          <w:rFonts w:ascii="Times New Roman" w:hAnsi="Times New Roman" w:cs="Times New Roman"/>
        </w:rPr>
        <w:t>in several minutes</w:t>
      </w:r>
      <w:r w:rsidR="00A374DE" w:rsidRPr="00F168A4">
        <w:rPr>
          <w:rFonts w:ascii="Times New Roman" w:hAnsi="Times New Roman" w:cs="Times New Roman"/>
        </w:rPr>
        <w:fldChar w:fldCharType="begin"/>
      </w:r>
      <w:r w:rsidR="00A374DE" w:rsidRPr="00F168A4">
        <w:rPr>
          <w:rFonts w:ascii="Times New Roman" w:hAnsi="Times New Roman" w:cs="Times New Roman"/>
        </w:rPr>
        <w:instrText xml:space="preserve"> REF _Ref28540975 \r \h  \* MERGEFORMAT </w:instrText>
      </w:r>
      <w:r w:rsidR="00A374DE" w:rsidRPr="00F168A4">
        <w:rPr>
          <w:rFonts w:ascii="Times New Roman" w:hAnsi="Times New Roman" w:cs="Times New Roman"/>
        </w:rPr>
      </w:r>
      <w:r w:rsidR="00A374DE" w:rsidRPr="00F168A4">
        <w:rPr>
          <w:rFonts w:ascii="Times New Roman" w:hAnsi="Times New Roman" w:cs="Times New Roman"/>
        </w:rPr>
        <w:fldChar w:fldCharType="separate"/>
      </w:r>
      <w:r w:rsidR="00A374DE">
        <w:rPr>
          <w:rFonts w:ascii="Times New Roman" w:hAnsi="Times New Roman" w:cs="Times New Roman"/>
        </w:rPr>
        <w:t>[3]</w:t>
      </w:r>
      <w:r w:rsidR="00A374DE" w:rsidRPr="00F168A4">
        <w:rPr>
          <w:rFonts w:ascii="Times New Roman" w:hAnsi="Times New Roman" w:cs="Times New Roman"/>
        </w:rPr>
        <w:fldChar w:fldCharType="end"/>
      </w:r>
      <w:r w:rsidR="00FC7A29" w:rsidRPr="000E56BD">
        <w:rPr>
          <w:rFonts w:ascii="Times New Roman" w:hAnsi="Times New Roman" w:cs="Times New Roman"/>
        </w:rPr>
        <w:t>, which</w:t>
      </w:r>
      <w:r w:rsidR="00FC7A29">
        <w:rPr>
          <w:rFonts w:ascii="Times New Roman" w:hAnsi="Times New Roman" w:cs="Times New Roman"/>
        </w:rPr>
        <w:t xml:space="preserve"> </w:t>
      </w:r>
      <w:r w:rsidR="00FC7A29" w:rsidRPr="000E56BD">
        <w:rPr>
          <w:rFonts w:ascii="Times New Roman" w:hAnsi="Times New Roman" w:cs="Times New Roman"/>
        </w:rPr>
        <w:t>can lead to serious consequences</w:t>
      </w:r>
      <w:r w:rsidR="00674E62">
        <w:rPr>
          <w:rFonts w:ascii="Times New Roman" w:hAnsi="Times New Roman" w:cs="Times New Roman"/>
        </w:rPr>
        <w:t xml:space="preserve"> without</w:t>
      </w:r>
      <w:r w:rsidR="00674E62" w:rsidRPr="000E56BD">
        <w:rPr>
          <w:rFonts w:ascii="Times New Roman" w:hAnsi="Times New Roman" w:cs="Times New Roman"/>
        </w:rPr>
        <w:t xml:space="preserve"> timely treatment</w:t>
      </w:r>
      <w:r w:rsidR="00674E62">
        <w:rPr>
          <w:rFonts w:ascii="Times New Roman" w:hAnsi="Times New Roman" w:cs="Times New Roman"/>
        </w:rPr>
        <w:t xml:space="preserve"> like </w:t>
      </w:r>
      <w:r w:rsidR="00674E62" w:rsidRPr="004E4712">
        <w:rPr>
          <w:rFonts w:ascii="Times New Roman" w:hAnsi="Times New Roman" w:cs="Times New Roman"/>
        </w:rPr>
        <w:t>stroke, heart failure,</w:t>
      </w:r>
      <w:r w:rsidR="00674E62" w:rsidRPr="00674E62">
        <w:rPr>
          <w:rFonts w:ascii="Times New Roman" w:hAnsi="Times New Roman" w:cs="Times New Roman"/>
        </w:rPr>
        <w:t xml:space="preserve"> </w:t>
      </w:r>
      <w:r w:rsidR="00674E62" w:rsidRPr="004E4712">
        <w:rPr>
          <w:rFonts w:ascii="Times New Roman" w:hAnsi="Times New Roman" w:cs="Times New Roman"/>
        </w:rPr>
        <w:t>coronary artery disease</w:t>
      </w:r>
      <w:r w:rsidR="00674E62">
        <w:rPr>
          <w:rFonts w:ascii="Times New Roman" w:hAnsi="Times New Roman" w:cs="Times New Roman"/>
        </w:rPr>
        <w:t xml:space="preserve"> and even life-threatening</w:t>
      </w:r>
      <w:r w:rsidR="00674E62" w:rsidRPr="00514157">
        <w:rPr>
          <w:rFonts w:ascii="Times New Roman" w:hAnsi="Times New Roman" w:cs="Times New Roman"/>
          <w:vertAlign w:val="superscript"/>
        </w:rPr>
        <w:softHyphen/>
      </w:r>
      <w:r w:rsidR="008018CD" w:rsidRPr="00F168A4">
        <w:rPr>
          <w:rFonts w:ascii="Times New Roman" w:hAnsi="Times New Roman" w:cs="Times New Roman"/>
        </w:rPr>
        <w:fldChar w:fldCharType="begin"/>
      </w:r>
      <w:r w:rsidR="008018CD" w:rsidRPr="00F168A4">
        <w:rPr>
          <w:rFonts w:ascii="Times New Roman" w:hAnsi="Times New Roman" w:cs="Times New Roman"/>
        </w:rPr>
        <w:instrText xml:space="preserve"> REF _Ref28541406 \r \h </w:instrText>
      </w:r>
      <w:r w:rsidR="00F168A4">
        <w:rPr>
          <w:rFonts w:ascii="Times New Roman" w:hAnsi="Times New Roman" w:cs="Times New Roman"/>
        </w:rPr>
        <w:instrText xml:space="preserve"> \* MERGEFORMAT </w:instrText>
      </w:r>
      <w:r w:rsidR="008018CD" w:rsidRPr="00F168A4">
        <w:rPr>
          <w:rFonts w:ascii="Times New Roman" w:hAnsi="Times New Roman" w:cs="Times New Roman"/>
        </w:rPr>
      </w:r>
      <w:r w:rsidR="008018CD" w:rsidRPr="00F168A4">
        <w:rPr>
          <w:rFonts w:ascii="Times New Roman" w:hAnsi="Times New Roman" w:cs="Times New Roman"/>
        </w:rPr>
        <w:fldChar w:fldCharType="separate"/>
      </w:r>
      <w:r w:rsidR="00296E32">
        <w:rPr>
          <w:rFonts w:ascii="Times New Roman" w:hAnsi="Times New Roman" w:cs="Times New Roman"/>
        </w:rPr>
        <w:t>[4]</w:t>
      </w:r>
      <w:r w:rsidR="008018CD" w:rsidRPr="00F168A4">
        <w:rPr>
          <w:rFonts w:ascii="Times New Roman" w:hAnsi="Times New Roman" w:cs="Times New Roman"/>
        </w:rPr>
        <w:fldChar w:fldCharType="end"/>
      </w:r>
      <w:r w:rsidR="00674E62">
        <w:rPr>
          <w:rFonts w:ascii="Times New Roman" w:hAnsi="Times New Roman" w:cs="Times New Roman"/>
        </w:rPr>
        <w:t>.</w:t>
      </w:r>
      <w:r w:rsidR="00734B5B" w:rsidRPr="00734B5B">
        <w:rPr>
          <w:rFonts w:ascii="Times New Roman" w:hAnsi="Times New Roman" w:cs="Times New Roman"/>
        </w:rPr>
        <w:t xml:space="preserve"> </w:t>
      </w:r>
      <w:r w:rsidR="008B5B43">
        <w:rPr>
          <w:rFonts w:ascii="Times New Roman" w:hAnsi="Times New Roman" w:cs="Times New Roman"/>
        </w:rPr>
        <w:t>The time-consuming and location-specific testing method may limits the patients or potential pati</w:t>
      </w:r>
      <w:r w:rsidR="008B5B43">
        <w:rPr>
          <w:rFonts w:ascii="Times New Roman" w:hAnsi="Times New Roman" w:cs="Times New Roman" w:hint="eastAsia"/>
        </w:rPr>
        <w:t>ent</w:t>
      </w:r>
      <w:r w:rsidR="008B5B43">
        <w:rPr>
          <w:rFonts w:ascii="Times New Roman" w:hAnsi="Times New Roman" w:cs="Times New Roman"/>
        </w:rPr>
        <w:t xml:space="preserve">s monitoring their daily cardiac activity and might delay timely treatment. To tackle this issue, the </w:t>
      </w:r>
      <w:r w:rsidR="005D6626">
        <w:rPr>
          <w:rFonts w:ascii="Times New Roman" w:hAnsi="Times New Roman" w:cs="Times New Roman"/>
        </w:rPr>
        <w:t xml:space="preserve">low-power automatic arrhythmia </w:t>
      </w:r>
      <w:r w:rsidR="005D6626" w:rsidRPr="00E075AC">
        <w:rPr>
          <w:rFonts w:ascii="Times New Roman" w:hAnsi="Times New Roman" w:cs="Times New Roman"/>
        </w:rPr>
        <w:t>diagnosis</w:t>
      </w:r>
      <w:r w:rsidR="005D6626">
        <w:rPr>
          <w:rFonts w:ascii="Times New Roman" w:hAnsi="Times New Roman" w:cs="Times New Roman"/>
        </w:rPr>
        <w:t xml:space="preserve"> </w:t>
      </w:r>
      <w:r w:rsidR="008B5B43">
        <w:rPr>
          <w:rFonts w:ascii="Times New Roman" w:hAnsi="Times New Roman" w:cs="Times New Roman"/>
        </w:rPr>
        <w:t xml:space="preserve">wearable devices </w:t>
      </w:r>
      <w:r w:rsidR="00733000">
        <w:rPr>
          <w:rFonts w:ascii="Times New Roman" w:hAnsi="Times New Roman" w:cs="Times New Roman"/>
        </w:rPr>
        <w:t xml:space="preserve">which provide </w:t>
      </w:r>
      <w:r w:rsidR="00733000" w:rsidRPr="00733000">
        <w:rPr>
          <w:rFonts w:ascii="Times New Roman" w:hAnsi="Times New Roman" w:cs="Times New Roman"/>
        </w:rPr>
        <w:t>continuously</w:t>
      </w:r>
      <w:r w:rsidR="00733000">
        <w:rPr>
          <w:rFonts w:ascii="Times New Roman" w:hAnsi="Times New Roman" w:cs="Times New Roman"/>
        </w:rPr>
        <w:t xml:space="preserve"> monitoring, real-time diagnosis and warning the p</w:t>
      </w:r>
      <w:r w:rsidR="00733000" w:rsidRPr="00733000">
        <w:rPr>
          <w:rFonts w:ascii="Times New Roman" w:hAnsi="Times New Roman" w:cs="Times New Roman"/>
        </w:rPr>
        <w:t xml:space="preserve">otential </w:t>
      </w:r>
      <w:r w:rsidR="00733000">
        <w:rPr>
          <w:rFonts w:ascii="Times New Roman" w:hAnsi="Times New Roman" w:cs="Times New Roman"/>
        </w:rPr>
        <w:t>risk have been a research hotspot in both biomedical and computer</w:t>
      </w:r>
      <w:r w:rsidR="00733000">
        <w:rPr>
          <w:rFonts w:ascii="Times New Roman" w:hAnsi="Times New Roman" w:cs="Times New Roman"/>
        </w:rPr>
        <w:fldChar w:fldCharType="begin"/>
      </w:r>
      <w:r w:rsidR="00733000">
        <w:rPr>
          <w:rFonts w:ascii="Times New Roman" w:hAnsi="Times New Roman" w:cs="Times New Roman"/>
        </w:rPr>
        <w:instrText xml:space="preserve"> REF _nebEA9B8E79_4A65_4548_BD3F_5846B0A59E1A \r \h </w:instrText>
      </w:r>
      <w:r w:rsidR="00733000">
        <w:rPr>
          <w:rFonts w:ascii="Times New Roman" w:hAnsi="Times New Roman" w:cs="Times New Roman"/>
        </w:rPr>
      </w:r>
      <w:r w:rsidR="00733000">
        <w:rPr>
          <w:rFonts w:ascii="Times New Roman" w:hAnsi="Times New Roman" w:cs="Times New Roman"/>
        </w:rPr>
        <w:fldChar w:fldCharType="separate"/>
      </w:r>
      <w:r w:rsidR="00733000">
        <w:rPr>
          <w:rFonts w:ascii="Times New Roman" w:hAnsi="Times New Roman" w:cs="Times New Roman"/>
        </w:rPr>
        <w:t>[5]</w:t>
      </w:r>
      <w:r w:rsidR="00733000">
        <w:rPr>
          <w:rFonts w:ascii="Times New Roman" w:hAnsi="Times New Roman" w:cs="Times New Roman"/>
        </w:rPr>
        <w:fldChar w:fldCharType="end"/>
      </w:r>
      <w:r w:rsidR="00733000">
        <w:rPr>
          <w:rFonts w:ascii="Times New Roman" w:hAnsi="Times New Roman" w:cs="Times New Roman"/>
        </w:rPr>
        <w:t>.</w:t>
      </w:r>
    </w:p>
    <w:p w14:paraId="3EE4FE85" w14:textId="7E6BB879" w:rsidR="00980F0F" w:rsidRDefault="003873F0" w:rsidP="00980F0F">
      <w:pPr>
        <w:ind w:firstLine="420"/>
        <w:rPr>
          <w:rFonts w:ascii="Times New Roman" w:hAnsi="Times New Roman" w:cs="Times New Roman"/>
        </w:rPr>
      </w:pPr>
      <w:r>
        <w:rPr>
          <w:rFonts w:ascii="Times New Roman" w:hAnsi="Times New Roman" w:cs="Times New Roman"/>
        </w:rPr>
        <w:t xml:space="preserve">Neural network is the essential </w:t>
      </w:r>
      <w:r w:rsidR="00980F0F">
        <w:rPr>
          <w:rFonts w:ascii="Times New Roman" w:hAnsi="Times New Roman" w:cs="Times New Roman"/>
        </w:rPr>
        <w:t>part of driving the substantial algorithmic advances in recent years</w:t>
      </w:r>
      <w:r w:rsidR="0042207C">
        <w:rPr>
          <w:rFonts w:ascii="Times New Roman" w:hAnsi="Times New Roman" w:cs="Times New Roman"/>
        </w:rPr>
        <w:fldChar w:fldCharType="begin"/>
      </w:r>
      <w:r w:rsidR="0042207C">
        <w:rPr>
          <w:rFonts w:ascii="Times New Roman" w:hAnsi="Times New Roman" w:cs="Times New Roman"/>
        </w:rPr>
        <w:instrText xml:space="preserve"> REF _Ref29844412 \r \h </w:instrText>
      </w:r>
      <w:r w:rsidR="0042207C">
        <w:rPr>
          <w:rFonts w:ascii="Times New Roman" w:hAnsi="Times New Roman" w:cs="Times New Roman"/>
        </w:rPr>
      </w:r>
      <w:r w:rsidR="0042207C">
        <w:rPr>
          <w:rFonts w:ascii="Times New Roman" w:hAnsi="Times New Roman" w:cs="Times New Roman"/>
        </w:rPr>
        <w:fldChar w:fldCharType="separate"/>
      </w:r>
      <w:r w:rsidR="0042207C">
        <w:rPr>
          <w:rFonts w:ascii="Times New Roman" w:hAnsi="Times New Roman" w:cs="Times New Roman"/>
        </w:rPr>
        <w:t>[16]</w:t>
      </w:r>
      <w:r w:rsidR="0042207C">
        <w:rPr>
          <w:rFonts w:ascii="Times New Roman" w:hAnsi="Times New Roman" w:cs="Times New Roman"/>
        </w:rPr>
        <w:fldChar w:fldCharType="end"/>
      </w:r>
      <w:r>
        <w:rPr>
          <w:rFonts w:ascii="Times New Roman" w:hAnsi="Times New Roman" w:cs="Times New Roman"/>
        </w:rPr>
        <w:t xml:space="preserve">. </w:t>
      </w:r>
      <w:r w:rsidR="00980F0F">
        <w:rPr>
          <w:rFonts w:ascii="Times New Roman" w:hAnsi="Times New Roman" w:cs="Times New Roman"/>
        </w:rPr>
        <w:t xml:space="preserve">The hierarchical structure of neural network </w:t>
      </w:r>
      <w:r w:rsidR="0042207C">
        <w:rPr>
          <w:rFonts w:ascii="Times New Roman" w:hAnsi="Times New Roman" w:cs="Times New Roman"/>
        </w:rPr>
        <w:t xml:space="preserve">have </w:t>
      </w:r>
      <w:r w:rsidR="00980F0F">
        <w:rPr>
          <w:rFonts w:ascii="Times New Roman" w:hAnsi="Times New Roman" w:cs="Times New Roman"/>
        </w:rPr>
        <w:t>ma</w:t>
      </w:r>
      <w:r w:rsidR="0042207C">
        <w:rPr>
          <w:rFonts w:ascii="Times New Roman" w:hAnsi="Times New Roman" w:cs="Times New Roman"/>
        </w:rPr>
        <w:t>d</w:t>
      </w:r>
      <w:r w:rsidR="00980F0F">
        <w:rPr>
          <w:rFonts w:ascii="Times New Roman" w:hAnsi="Times New Roman" w:cs="Times New Roman"/>
        </w:rPr>
        <w:t>e it</w:t>
      </w:r>
      <w:r w:rsidR="0042207C">
        <w:rPr>
          <w:rFonts w:ascii="Times New Roman" w:hAnsi="Times New Roman" w:cs="Times New Roman"/>
        </w:rPr>
        <w:t xml:space="preserve"> learn abstract and intrinsic features and shown better generalizability and robustness in computer vision and natural language processing. Compared feature select-based algorithm, neural network learns features from the raw ECG waveforms without requiring extensive </w:t>
      </w:r>
      <w:r w:rsidR="0042207C" w:rsidRPr="00A26C04">
        <w:rPr>
          <w:rFonts w:ascii="Times New Roman" w:hAnsi="Times New Roman" w:cs="Times New Roman"/>
        </w:rPr>
        <w:t xml:space="preserve">feature </w:t>
      </w:r>
      <w:r w:rsidR="0042207C">
        <w:rPr>
          <w:rFonts w:ascii="Times New Roman" w:hAnsi="Times New Roman" w:cs="Times New Roman"/>
        </w:rPr>
        <w:t xml:space="preserve">designing or preprocessing </w:t>
      </w:r>
      <w:r w:rsidR="0042207C" w:rsidRPr="00A26C04">
        <w:rPr>
          <w:rFonts w:ascii="Times New Roman" w:hAnsi="Times New Roman" w:cs="Times New Roman"/>
        </w:rPr>
        <w:t xml:space="preserve">makes </w:t>
      </w:r>
      <w:r w:rsidR="0042207C">
        <w:rPr>
          <w:rFonts w:ascii="Times New Roman" w:hAnsi="Times New Roman" w:cs="Times New Roman"/>
        </w:rPr>
        <w:t>it a particular simple algorithm for</w:t>
      </w:r>
      <w:r w:rsidR="0042207C">
        <w:rPr>
          <w:rFonts w:ascii="Times New Roman" w:hAnsi="Times New Roman" w:cs="Times New Roman" w:hint="eastAsia"/>
        </w:rPr>
        <w:t xml:space="preserve"> </w:t>
      </w:r>
      <w:r w:rsidR="0042207C">
        <w:rPr>
          <w:rFonts w:ascii="Times New Roman" w:hAnsi="Times New Roman" w:cs="Times New Roman"/>
        </w:rPr>
        <w:t>arrhythmia diagnosis</w:t>
      </w:r>
      <w:r w:rsidR="0042207C" w:rsidRPr="00A26C04">
        <w:rPr>
          <w:rFonts w:ascii="Times New Roman" w:hAnsi="Times New Roman" w:cs="Times New Roman"/>
        </w:rPr>
        <w:t>.</w:t>
      </w:r>
      <w:r w:rsidR="0042207C" w:rsidRPr="0042207C">
        <w:rPr>
          <w:rFonts w:ascii="Times New Roman" w:hAnsi="Times New Roman" w:cs="Times New Roman"/>
        </w:rPr>
        <w:t xml:space="preserve"> </w:t>
      </w:r>
      <w:r w:rsidR="0042207C">
        <w:rPr>
          <w:rFonts w:ascii="Times New Roman" w:hAnsi="Times New Roman" w:cs="Times New Roman"/>
        </w:rPr>
        <w:t>Therefore, the neural network-based arrhythmia diagnosis algorithm attracts more and more attention.</w:t>
      </w:r>
    </w:p>
    <w:p w14:paraId="0671FA1D" w14:textId="4668D1A6" w:rsidR="00723288" w:rsidRDefault="007075F7" w:rsidP="00723288">
      <w:pPr>
        <w:ind w:firstLine="420"/>
        <w:rPr>
          <w:rFonts w:ascii="Times New Roman" w:hAnsi="Times New Roman" w:cs="Times New Roman"/>
        </w:rPr>
      </w:pPr>
      <w:r>
        <w:rPr>
          <w:rFonts w:ascii="Times New Roman" w:hAnsi="Times New Roman" w:cs="Times New Roman"/>
        </w:rPr>
        <w:t>Nevertheless</w:t>
      </w:r>
      <w:r>
        <w:rPr>
          <w:rFonts w:ascii="Times New Roman" w:hAnsi="Times New Roman" w:cs="Times New Roman" w:hint="eastAsia"/>
        </w:rPr>
        <w:t>,</w:t>
      </w:r>
      <w:r>
        <w:rPr>
          <w:rFonts w:ascii="Times New Roman" w:hAnsi="Times New Roman" w:cs="Times New Roman"/>
        </w:rPr>
        <w:t xml:space="preserve"> </w:t>
      </w:r>
      <w:r w:rsidR="00A909D6">
        <w:rPr>
          <w:rFonts w:ascii="Times New Roman" w:hAnsi="Times New Roman" w:cs="Times New Roman"/>
        </w:rPr>
        <w:t xml:space="preserve">neural network methods are always associated with high resource consumption, </w:t>
      </w:r>
      <w:r w:rsidR="00A909D6">
        <w:rPr>
          <w:rFonts w:ascii="Times New Roman" w:hAnsi="Times New Roman" w:cs="Times New Roman" w:hint="eastAsia"/>
        </w:rPr>
        <w:t>w</w:t>
      </w:r>
      <w:r w:rsidR="00A909D6">
        <w:rPr>
          <w:rFonts w:ascii="Times New Roman" w:hAnsi="Times New Roman" w:cs="Times New Roman"/>
        </w:rPr>
        <w:t xml:space="preserve">hich is paradoxical to the requirement for deploying the arrhythmia classification neural network to the resource-limited hardware platform, </w:t>
      </w:r>
      <w:r>
        <w:rPr>
          <w:rFonts w:ascii="Times New Roman" w:hAnsi="Times New Roman" w:cs="Times New Roman"/>
        </w:rPr>
        <w:t>because of its high computing compl</w:t>
      </w:r>
      <w:r w:rsidR="00A909D6">
        <w:rPr>
          <w:rFonts w:ascii="Times New Roman" w:hAnsi="Times New Roman" w:cs="Times New Roman"/>
        </w:rPr>
        <w:t>exity and large memory</w:t>
      </w:r>
      <w:r w:rsidR="00C3632E">
        <w:rPr>
          <w:rFonts w:ascii="Times New Roman" w:hAnsi="Times New Roman" w:cs="Times New Roman"/>
        </w:rPr>
        <w:t xml:space="preserve"> requirement</w:t>
      </w:r>
      <w:r>
        <w:rPr>
          <w:rFonts w:ascii="Times New Roman" w:hAnsi="Times New Roman" w:cs="Times New Roman"/>
        </w:rPr>
        <w:t xml:space="preserve">. In other words, solving the power consumption problem of arrhythmia classification will push the enormous advance of automatic arrhythmia </w:t>
      </w:r>
      <w:r w:rsidR="00E075AC" w:rsidRPr="00E075AC">
        <w:rPr>
          <w:rFonts w:ascii="Times New Roman" w:hAnsi="Times New Roman" w:cs="Times New Roman"/>
        </w:rPr>
        <w:t>diagnosis</w:t>
      </w:r>
      <w:r>
        <w:rPr>
          <w:rFonts w:ascii="Times New Roman" w:hAnsi="Times New Roman" w:cs="Times New Roman"/>
        </w:rPr>
        <w:t>.</w:t>
      </w:r>
    </w:p>
    <w:p w14:paraId="5242007D" w14:textId="33903D88" w:rsidR="00723288" w:rsidRDefault="007075F7" w:rsidP="00723288">
      <w:pPr>
        <w:rPr>
          <w:rFonts w:ascii="Times New Roman" w:hAnsi="Times New Roman" w:cs="Times New Roman"/>
        </w:rPr>
      </w:pPr>
      <w:r>
        <w:rPr>
          <w:rFonts w:ascii="Times New Roman" w:hAnsi="Times New Roman" w:cs="Times New Roman"/>
        </w:rPr>
        <w:tab/>
      </w:r>
      <w:r w:rsidR="00723288">
        <w:rPr>
          <w:rFonts w:ascii="Times New Roman" w:hAnsi="Times New Roman" w:cs="Times New Roman"/>
        </w:rPr>
        <w:t>In order to address this limitation, w</w:t>
      </w:r>
      <w:r>
        <w:rPr>
          <w:rFonts w:ascii="Times New Roman" w:hAnsi="Times New Roman" w:cs="Times New Roman"/>
        </w:rPr>
        <w:t>e propose a</w:t>
      </w:r>
      <w:r w:rsidR="00FF74C4">
        <w:rPr>
          <w:rFonts w:ascii="Times New Roman" w:hAnsi="Times New Roman" w:cs="Times New Roman"/>
        </w:rPr>
        <w:t xml:space="preserve"> novel</w:t>
      </w:r>
      <w:r w:rsidRPr="007075F7">
        <w:rPr>
          <w:rFonts w:ascii="Times New Roman" w:hAnsi="Times New Roman" w:cs="Times New Roman"/>
        </w:rPr>
        <w:t xml:space="preserve"> </w:t>
      </w:r>
      <w:r w:rsidR="00FF74C4">
        <w:rPr>
          <w:rFonts w:ascii="Times New Roman" w:hAnsi="Times New Roman" w:cs="Times New Roman"/>
        </w:rPr>
        <w:t xml:space="preserve">neural network for </w:t>
      </w:r>
      <w:r w:rsidRPr="007075F7">
        <w:rPr>
          <w:rFonts w:ascii="Times New Roman" w:hAnsi="Times New Roman" w:cs="Times New Roman"/>
        </w:rPr>
        <w:t xml:space="preserve">arrhythmia </w:t>
      </w:r>
      <w:r w:rsidR="00FF74C4">
        <w:rPr>
          <w:rFonts w:ascii="Times New Roman" w:hAnsi="Times New Roman" w:cs="Times New Roman"/>
        </w:rPr>
        <w:lastRenderedPageBreak/>
        <w:t>classification</w:t>
      </w:r>
      <w:r>
        <w:rPr>
          <w:rFonts w:ascii="Times New Roman" w:hAnsi="Times New Roman" w:cs="Times New Roman"/>
        </w:rPr>
        <w:t xml:space="preserve"> </w:t>
      </w:r>
      <w:r w:rsidR="00FF74C4">
        <w:rPr>
          <w:rFonts w:ascii="Times New Roman" w:hAnsi="Times New Roman" w:cs="Times New Roman"/>
        </w:rPr>
        <w:t>and</w:t>
      </w:r>
      <w:r w:rsidRPr="007075F7">
        <w:rPr>
          <w:rFonts w:ascii="Times New Roman" w:hAnsi="Times New Roman" w:cs="Times New Roman"/>
        </w:rPr>
        <w:t xml:space="preserve"> </w:t>
      </w:r>
      <w:r w:rsidR="00723288">
        <w:rPr>
          <w:rFonts w:ascii="Times New Roman" w:hAnsi="Times New Roman" w:cs="Times New Roman"/>
        </w:rPr>
        <w:t xml:space="preserve">a </w:t>
      </w:r>
      <w:r w:rsidR="00FF74C4">
        <w:rPr>
          <w:rFonts w:ascii="Times New Roman" w:hAnsi="Times New Roman" w:cs="Times New Roman"/>
        </w:rPr>
        <w:t xml:space="preserve">novel </w:t>
      </w:r>
      <w:r w:rsidRPr="007075F7">
        <w:rPr>
          <w:rFonts w:ascii="Times New Roman" w:hAnsi="Times New Roman" w:cs="Times New Roman"/>
        </w:rPr>
        <w:t xml:space="preserve">layer-wise </w:t>
      </w:r>
      <w:r w:rsidR="00FF74C4">
        <w:rPr>
          <w:rFonts w:ascii="Times New Roman" w:hAnsi="Times New Roman" w:cs="Times New Roman"/>
        </w:rPr>
        <w:t>quantization method based on Greedy Algorithm for</w:t>
      </w:r>
      <w:r w:rsidR="00723288">
        <w:rPr>
          <w:rFonts w:ascii="Times New Roman" w:hAnsi="Times New Roman" w:cs="Times New Roman"/>
        </w:rPr>
        <w:t xml:space="preserve"> compressing the </w:t>
      </w:r>
      <w:r w:rsidR="00FF74C4">
        <w:rPr>
          <w:rFonts w:ascii="Times New Roman" w:hAnsi="Times New Roman" w:cs="Times New Roman"/>
        </w:rPr>
        <w:t>memory and power consumption</w:t>
      </w:r>
      <w:r w:rsidR="00723288">
        <w:rPr>
          <w:rFonts w:ascii="Times New Roman" w:hAnsi="Times New Roman" w:cs="Times New Roman"/>
        </w:rPr>
        <w:t xml:space="preserve"> without </w:t>
      </w:r>
      <w:r w:rsidR="00723288" w:rsidRPr="0041257D">
        <w:rPr>
          <w:rFonts w:ascii="Times New Roman" w:hAnsi="Times New Roman" w:cs="Times New Roman"/>
        </w:rPr>
        <w:t>excessive accuracy loss</w:t>
      </w:r>
      <w:r w:rsidR="00723288">
        <w:rPr>
          <w:rFonts w:ascii="Times New Roman" w:hAnsi="Times New Roman" w:cs="Times New Roman"/>
        </w:rPr>
        <w:t xml:space="preserve">. </w:t>
      </w:r>
      <w:r w:rsidR="00FF74C4">
        <w:rPr>
          <w:rFonts w:ascii="Times New Roman" w:hAnsi="Times New Roman" w:cs="Times New Roman"/>
        </w:rPr>
        <w:t>The</w:t>
      </w:r>
      <w:r w:rsidR="00723288" w:rsidRPr="00723288">
        <w:rPr>
          <w:rFonts w:ascii="Times New Roman" w:hAnsi="Times New Roman" w:cs="Times New Roman"/>
        </w:rPr>
        <w:t xml:space="preserve"> contributions </w:t>
      </w:r>
      <w:r w:rsidR="00FF74C4">
        <w:rPr>
          <w:rFonts w:ascii="Times New Roman" w:hAnsi="Times New Roman" w:cs="Times New Roman"/>
        </w:rPr>
        <w:t>of the paper</w:t>
      </w:r>
      <w:r w:rsidR="00723288" w:rsidRPr="00723288">
        <w:rPr>
          <w:rFonts w:ascii="Times New Roman" w:hAnsi="Times New Roman" w:cs="Times New Roman"/>
        </w:rPr>
        <w:t xml:space="preserve"> are </w:t>
      </w:r>
      <w:r w:rsidR="00723288">
        <w:rPr>
          <w:rFonts w:ascii="Times New Roman" w:hAnsi="Times New Roman" w:cs="Times New Roman"/>
        </w:rPr>
        <w:t>threefold:</w:t>
      </w:r>
    </w:p>
    <w:p w14:paraId="49973D86" w14:textId="214F9792" w:rsidR="00723288" w:rsidRPr="00723288" w:rsidRDefault="00FF74C4" w:rsidP="00723288">
      <w:pPr>
        <w:pStyle w:val="a3"/>
        <w:numPr>
          <w:ilvl w:val="0"/>
          <w:numId w:val="6"/>
        </w:numPr>
        <w:ind w:firstLineChars="0"/>
        <w:rPr>
          <w:rFonts w:ascii="Times New Roman" w:hAnsi="Times New Roman" w:cs="Times New Roman"/>
        </w:rPr>
      </w:pPr>
      <w:r>
        <w:rPr>
          <w:rFonts w:ascii="Times New Roman" w:hAnsi="Times New Roman" w:cs="Times New Roman"/>
        </w:rPr>
        <w:t>First</w:t>
      </w:r>
      <w:r w:rsidR="00120581">
        <w:rPr>
          <w:rFonts w:ascii="Times New Roman" w:hAnsi="Times New Roman" w:cs="Times New Roman"/>
        </w:rPr>
        <w:t>ly</w:t>
      </w:r>
      <w:r>
        <w:rPr>
          <w:rFonts w:ascii="Times New Roman" w:hAnsi="Times New Roman" w:cs="Times New Roman"/>
        </w:rPr>
        <w:t xml:space="preserve">, </w:t>
      </w:r>
      <w:r w:rsidR="00723288" w:rsidRPr="00723288">
        <w:rPr>
          <w:rFonts w:ascii="Times New Roman" w:hAnsi="Times New Roman" w:cs="Times New Roman"/>
        </w:rPr>
        <w:t xml:space="preserve">a novel </w:t>
      </w:r>
      <w:r w:rsidR="00723288">
        <w:rPr>
          <w:rFonts w:ascii="Times New Roman" w:hAnsi="Times New Roman" w:cs="Times New Roman"/>
        </w:rPr>
        <w:t xml:space="preserve">long-duration ECG fragments </w:t>
      </w:r>
      <w:r w:rsidR="00723288" w:rsidRPr="00723288">
        <w:rPr>
          <w:rFonts w:ascii="Times New Roman" w:hAnsi="Times New Roman" w:cs="Times New Roman"/>
        </w:rPr>
        <w:t xml:space="preserve">CNN architecture for </w:t>
      </w:r>
      <w:r w:rsidR="00723288">
        <w:rPr>
          <w:rFonts w:ascii="Times New Roman" w:hAnsi="Times New Roman" w:cs="Times New Roman"/>
        </w:rPr>
        <w:t>classifying arrhythmia</w:t>
      </w:r>
      <w:r>
        <w:rPr>
          <w:rFonts w:ascii="Times New Roman" w:hAnsi="Times New Roman" w:cs="Times New Roman"/>
        </w:rPr>
        <w:t xml:space="preserve"> is proposed</w:t>
      </w:r>
      <w:r w:rsidR="00723288">
        <w:rPr>
          <w:rFonts w:ascii="Times New Roman" w:hAnsi="Times New Roman" w:cs="Times New Roman"/>
        </w:rPr>
        <w:t>, and achieve</w:t>
      </w:r>
      <w:r>
        <w:rPr>
          <w:rFonts w:ascii="Times New Roman" w:hAnsi="Times New Roman" w:cs="Times New Roman"/>
        </w:rPr>
        <w:t>s</w:t>
      </w:r>
      <w:r w:rsidR="00120581">
        <w:rPr>
          <w:rFonts w:ascii="Times New Roman" w:hAnsi="Times New Roman" w:cs="Times New Roman"/>
        </w:rPr>
        <w:t xml:space="preserve"> the arrhythmia classification of 95.7%</w:t>
      </w:r>
      <w:r w:rsidR="00723288">
        <w:rPr>
          <w:rFonts w:ascii="Times New Roman" w:hAnsi="Times New Roman" w:cs="Times New Roman"/>
        </w:rPr>
        <w:t xml:space="preserve"> for long-duration </w:t>
      </w:r>
      <w:r>
        <w:rPr>
          <w:rFonts w:ascii="Times New Roman" w:hAnsi="Times New Roman" w:cs="Times New Roman"/>
        </w:rPr>
        <w:t xml:space="preserve">ECG </w:t>
      </w:r>
      <w:r w:rsidR="00723288">
        <w:rPr>
          <w:rFonts w:ascii="Times New Roman" w:hAnsi="Times New Roman" w:cs="Times New Roman"/>
        </w:rPr>
        <w:t>classifying</w:t>
      </w:r>
      <w:r w:rsidR="00723288" w:rsidRPr="00723288">
        <w:rPr>
          <w:rFonts w:ascii="Times New Roman" w:hAnsi="Times New Roman" w:cs="Times New Roman"/>
        </w:rPr>
        <w:t>;</w:t>
      </w:r>
    </w:p>
    <w:p w14:paraId="22472AA8" w14:textId="0424A29D" w:rsidR="00723288" w:rsidRDefault="00FF74C4" w:rsidP="00723288">
      <w:pPr>
        <w:pStyle w:val="a3"/>
        <w:numPr>
          <w:ilvl w:val="0"/>
          <w:numId w:val="6"/>
        </w:numPr>
        <w:ind w:firstLineChars="0"/>
        <w:rPr>
          <w:rFonts w:ascii="Times New Roman" w:hAnsi="Times New Roman" w:cs="Times New Roman"/>
        </w:rPr>
      </w:pPr>
      <w:r>
        <w:rPr>
          <w:rFonts w:ascii="Times New Roman" w:hAnsi="Times New Roman" w:cs="Times New Roman"/>
        </w:rPr>
        <w:t>Second</w:t>
      </w:r>
      <w:r w:rsidR="00120581">
        <w:rPr>
          <w:rFonts w:ascii="Times New Roman" w:hAnsi="Times New Roman" w:cs="Times New Roman"/>
        </w:rPr>
        <w:t>ly</w:t>
      </w:r>
      <w:r>
        <w:rPr>
          <w:rFonts w:ascii="Times New Roman" w:hAnsi="Times New Roman" w:cs="Times New Roman"/>
        </w:rPr>
        <w:t xml:space="preserve">, </w:t>
      </w:r>
      <w:r w:rsidR="00723288" w:rsidRPr="00723288">
        <w:rPr>
          <w:rFonts w:ascii="Times New Roman" w:hAnsi="Times New Roman" w:cs="Times New Roman"/>
        </w:rPr>
        <w:t>a</w:t>
      </w:r>
      <w:r w:rsidR="00120581">
        <w:rPr>
          <w:rFonts w:ascii="Times New Roman" w:hAnsi="Times New Roman" w:cs="Times New Roman"/>
        </w:rPr>
        <w:t xml:space="preserve"> Greedy Algorithm-based </w:t>
      </w:r>
      <w:r w:rsidR="00723288">
        <w:rPr>
          <w:rFonts w:ascii="Times New Roman" w:hAnsi="Times New Roman" w:cs="Times New Roman"/>
        </w:rPr>
        <w:t xml:space="preserve">layer-wise </w:t>
      </w:r>
      <w:r>
        <w:rPr>
          <w:rFonts w:ascii="Times New Roman" w:hAnsi="Times New Roman" w:cs="Times New Roman"/>
        </w:rPr>
        <w:t>quantization</w:t>
      </w:r>
      <w:r w:rsidR="00723288" w:rsidRPr="00723288">
        <w:rPr>
          <w:rFonts w:ascii="Times New Roman" w:hAnsi="Times New Roman" w:cs="Times New Roman"/>
        </w:rPr>
        <w:t xml:space="preserve"> method </w:t>
      </w:r>
      <w:r>
        <w:rPr>
          <w:rFonts w:ascii="Times New Roman" w:hAnsi="Times New Roman" w:cs="Times New Roman"/>
        </w:rPr>
        <w:t xml:space="preserve">is proposed </w:t>
      </w:r>
      <w:r w:rsidR="00723288" w:rsidRPr="00723288">
        <w:rPr>
          <w:rFonts w:ascii="Times New Roman" w:hAnsi="Times New Roman" w:cs="Times New Roman"/>
        </w:rPr>
        <w:t xml:space="preserve">to </w:t>
      </w:r>
      <w:r w:rsidR="00497C32">
        <w:rPr>
          <w:rFonts w:ascii="Times New Roman" w:hAnsi="Times New Roman" w:cs="Times New Roman"/>
        </w:rPr>
        <w:t>lower</w:t>
      </w:r>
      <w:r w:rsidR="00723288" w:rsidRPr="00723288">
        <w:rPr>
          <w:rFonts w:ascii="Times New Roman" w:hAnsi="Times New Roman" w:cs="Times New Roman"/>
        </w:rPr>
        <w:t xml:space="preserve"> </w:t>
      </w:r>
      <w:r>
        <w:rPr>
          <w:rFonts w:ascii="Times New Roman" w:hAnsi="Times New Roman" w:cs="Times New Roman"/>
        </w:rPr>
        <w:t>the memory and power consumption of the neural network, while maintaining</w:t>
      </w:r>
      <w:r w:rsidR="00120581">
        <w:rPr>
          <w:rFonts w:ascii="Times New Roman" w:hAnsi="Times New Roman" w:cs="Times New Roman"/>
        </w:rPr>
        <w:t xml:space="preserve"> the high classification ability</w:t>
      </w:r>
      <w:r w:rsidR="00723288">
        <w:rPr>
          <w:rFonts w:ascii="Times New Roman" w:hAnsi="Times New Roman" w:cs="Times New Roman"/>
        </w:rPr>
        <w:t>.</w:t>
      </w:r>
    </w:p>
    <w:p w14:paraId="218EED10" w14:textId="73B1543D" w:rsidR="00723288" w:rsidRDefault="00120581" w:rsidP="00723288">
      <w:pPr>
        <w:pStyle w:val="a3"/>
        <w:numPr>
          <w:ilvl w:val="0"/>
          <w:numId w:val="6"/>
        </w:numPr>
        <w:ind w:firstLineChars="0"/>
        <w:rPr>
          <w:rFonts w:ascii="Times New Roman" w:hAnsi="Times New Roman" w:cs="Times New Roman"/>
        </w:rPr>
      </w:pPr>
      <w:r>
        <w:rPr>
          <w:rFonts w:ascii="Times New Roman" w:hAnsi="Times New Roman" w:cs="Times New Roman"/>
        </w:rPr>
        <w:t>Finally,</w:t>
      </w:r>
      <w:r w:rsidR="00723288" w:rsidRPr="00723288">
        <w:rPr>
          <w:rFonts w:ascii="Times New Roman" w:hAnsi="Times New Roman" w:cs="Times New Roman"/>
        </w:rPr>
        <w:t xml:space="preserve"> </w:t>
      </w:r>
      <w:r>
        <w:rPr>
          <w:rFonts w:ascii="Times New Roman" w:hAnsi="Times New Roman" w:cs="Times New Roman"/>
        </w:rPr>
        <w:t>we implement the quantization method to the neural network and achieve the classification accuracy of 95.39% with compressing the memory by 15.5 times, which is better than other works</w:t>
      </w:r>
      <w:r w:rsidR="00723288" w:rsidRPr="00723288">
        <w:rPr>
          <w:rFonts w:ascii="Times New Roman" w:hAnsi="Times New Roman" w:cs="Times New Roman"/>
        </w:rPr>
        <w:t>.</w:t>
      </w:r>
    </w:p>
    <w:p w14:paraId="1249EA39" w14:textId="564820E1" w:rsidR="003B2B2B" w:rsidRDefault="003B2B2B" w:rsidP="003B2B2B">
      <w:pPr>
        <w:ind w:firstLineChars="200" w:firstLine="420"/>
        <w:rPr>
          <w:rFonts w:ascii="Times New Roman" w:hAnsi="Times New Roman" w:cs="Times New Roman"/>
        </w:rPr>
      </w:pPr>
      <w:r w:rsidRPr="003B2B2B">
        <w:rPr>
          <w:rFonts w:ascii="Times New Roman" w:hAnsi="Times New Roman" w:cs="Times New Roman"/>
        </w:rPr>
        <w:t>The rest of t</w:t>
      </w:r>
      <w:r>
        <w:rPr>
          <w:rFonts w:ascii="Times New Roman" w:hAnsi="Times New Roman" w:cs="Times New Roman"/>
        </w:rPr>
        <w:t>h</w:t>
      </w:r>
      <w:r>
        <w:rPr>
          <w:rFonts w:ascii="Times New Roman" w:hAnsi="Times New Roman" w:cs="Times New Roman" w:hint="eastAsia"/>
        </w:rPr>
        <w:t>is</w:t>
      </w:r>
      <w:r w:rsidRPr="003B2B2B">
        <w:rPr>
          <w:rFonts w:ascii="Times New Roman" w:hAnsi="Times New Roman" w:cs="Times New Roman"/>
        </w:rPr>
        <w:t xml:space="preserve"> paper is org</w:t>
      </w:r>
      <w:r>
        <w:rPr>
          <w:rFonts w:ascii="Times New Roman" w:hAnsi="Times New Roman" w:cs="Times New Roman"/>
        </w:rPr>
        <w:t>anized as follows: In Section II, the related work is</w:t>
      </w:r>
      <w:r>
        <w:rPr>
          <w:rFonts w:ascii="Times New Roman" w:hAnsi="Times New Roman" w:cs="Times New Roman" w:hint="eastAsia"/>
        </w:rPr>
        <w:t xml:space="preserve"> </w:t>
      </w:r>
      <w:r w:rsidRPr="003B2B2B">
        <w:rPr>
          <w:rFonts w:ascii="Times New Roman" w:hAnsi="Times New Roman" w:cs="Times New Roman"/>
        </w:rPr>
        <w:t>review</w:t>
      </w:r>
      <w:r>
        <w:rPr>
          <w:rFonts w:ascii="Times New Roman" w:hAnsi="Times New Roman" w:cs="Times New Roman"/>
        </w:rPr>
        <w:t>ed</w:t>
      </w:r>
      <w:r w:rsidRPr="003B2B2B">
        <w:rPr>
          <w:rFonts w:ascii="Times New Roman" w:hAnsi="Times New Roman" w:cs="Times New Roman"/>
        </w:rPr>
        <w:t xml:space="preserve">. Section III </w:t>
      </w:r>
      <w:r>
        <w:rPr>
          <w:rFonts w:ascii="Times New Roman" w:hAnsi="Times New Roman" w:cs="Times New Roman"/>
        </w:rPr>
        <w:t>introduces</w:t>
      </w:r>
      <w:r w:rsidRPr="003B2B2B">
        <w:rPr>
          <w:rFonts w:ascii="Times New Roman" w:hAnsi="Times New Roman" w:cs="Times New Roman"/>
        </w:rPr>
        <w:t xml:space="preserve"> the proposed </w:t>
      </w:r>
      <w:r>
        <w:rPr>
          <w:rFonts w:ascii="Times New Roman" w:hAnsi="Times New Roman" w:cs="Times New Roman"/>
        </w:rPr>
        <w:t>convolutional neural network architecture</w:t>
      </w:r>
      <w:r w:rsidRPr="003B2B2B">
        <w:rPr>
          <w:rFonts w:ascii="Times New Roman" w:hAnsi="Times New Roman" w:cs="Times New Roman"/>
        </w:rPr>
        <w:t xml:space="preserve"> an</w:t>
      </w:r>
      <w:r>
        <w:rPr>
          <w:rFonts w:ascii="Times New Roman" w:hAnsi="Times New Roman" w:cs="Times New Roman"/>
        </w:rPr>
        <w:t>d layer-wise quantization</w:t>
      </w:r>
      <w:r w:rsidRPr="003B2B2B">
        <w:rPr>
          <w:rFonts w:ascii="Times New Roman" w:hAnsi="Times New Roman" w:cs="Times New Roman"/>
        </w:rPr>
        <w:t xml:space="preserve"> scheme. Section IV gives the expe</w:t>
      </w:r>
      <w:r>
        <w:rPr>
          <w:rFonts w:ascii="Times New Roman" w:hAnsi="Times New Roman" w:cs="Times New Roman"/>
        </w:rPr>
        <w:t xml:space="preserve">rimental results and discussion. Finally, conclusions are given in </w:t>
      </w:r>
      <w:r w:rsidRPr="003B2B2B">
        <w:rPr>
          <w:rFonts w:ascii="Times New Roman" w:hAnsi="Times New Roman" w:cs="Times New Roman"/>
        </w:rPr>
        <w:t>Section V.</w:t>
      </w:r>
    </w:p>
    <w:p w14:paraId="28223853" w14:textId="77777777" w:rsidR="00715F72" w:rsidRPr="003B2B2B" w:rsidRDefault="00715F72" w:rsidP="003B2B2B">
      <w:pPr>
        <w:ind w:firstLineChars="200" w:firstLine="420"/>
        <w:rPr>
          <w:rFonts w:ascii="Times New Roman" w:hAnsi="Times New Roman" w:cs="Times New Roman"/>
        </w:rPr>
      </w:pPr>
    </w:p>
    <w:p w14:paraId="1100EE58" w14:textId="24D2D406" w:rsidR="004B7277" w:rsidRPr="001A4F63" w:rsidRDefault="001A4F63" w:rsidP="00BF46E3">
      <w:pPr>
        <w:rPr>
          <w:rFonts w:ascii="Times New Roman" w:hAnsi="Times New Roman" w:cs="Times New Roman"/>
          <w:sz w:val="22"/>
        </w:rPr>
      </w:pPr>
      <w:r w:rsidRPr="001A4F63">
        <w:rPr>
          <w:rFonts w:ascii="Times New Roman" w:eastAsia="宋体" w:hAnsi="Times New Roman" w:cs="Times New Roman"/>
          <w:sz w:val="22"/>
        </w:rPr>
        <w:t xml:space="preserve">Ⅱ. </w:t>
      </w:r>
      <w:r w:rsidR="00BF46E3" w:rsidRPr="001A4F63">
        <w:rPr>
          <w:rFonts w:ascii="Times New Roman" w:hAnsi="Times New Roman" w:cs="Times New Roman"/>
          <w:sz w:val="22"/>
        </w:rPr>
        <w:t>R</w:t>
      </w:r>
      <w:r w:rsidR="005A774F" w:rsidRPr="001A4F63">
        <w:rPr>
          <w:rFonts w:ascii="Times New Roman" w:hAnsi="Times New Roman" w:cs="Times New Roman"/>
          <w:sz w:val="22"/>
        </w:rPr>
        <w:t>ELATED</w:t>
      </w:r>
      <w:r w:rsidR="00BF46E3" w:rsidRPr="001A4F63">
        <w:rPr>
          <w:rFonts w:ascii="Times New Roman" w:hAnsi="Times New Roman" w:cs="Times New Roman"/>
          <w:sz w:val="22"/>
        </w:rPr>
        <w:t xml:space="preserve"> </w:t>
      </w:r>
      <w:r w:rsidR="005A774F" w:rsidRPr="001A4F63">
        <w:rPr>
          <w:rFonts w:ascii="Times New Roman" w:hAnsi="Times New Roman" w:cs="Times New Roman"/>
          <w:sz w:val="22"/>
        </w:rPr>
        <w:t>WORK</w:t>
      </w:r>
    </w:p>
    <w:p w14:paraId="32DDA04A" w14:textId="675D7A0F" w:rsidR="005A2333" w:rsidRDefault="005A2333" w:rsidP="007F51C8">
      <w:pPr>
        <w:ind w:firstLine="420"/>
        <w:rPr>
          <w:rFonts w:ascii="Times New Roman" w:hAnsi="Times New Roman" w:cs="Times New Roman"/>
        </w:rPr>
      </w:pPr>
      <w:r>
        <w:rPr>
          <w:rFonts w:ascii="Times New Roman" w:hAnsi="Times New Roman" w:cs="Times New Roman"/>
        </w:rPr>
        <w:t>Most existing</w:t>
      </w:r>
      <w:r w:rsidRPr="005A2333">
        <w:rPr>
          <w:rFonts w:ascii="Times New Roman" w:hAnsi="Times New Roman" w:cs="Times New Roman"/>
        </w:rPr>
        <w:t xml:space="preserve"> </w:t>
      </w:r>
      <w:r>
        <w:rPr>
          <w:rFonts w:ascii="Times New Roman" w:hAnsi="Times New Roman" w:cs="Times New Roman"/>
        </w:rPr>
        <w:t xml:space="preserve">automatic arrhythmia </w:t>
      </w:r>
      <w:r w:rsidRPr="00E075AC">
        <w:rPr>
          <w:rFonts w:ascii="Times New Roman" w:hAnsi="Times New Roman" w:cs="Times New Roman"/>
        </w:rPr>
        <w:t>diagnosis</w:t>
      </w:r>
      <w:r>
        <w:rPr>
          <w:rFonts w:ascii="Times New Roman" w:hAnsi="Times New Roman" w:cs="Times New Roman"/>
        </w:rPr>
        <w:t xml:space="preserve"> </w:t>
      </w:r>
      <w:r w:rsidR="0062507A">
        <w:rPr>
          <w:rFonts w:ascii="Times New Roman" w:hAnsi="Times New Roman" w:cs="Times New Roman"/>
        </w:rPr>
        <w:t>methods</w:t>
      </w:r>
      <w:r>
        <w:rPr>
          <w:rFonts w:ascii="Times New Roman" w:hAnsi="Times New Roman" w:cs="Times New Roman"/>
        </w:rPr>
        <w:t xml:space="preserve"> </w:t>
      </w:r>
      <w:r w:rsidR="0062507A">
        <w:rPr>
          <w:rFonts w:ascii="Times New Roman" w:hAnsi="Times New Roman" w:cs="Times New Roman" w:hint="eastAsia"/>
        </w:rPr>
        <w:t>use</w:t>
      </w:r>
      <w:r w:rsidR="0062507A">
        <w:rPr>
          <w:rFonts w:ascii="Times New Roman" w:hAnsi="Times New Roman" w:cs="Times New Roman"/>
        </w:rPr>
        <w:t xml:space="preserve"> </w:t>
      </w:r>
      <w:r w:rsidR="00F07D60">
        <w:rPr>
          <w:rFonts w:ascii="Times New Roman" w:hAnsi="Times New Roman" w:cs="Times New Roman"/>
        </w:rPr>
        <w:t>pattern recognition</w:t>
      </w:r>
      <w:r w:rsidR="00E057A1">
        <w:rPr>
          <w:rFonts w:ascii="Times New Roman" w:hAnsi="Times New Roman" w:cs="Times New Roman"/>
        </w:rPr>
        <w:t>.</w:t>
      </w:r>
      <w:r w:rsidR="0062507A">
        <w:rPr>
          <w:rFonts w:ascii="Times New Roman" w:hAnsi="Times New Roman" w:cs="Times New Roman"/>
        </w:rPr>
        <w:t xml:space="preserve"> These methods perform hand-crafted feature extraction by transforming the input signals into a variety</w:t>
      </w:r>
      <w:r w:rsidR="00685760">
        <w:rPr>
          <w:rFonts w:ascii="Times New Roman" w:hAnsi="Times New Roman" w:cs="Times New Roman"/>
        </w:rPr>
        <w:t xml:space="preserve"> of</w:t>
      </w:r>
      <w:r w:rsidR="0062507A">
        <w:rPr>
          <w:rFonts w:ascii="Times New Roman" w:hAnsi="Times New Roman" w:cs="Times New Roman"/>
        </w:rPr>
        <w:t xml:space="preserve"> features with cardiological knowledge, then sent the features to a followed classifier for arrhythmia diagnosis. Up to date, the massive amount of different features has been</w:t>
      </w:r>
      <w:r w:rsidR="00F07D60">
        <w:rPr>
          <w:rFonts w:ascii="Times New Roman" w:hAnsi="Times New Roman" w:cs="Times New Roman"/>
        </w:rPr>
        <w:t xml:space="preserve"> proposed</w:t>
      </w:r>
      <w:r w:rsidR="00685760">
        <w:rPr>
          <w:rFonts w:ascii="Times New Roman" w:hAnsi="Times New Roman" w:cs="Times New Roman"/>
        </w:rPr>
        <w:t xml:space="preserve">. For example, </w:t>
      </w:r>
      <w:r w:rsidR="00173BEC">
        <w:rPr>
          <w:rFonts w:ascii="Times New Roman" w:hAnsi="Times New Roman" w:cs="Times New Roman"/>
        </w:rPr>
        <w:fldChar w:fldCharType="begin"/>
      </w:r>
      <w:r w:rsidR="00173BEC">
        <w:rPr>
          <w:rFonts w:ascii="Times New Roman" w:hAnsi="Times New Roman" w:cs="Times New Roman"/>
        </w:rPr>
        <w:instrText xml:space="preserve"> REF _Ref29844259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[6]</w:t>
      </w:r>
      <w:r w:rsidR="00173BEC">
        <w:rPr>
          <w:rFonts w:ascii="Times New Roman" w:hAnsi="Times New Roman" w:cs="Times New Roman"/>
        </w:rPr>
        <w:fldChar w:fldCharType="end"/>
      </w:r>
      <w:r w:rsidR="00173BEC">
        <w:rPr>
          <w:rFonts w:ascii="Times New Roman" w:hAnsi="Times New Roman" w:cs="Times New Roman"/>
        </w:rPr>
        <w:t xml:space="preserve"> </w:t>
      </w:r>
      <w:r w:rsidR="005D10F9">
        <w:rPr>
          <w:rFonts w:ascii="Times New Roman" w:hAnsi="Times New Roman" w:cs="Times New Roman"/>
        </w:rPr>
        <w:t xml:space="preserve">determines the </w:t>
      </w:r>
      <w:r w:rsidR="005D10F9" w:rsidRPr="005D10F9">
        <w:rPr>
          <w:rFonts w:ascii="Times New Roman" w:hAnsi="Times New Roman" w:cs="Times New Roman"/>
        </w:rPr>
        <w:t>heartbeat fiducial points</w:t>
      </w:r>
      <w:r w:rsidR="00685760" w:rsidRPr="00685760">
        <w:rPr>
          <w:rFonts w:ascii="Times New Roman" w:hAnsi="Times New Roman" w:cs="Times New Roman"/>
        </w:rPr>
        <w:t xml:space="preserve"> </w:t>
      </w:r>
      <w:r w:rsidR="00685760">
        <w:rPr>
          <w:rFonts w:ascii="Times New Roman" w:hAnsi="Times New Roman" w:cs="Times New Roman"/>
        </w:rPr>
        <w:t>manually</w:t>
      </w:r>
      <w:r w:rsidR="005D10F9">
        <w:rPr>
          <w:rFonts w:ascii="Times New Roman" w:hAnsi="Times New Roman" w:cs="Times New Roman"/>
        </w:rPr>
        <w:t xml:space="preserve"> </w:t>
      </w:r>
      <w:r w:rsidR="00685760">
        <w:rPr>
          <w:rFonts w:ascii="Times New Roman" w:hAnsi="Times New Roman" w:cs="Times New Roman"/>
        </w:rPr>
        <w:t>to obtain futures related to heartbeat</w:t>
      </w:r>
      <w:r w:rsidR="005D10F9">
        <w:rPr>
          <w:rFonts w:ascii="Times New Roman" w:hAnsi="Times New Roman" w:cs="Times New Roman"/>
        </w:rPr>
        <w:t xml:space="preserve">, </w:t>
      </w:r>
      <w:r w:rsidR="00685760">
        <w:rPr>
          <w:rFonts w:ascii="Times New Roman" w:hAnsi="Times New Roman" w:cs="Times New Roman"/>
        </w:rPr>
        <w:t>calculate</w:t>
      </w:r>
      <w:r w:rsidR="00F07D60">
        <w:rPr>
          <w:rFonts w:ascii="Times New Roman" w:hAnsi="Times New Roman" w:cs="Times New Roman"/>
        </w:rPr>
        <w:t>s</w:t>
      </w:r>
      <w:r w:rsidR="00685760">
        <w:rPr>
          <w:rFonts w:ascii="Times New Roman" w:hAnsi="Times New Roman" w:cs="Times New Roman"/>
        </w:rPr>
        <w:t xml:space="preserve"> features</w:t>
      </w:r>
      <w:r w:rsidR="00685760" w:rsidRPr="00C64DD7">
        <w:rPr>
          <w:rFonts w:ascii="Times New Roman" w:hAnsi="Times New Roman" w:cs="Times New Roman"/>
        </w:rPr>
        <w:t xml:space="preserve"> from </w:t>
      </w:r>
      <w:r w:rsidR="00685760">
        <w:rPr>
          <w:rFonts w:ascii="Times New Roman" w:hAnsi="Times New Roman" w:cs="Times New Roman"/>
        </w:rPr>
        <w:t>RR-intervals</w:t>
      </w:r>
      <w:r w:rsidR="00685760" w:rsidRPr="00C64DD7">
        <w:rPr>
          <w:rFonts w:ascii="Times New Roman" w:hAnsi="Times New Roman" w:cs="Times New Roman"/>
        </w:rPr>
        <w:t xml:space="preserve"> and heartbeat segmentation information</w:t>
      </w:r>
      <w:r w:rsidR="00C64DD7" w:rsidRPr="00C64DD7">
        <w:rPr>
          <w:rFonts w:ascii="Times New Roman" w:hAnsi="Times New Roman" w:cs="Times New Roman"/>
        </w:rPr>
        <w:t xml:space="preserve">, and uses two linear discriminant classifiers </w:t>
      </w:r>
      <w:r w:rsidR="00685760">
        <w:rPr>
          <w:rFonts w:ascii="Times New Roman" w:hAnsi="Times New Roman" w:cs="Times New Roman"/>
        </w:rPr>
        <w:t xml:space="preserve">(LD) </w:t>
      </w:r>
      <w:r w:rsidR="00C64DD7" w:rsidRPr="00C64DD7">
        <w:rPr>
          <w:rFonts w:ascii="Times New Roman" w:hAnsi="Times New Roman" w:cs="Times New Roman"/>
        </w:rPr>
        <w:t xml:space="preserve">for </w:t>
      </w:r>
      <w:r w:rsidR="00BF2A94">
        <w:rPr>
          <w:rFonts w:ascii="Times New Roman" w:hAnsi="Times New Roman" w:cs="Times New Roman"/>
        </w:rPr>
        <w:t xml:space="preserve">the final </w:t>
      </w:r>
      <w:r w:rsidR="00C64DD7" w:rsidRPr="00C64DD7">
        <w:rPr>
          <w:rFonts w:ascii="Times New Roman" w:hAnsi="Times New Roman" w:cs="Times New Roman"/>
        </w:rPr>
        <w:t>cl</w:t>
      </w:r>
      <w:r w:rsidR="00C64DD7">
        <w:rPr>
          <w:rFonts w:ascii="Times New Roman" w:hAnsi="Times New Roman" w:cs="Times New Roman"/>
        </w:rPr>
        <w:t>assif</w:t>
      </w:r>
      <w:r w:rsidR="00C64DD7" w:rsidRPr="00C64DD7">
        <w:rPr>
          <w:rFonts w:ascii="Times New Roman" w:hAnsi="Times New Roman" w:cs="Times New Roman"/>
        </w:rPr>
        <w:t>ication</w:t>
      </w:r>
      <w:r w:rsidR="00685760">
        <w:rPr>
          <w:rFonts w:ascii="Times New Roman" w:hAnsi="Times New Roman" w:cs="Times New Roman"/>
        </w:rPr>
        <w:t xml:space="preserve">. </w:t>
      </w:r>
      <w:r w:rsidR="0003611C">
        <w:rPr>
          <w:rFonts w:ascii="Times New Roman" w:hAnsi="Times New Roman" w:cs="Times New Roman"/>
        </w:rPr>
        <w:t>However, the morphology features are often difficult to detect because of their low amplitudes</w:t>
      </w:r>
      <w:r w:rsidR="00F07D60">
        <w:rPr>
          <w:rFonts w:ascii="Times New Roman" w:hAnsi="Times New Roman" w:cs="Times New Roman"/>
        </w:rPr>
        <w:t xml:space="preserve">, </w:t>
      </w:r>
      <w:r w:rsidR="00776439">
        <w:rPr>
          <w:rFonts w:ascii="Times New Roman" w:hAnsi="Times New Roman" w:cs="Times New Roman"/>
        </w:rPr>
        <w:t>incur</w:t>
      </w:r>
      <w:r w:rsidR="00F07D60">
        <w:rPr>
          <w:rFonts w:ascii="Times New Roman" w:hAnsi="Times New Roman" w:cs="Times New Roman"/>
        </w:rPr>
        <w:t>ring</w:t>
      </w:r>
      <w:r w:rsidR="0003611C">
        <w:rPr>
          <w:rFonts w:ascii="Times New Roman" w:hAnsi="Times New Roman" w:cs="Times New Roman"/>
        </w:rPr>
        <w:t xml:space="preserve"> bad result</w:t>
      </w:r>
      <w:r w:rsidR="00312FDB">
        <w:rPr>
          <w:rFonts w:ascii="Times New Roman" w:hAnsi="Times New Roman" w:cs="Times New Roman"/>
        </w:rPr>
        <w:t>s</w:t>
      </w:r>
      <w:r w:rsidR="0003611C">
        <w:rPr>
          <w:rFonts w:ascii="Times New Roman" w:hAnsi="Times New Roman" w:cs="Times New Roman"/>
        </w:rPr>
        <w:t xml:space="preserve">. Thus, </w:t>
      </w:r>
      <w:r w:rsidR="00173BEC">
        <w:rPr>
          <w:rFonts w:ascii="Times New Roman" w:hAnsi="Times New Roman" w:cs="Times New Roman"/>
        </w:rPr>
        <w:fldChar w:fldCharType="begin"/>
      </w:r>
      <w:r w:rsidR="00173BEC">
        <w:rPr>
          <w:rFonts w:ascii="Times New Roman" w:hAnsi="Times New Roman" w:cs="Times New Roman"/>
        </w:rPr>
        <w:instrText xml:space="preserve"> REF _nebE35060EA_486B_4266_AE93_198111A91E62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[7]</w:t>
      </w:r>
      <w:r w:rsidR="00173BEC">
        <w:rPr>
          <w:rFonts w:ascii="Times New Roman" w:hAnsi="Times New Roman" w:cs="Times New Roman"/>
        </w:rPr>
        <w:fldChar w:fldCharType="end"/>
      </w:r>
      <w:r w:rsidR="00173BEC">
        <w:rPr>
          <w:rFonts w:ascii="Times New Roman" w:hAnsi="Times New Roman" w:cs="Times New Roman"/>
        </w:rPr>
        <w:t xml:space="preserve"> </w:t>
      </w:r>
      <w:r w:rsidR="0003611C">
        <w:rPr>
          <w:rFonts w:ascii="Times New Roman" w:hAnsi="Times New Roman" w:cs="Times New Roman"/>
        </w:rPr>
        <w:t>proposed a hierarchical classification method based on</w:t>
      </w:r>
      <w:r w:rsidR="00173BEC">
        <w:rPr>
          <w:rFonts w:ascii="Times New Roman" w:hAnsi="Times New Roman" w:cs="Times New Roman"/>
        </w:rPr>
        <w:t xml:space="preserve"> </w:t>
      </w:r>
      <w:r w:rsidR="00173BEC">
        <w:rPr>
          <w:rFonts w:ascii="Times New Roman" w:hAnsi="Times New Roman" w:cs="Times New Roman"/>
        </w:rPr>
        <w:fldChar w:fldCharType="begin"/>
      </w:r>
      <w:r w:rsidR="00173BEC">
        <w:rPr>
          <w:rFonts w:ascii="Times New Roman" w:hAnsi="Times New Roman" w:cs="Times New Roman"/>
        </w:rPr>
        <w:instrText xml:space="preserve"> REF _Ref29844259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[6]</w:t>
      </w:r>
      <w:r w:rsidR="00173BEC">
        <w:rPr>
          <w:rFonts w:ascii="Times New Roman" w:hAnsi="Times New Roman" w:cs="Times New Roman"/>
        </w:rPr>
        <w:fldChar w:fldCharType="end"/>
      </w:r>
      <w:r w:rsidR="0003611C">
        <w:rPr>
          <w:rFonts w:ascii="Times New Roman" w:hAnsi="Times New Roman" w:cs="Times New Roman"/>
        </w:rPr>
        <w:t xml:space="preserve">. </w:t>
      </w:r>
      <w:r w:rsidR="00417792">
        <w:rPr>
          <w:rFonts w:ascii="Times New Roman" w:hAnsi="Times New Roman" w:cs="Times New Roman"/>
        </w:rPr>
        <w:t>It</w:t>
      </w:r>
      <w:r w:rsidR="0003611C">
        <w:rPr>
          <w:rFonts w:ascii="Times New Roman" w:hAnsi="Times New Roman" w:cs="Times New Roman"/>
        </w:rPr>
        <w:t xml:space="preserve"> applied higher</w:t>
      </w:r>
      <w:r w:rsidR="00312FDB">
        <w:rPr>
          <w:rFonts w:ascii="Times New Roman" w:hAnsi="Times New Roman" w:cs="Times New Roman"/>
        </w:rPr>
        <w:t>-</w:t>
      </w:r>
      <w:r w:rsidR="0003611C">
        <w:rPr>
          <w:rFonts w:ascii="Times New Roman" w:hAnsi="Times New Roman" w:cs="Times New Roman"/>
        </w:rPr>
        <w:t xml:space="preserve">order statistics (HOS) and Hermite basis functions (HBF) </w:t>
      </w:r>
      <w:r w:rsidR="0003611C">
        <w:rPr>
          <w:rFonts w:ascii="Times New Roman" w:hAnsi="Times New Roman" w:cs="Times New Roman" w:hint="eastAsia"/>
        </w:rPr>
        <w:t>t</w:t>
      </w:r>
      <w:r w:rsidR="0003611C">
        <w:rPr>
          <w:rFonts w:ascii="Times New Roman" w:hAnsi="Times New Roman" w:cs="Times New Roman"/>
        </w:rPr>
        <w:t>o extract similarities features</w:t>
      </w:r>
      <w:r w:rsidR="00417792">
        <w:rPr>
          <w:rFonts w:ascii="Times New Roman" w:hAnsi="Times New Roman" w:cs="Times New Roman"/>
        </w:rPr>
        <w:t xml:space="preserve"> and feed the features to a hiera</w:t>
      </w:r>
      <w:r w:rsidR="00312FDB">
        <w:rPr>
          <w:rFonts w:ascii="Times New Roman" w:hAnsi="Times New Roman" w:cs="Times New Roman"/>
        </w:rPr>
        <w:t>rchical classification method</w:t>
      </w:r>
      <w:r w:rsidR="00417792">
        <w:rPr>
          <w:rFonts w:ascii="Times New Roman" w:hAnsi="Times New Roman" w:cs="Times New Roman"/>
        </w:rPr>
        <w:t>.</w:t>
      </w:r>
      <w:r w:rsidR="007D25D9">
        <w:rPr>
          <w:rFonts w:ascii="Times New Roman" w:hAnsi="Times New Roman" w:cs="Times New Roman"/>
        </w:rPr>
        <w:t xml:space="preserve"> </w:t>
      </w:r>
      <w:r w:rsidR="003D24D7">
        <w:rPr>
          <w:rFonts w:ascii="Times New Roman" w:hAnsi="Times New Roman" w:cs="Times New Roman"/>
        </w:rPr>
        <w:t xml:space="preserve">Different </w:t>
      </w:r>
      <w:r w:rsidR="00312FDB">
        <w:rPr>
          <w:rFonts w:ascii="Times New Roman" w:hAnsi="Times New Roman" w:cs="Times New Roman"/>
        </w:rPr>
        <w:t>from</w:t>
      </w:r>
      <w:r w:rsidR="003D24D7">
        <w:rPr>
          <w:rFonts w:ascii="Times New Roman" w:hAnsi="Times New Roman" w:cs="Times New Roman"/>
        </w:rPr>
        <w:t xml:space="preserve"> the former</w:t>
      </w:r>
      <w:r w:rsidR="005D01CC">
        <w:rPr>
          <w:rFonts w:ascii="Times New Roman" w:hAnsi="Times New Roman" w:cs="Times New Roman"/>
        </w:rPr>
        <w:t xml:space="preserve"> </w:t>
      </w:r>
      <w:r w:rsidR="003D24D7">
        <w:rPr>
          <w:rFonts w:ascii="Times New Roman" w:hAnsi="Times New Roman" w:cs="Times New Roman"/>
        </w:rPr>
        <w:t>systems</w:t>
      </w:r>
      <w:r w:rsidR="005D01CC">
        <w:rPr>
          <w:rFonts w:ascii="Times New Roman" w:hAnsi="Times New Roman" w:cs="Times New Roman"/>
        </w:rPr>
        <w:t xml:space="preserve"> using heartbeat</w:t>
      </w:r>
      <w:r w:rsidR="003D24D7">
        <w:rPr>
          <w:rFonts w:ascii="Times New Roman" w:hAnsi="Times New Roman" w:cs="Times New Roman"/>
        </w:rPr>
        <w:t xml:space="preserve">, </w:t>
      </w:r>
      <w:r w:rsidR="00173BEC">
        <w:rPr>
          <w:rFonts w:ascii="Times New Roman" w:hAnsi="Times New Roman" w:cs="Times New Roman"/>
        </w:rPr>
        <w:fldChar w:fldCharType="begin"/>
      </w:r>
      <w:r w:rsidR="00173BEC">
        <w:rPr>
          <w:rFonts w:ascii="Times New Roman" w:hAnsi="Times New Roman" w:cs="Times New Roman"/>
        </w:rPr>
        <w:instrText xml:space="preserve"> REF _neb8A8DCAD4_2246_46D9_8463_BEB2251113EE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[9]</w:t>
      </w:r>
      <w:r w:rsidR="00173BEC">
        <w:rPr>
          <w:rFonts w:ascii="Times New Roman" w:hAnsi="Times New Roman" w:cs="Times New Roman"/>
        </w:rPr>
        <w:fldChar w:fldCharType="end"/>
      </w:r>
      <w:r w:rsidR="00173BEC">
        <w:rPr>
          <w:rFonts w:ascii="Times New Roman" w:hAnsi="Times New Roman" w:cs="Times New Roman"/>
        </w:rPr>
        <w:t xml:space="preserve"> </w:t>
      </w:r>
      <w:r w:rsidR="005D01CC">
        <w:rPr>
          <w:rFonts w:ascii="Times New Roman" w:hAnsi="Times New Roman" w:cs="Times New Roman"/>
        </w:rPr>
        <w:t xml:space="preserve">use long duration ECG signal for arrhythmia classification. Welch’s method and a discrete Fourier transform are conducted to </w:t>
      </w:r>
      <w:r w:rsidR="000205FE">
        <w:rPr>
          <w:rFonts w:ascii="Times New Roman" w:hAnsi="Times New Roman" w:cs="Times New Roman"/>
        </w:rPr>
        <w:t>estimate</w:t>
      </w:r>
      <w:r w:rsidR="005D01CC">
        <w:rPr>
          <w:rFonts w:ascii="Times New Roman" w:hAnsi="Times New Roman" w:cs="Times New Roman"/>
        </w:rPr>
        <w:t xml:space="preserve"> the spectral power density</w:t>
      </w:r>
      <w:r w:rsidR="0042139B">
        <w:rPr>
          <w:rFonts w:ascii="Times New Roman" w:hAnsi="Times New Roman" w:cs="Times New Roman"/>
        </w:rPr>
        <w:t xml:space="preserve"> of the ECG fragment</w:t>
      </w:r>
      <w:r w:rsidR="00E90507">
        <w:rPr>
          <w:rFonts w:ascii="Times New Roman" w:hAnsi="Times New Roman" w:cs="Times New Roman"/>
        </w:rPr>
        <w:t>s, and a Support Vector Machine</w:t>
      </w:r>
      <w:r w:rsidR="0042139B">
        <w:rPr>
          <w:rFonts w:ascii="Times New Roman" w:hAnsi="Times New Roman" w:cs="Times New Roman"/>
        </w:rPr>
        <w:t xml:space="preserve"> achieves high accuracy than other classifiers including </w:t>
      </w:r>
      <w:r w:rsidR="00E90507">
        <w:rPr>
          <w:rFonts w:ascii="Times New Roman" w:hAnsi="Times New Roman" w:cs="Times New Roman"/>
        </w:rPr>
        <w:t>K</w:t>
      </w:r>
      <w:r w:rsidR="0042139B">
        <w:rPr>
          <w:rFonts w:ascii="Times New Roman" w:hAnsi="Times New Roman" w:cs="Times New Roman"/>
        </w:rPr>
        <w:t>-</w:t>
      </w:r>
      <w:r w:rsidR="00E90507">
        <w:rPr>
          <w:rFonts w:ascii="Times New Roman" w:hAnsi="Times New Roman" w:cs="Times New Roman"/>
        </w:rPr>
        <w:t>N</w:t>
      </w:r>
      <w:r w:rsidR="0042139B">
        <w:rPr>
          <w:rFonts w:ascii="Times New Roman" w:hAnsi="Times New Roman" w:cs="Times New Roman"/>
        </w:rPr>
        <w:t>earest-</w:t>
      </w:r>
      <w:r w:rsidR="00E90507">
        <w:rPr>
          <w:rFonts w:ascii="Times New Roman" w:hAnsi="Times New Roman" w:cs="Times New Roman"/>
        </w:rPr>
        <w:t>Neighbor</w:t>
      </w:r>
      <w:r w:rsidR="0042139B" w:rsidRPr="0042139B">
        <w:rPr>
          <w:rFonts w:ascii="Times New Roman" w:hAnsi="Times New Roman" w:cs="Times New Roman"/>
        </w:rPr>
        <w:t xml:space="preserve">, </w:t>
      </w:r>
      <w:r w:rsidR="0042139B">
        <w:rPr>
          <w:rFonts w:ascii="Times New Roman" w:hAnsi="Times New Roman" w:cs="Times New Roman"/>
        </w:rPr>
        <w:t>Probabilistic Neural Network</w:t>
      </w:r>
      <w:r w:rsidR="00312FDB">
        <w:rPr>
          <w:rFonts w:ascii="Times New Roman" w:hAnsi="Times New Roman" w:cs="Times New Roman"/>
        </w:rPr>
        <w:t xml:space="preserve">, </w:t>
      </w:r>
      <w:r w:rsidR="0042139B" w:rsidRPr="0042139B">
        <w:rPr>
          <w:rFonts w:ascii="Times New Roman" w:hAnsi="Times New Roman" w:cs="Times New Roman"/>
        </w:rPr>
        <w:t xml:space="preserve">and </w:t>
      </w:r>
      <w:r w:rsidR="00312FDB">
        <w:rPr>
          <w:rFonts w:ascii="Times New Roman" w:hAnsi="Times New Roman" w:cs="Times New Roman"/>
        </w:rPr>
        <w:t>Radial Basi</w:t>
      </w:r>
      <w:r w:rsidR="00312FDB">
        <w:rPr>
          <w:rFonts w:ascii="Times New Roman" w:hAnsi="Times New Roman" w:cs="Times New Roman" w:hint="eastAsia"/>
        </w:rPr>
        <w:t>s</w:t>
      </w:r>
      <w:r w:rsidR="0042139B">
        <w:rPr>
          <w:rFonts w:ascii="Times New Roman" w:hAnsi="Times New Roman" w:cs="Times New Roman"/>
        </w:rPr>
        <w:t xml:space="preserve"> Function Neural Network. </w:t>
      </w:r>
      <w:r w:rsidR="000205FE">
        <w:rPr>
          <w:rFonts w:ascii="Times New Roman" w:hAnsi="Times New Roman" w:cs="Times New Roman"/>
        </w:rPr>
        <w:t xml:space="preserve">Although </w:t>
      </w:r>
      <w:r w:rsidR="00F07D60">
        <w:rPr>
          <w:rFonts w:ascii="Times New Roman" w:hAnsi="Times New Roman" w:cs="Times New Roman"/>
        </w:rPr>
        <w:t>the above methods</w:t>
      </w:r>
      <w:r w:rsidR="000205FE">
        <w:rPr>
          <w:rFonts w:ascii="Times New Roman" w:hAnsi="Times New Roman" w:cs="Times New Roman"/>
        </w:rPr>
        <w:t xml:space="preserve"> achieve high accuracy,</w:t>
      </w:r>
      <w:r w:rsidR="003D7FF2">
        <w:rPr>
          <w:rFonts w:ascii="Times New Roman" w:hAnsi="Times New Roman" w:cs="Times New Roman"/>
        </w:rPr>
        <w:t xml:space="preserve"> t</w:t>
      </w:r>
      <w:r>
        <w:rPr>
          <w:rFonts w:ascii="Times New Roman" w:hAnsi="Times New Roman" w:cs="Times New Roman"/>
        </w:rPr>
        <w:t xml:space="preserve">he performance </w:t>
      </w:r>
      <w:r w:rsidR="00F07D60">
        <w:rPr>
          <w:rFonts w:ascii="Times New Roman" w:hAnsi="Times New Roman" w:cs="Times New Roman"/>
        </w:rPr>
        <w:t xml:space="preserve">is </w:t>
      </w:r>
      <w:r>
        <w:rPr>
          <w:rFonts w:ascii="Times New Roman" w:hAnsi="Times New Roman" w:cs="Times New Roman"/>
        </w:rPr>
        <w:t>mainly depend</w:t>
      </w:r>
      <w:r w:rsidR="00312FDB">
        <w:rPr>
          <w:rFonts w:ascii="Times New Roman" w:hAnsi="Times New Roman" w:cs="Times New Roman"/>
        </w:rPr>
        <w:t>s</w:t>
      </w:r>
      <w:r>
        <w:rPr>
          <w:rFonts w:ascii="Times New Roman" w:hAnsi="Times New Roman" w:cs="Times New Roman"/>
        </w:rPr>
        <w:t xml:space="preserve"> on the discriminative features devised</w:t>
      </w:r>
      <w:r w:rsidR="003D7FF2">
        <w:rPr>
          <w:rFonts w:ascii="Times New Roman" w:hAnsi="Times New Roman" w:cs="Times New Roman"/>
        </w:rPr>
        <w:t xml:space="preserve"> which have poor </w:t>
      </w:r>
      <w:r w:rsidR="003D7FF2" w:rsidRPr="003D7FF2">
        <w:rPr>
          <w:rFonts w:ascii="Times New Roman" w:hAnsi="Times New Roman" w:cs="Times New Roman"/>
        </w:rPr>
        <w:t>generalizability</w:t>
      </w:r>
      <w:r w:rsidR="003D7FF2">
        <w:rPr>
          <w:rFonts w:ascii="Times New Roman" w:hAnsi="Times New Roman" w:cs="Times New Roman"/>
        </w:rPr>
        <w:t xml:space="preserve"> for </w:t>
      </w:r>
      <w:r w:rsidR="00312FDB">
        <w:rPr>
          <w:rFonts w:ascii="Times New Roman" w:hAnsi="Times New Roman" w:cs="Times New Roman"/>
        </w:rPr>
        <w:t>a broad range</w:t>
      </w:r>
      <w:r w:rsidR="003D7FF2">
        <w:rPr>
          <w:rFonts w:ascii="Times New Roman" w:hAnsi="Times New Roman" w:cs="Times New Roman"/>
        </w:rPr>
        <w:t xml:space="preserve"> of patients</w:t>
      </w:r>
      <w:r w:rsidR="00173BEC">
        <w:rPr>
          <w:rFonts w:ascii="Times New Roman" w:hAnsi="Times New Roman" w:cs="Times New Roman"/>
        </w:rPr>
        <w:fldChar w:fldCharType="begin"/>
      </w:r>
      <w:r w:rsidR="00173BEC">
        <w:rPr>
          <w:rFonts w:ascii="Times New Roman" w:hAnsi="Times New Roman" w:cs="Times New Roman"/>
        </w:rPr>
        <w:instrText xml:space="preserve"> REF _Ref29844311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[10]</w:t>
      </w:r>
      <w:r w:rsidR="00173BEC">
        <w:rPr>
          <w:rFonts w:ascii="Times New Roman" w:hAnsi="Times New Roman" w:cs="Times New Roman"/>
        </w:rPr>
        <w:fldChar w:fldCharType="end"/>
      </w:r>
      <w:r w:rsidR="003D7FF2">
        <w:rPr>
          <w:rFonts w:ascii="Times New Roman" w:hAnsi="Times New Roman" w:cs="Times New Roman"/>
        </w:rPr>
        <w:t>.</w:t>
      </w:r>
    </w:p>
    <w:p w14:paraId="6731D077" w14:textId="77777777" w:rsidR="00F07D60" w:rsidRDefault="00F07D60" w:rsidP="00C37519">
      <w:pPr>
        <w:ind w:firstLine="420"/>
        <w:rPr>
          <w:rFonts w:ascii="Times New Roman" w:hAnsi="Times New Roman" w:cs="Times New Roman"/>
        </w:rPr>
      </w:pPr>
      <w:r>
        <w:rPr>
          <w:rFonts w:ascii="Times New Roman" w:hAnsi="Times New Roman" w:cs="Times New Roman"/>
        </w:rPr>
        <w:t>Recently</w:t>
      </w:r>
      <w:r w:rsidR="00C1770F">
        <w:rPr>
          <w:rFonts w:ascii="Times New Roman" w:hAnsi="Times New Roman" w:cs="Times New Roman"/>
        </w:rPr>
        <w:t xml:space="preserve">, </w:t>
      </w:r>
      <w:r w:rsidR="005C44E9">
        <w:rPr>
          <w:rFonts w:ascii="Times New Roman" w:hAnsi="Times New Roman" w:cs="Times New Roman"/>
        </w:rPr>
        <w:t xml:space="preserve">end-to-end arrhythmia </w:t>
      </w:r>
      <w:r w:rsidR="00C1770F">
        <w:rPr>
          <w:rFonts w:ascii="Times New Roman" w:hAnsi="Times New Roman" w:cs="Times New Roman"/>
        </w:rPr>
        <w:t>neural network</w:t>
      </w:r>
      <w:r w:rsidR="005C44E9">
        <w:rPr>
          <w:rFonts w:ascii="Times New Roman" w:hAnsi="Times New Roman" w:cs="Times New Roman"/>
        </w:rPr>
        <w:t xml:space="preserve">s </w:t>
      </w:r>
      <w:r w:rsidR="00C1770F">
        <w:rPr>
          <w:rFonts w:ascii="Times New Roman" w:hAnsi="Times New Roman" w:cs="Times New Roman"/>
        </w:rPr>
        <w:t xml:space="preserve">are proposed </w:t>
      </w:r>
      <w:r w:rsidR="005C44E9">
        <w:rPr>
          <w:rFonts w:ascii="Times New Roman" w:hAnsi="Times New Roman" w:cs="Times New Roman"/>
        </w:rPr>
        <w:t>successively.</w:t>
      </w:r>
      <w:r w:rsidR="005C44E9">
        <w:rPr>
          <w:rFonts w:ascii="Times New Roman" w:hAnsi="Times New Roman" w:cs="Times New Roman" w:hint="eastAsia"/>
        </w:rPr>
        <w:t xml:space="preserve"> </w:t>
      </w:r>
      <w:r w:rsidR="005C44E9">
        <w:rPr>
          <w:rFonts w:ascii="Times New Roman" w:hAnsi="Times New Roman" w:cs="Times New Roman"/>
        </w:rPr>
        <w:t xml:space="preserve">The method </w:t>
      </w:r>
      <w:r w:rsidR="00887BEF">
        <w:rPr>
          <w:rFonts w:ascii="Times New Roman" w:hAnsi="Times New Roman" w:cs="Times New Roman" w:hint="eastAsia"/>
        </w:rPr>
        <w:t>fuse</w:t>
      </w:r>
      <w:r w:rsidR="00887BEF">
        <w:rPr>
          <w:rFonts w:ascii="Times New Roman" w:hAnsi="Times New Roman" w:cs="Times New Roman"/>
        </w:rPr>
        <w:t>s</w:t>
      </w:r>
      <w:r w:rsidR="00312FDB">
        <w:rPr>
          <w:rFonts w:ascii="Times New Roman" w:hAnsi="Times New Roman" w:cs="Times New Roman"/>
        </w:rPr>
        <w:t xml:space="preserve"> </w:t>
      </w:r>
      <w:r w:rsidR="00750A81">
        <w:rPr>
          <w:rFonts w:ascii="Times New Roman" w:hAnsi="Times New Roman" w:cs="Times New Roman"/>
        </w:rPr>
        <w:t xml:space="preserve">the </w:t>
      </w:r>
      <w:r w:rsidR="00312FDB">
        <w:rPr>
          <w:rFonts w:ascii="Times New Roman" w:hAnsi="Times New Roman" w:cs="Times New Roman"/>
        </w:rPr>
        <w:t xml:space="preserve">feature </w:t>
      </w:r>
      <w:r w:rsidR="005C44E9">
        <w:rPr>
          <w:rFonts w:ascii="Times New Roman" w:hAnsi="Times New Roman" w:cs="Times New Roman"/>
        </w:rPr>
        <w:t>extraction phase and classification phase that the type of heart rhythm is directly output with the raw ECG signal input.</w:t>
      </w:r>
      <w:r w:rsidR="004F137D">
        <w:rPr>
          <w:rFonts w:ascii="Times New Roman" w:hAnsi="Times New Roman" w:cs="Times New Roman"/>
        </w:rPr>
        <w:t xml:space="preserve"> For example, </w:t>
      </w:r>
      <w:r w:rsidR="00173BEC">
        <w:rPr>
          <w:rFonts w:ascii="Times New Roman" w:hAnsi="Times New Roman" w:cs="Times New Roman"/>
        </w:rPr>
        <w:fldChar w:fldCharType="begin"/>
      </w:r>
      <w:r w:rsidR="00173BEC">
        <w:rPr>
          <w:rFonts w:ascii="Times New Roman" w:hAnsi="Times New Roman" w:cs="Times New Roman"/>
        </w:rPr>
        <w:instrText xml:space="preserve"> REF _neb3673D717_DFDD_4846_B310_A54C6E397CA0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[11]</w:t>
      </w:r>
      <w:r w:rsidR="00173BEC">
        <w:rPr>
          <w:rFonts w:ascii="Times New Roman" w:hAnsi="Times New Roman" w:cs="Times New Roman"/>
        </w:rPr>
        <w:fldChar w:fldCharType="end"/>
      </w:r>
      <w:r w:rsidR="00173BEC">
        <w:rPr>
          <w:rFonts w:ascii="Times New Roman" w:hAnsi="Times New Roman" w:cs="Times New Roman"/>
        </w:rPr>
        <w:t xml:space="preserve"> </w:t>
      </w:r>
      <w:r w:rsidR="00340E88">
        <w:rPr>
          <w:rFonts w:ascii="Times New Roman" w:hAnsi="Times New Roman" w:cs="Times New Roman"/>
        </w:rPr>
        <w:t xml:space="preserve">used a </w:t>
      </w:r>
      <w:r w:rsidR="0013149A">
        <w:rPr>
          <w:rFonts w:ascii="Times New Roman" w:hAnsi="Times New Roman" w:cs="Times New Roman" w:hint="eastAsia"/>
        </w:rPr>
        <w:t>neural</w:t>
      </w:r>
      <w:r w:rsidR="0013149A">
        <w:rPr>
          <w:rFonts w:ascii="Times New Roman" w:hAnsi="Times New Roman" w:cs="Times New Roman"/>
        </w:rPr>
        <w:t xml:space="preserve"> network </w:t>
      </w:r>
      <w:r w:rsidR="008D0320">
        <w:rPr>
          <w:rFonts w:ascii="Times New Roman" w:hAnsi="Times New Roman" w:cs="Times New Roman"/>
        </w:rPr>
        <w:t>consisting of a</w:t>
      </w:r>
      <w:r w:rsidR="0013149A">
        <w:rPr>
          <w:rFonts w:ascii="Times New Roman" w:hAnsi="Times New Roman" w:cs="Times New Roman"/>
        </w:rPr>
        <w:t xml:space="preserve"> </w:t>
      </w:r>
      <w:r w:rsidR="00340E88">
        <w:rPr>
          <w:rFonts w:ascii="Times New Roman" w:hAnsi="Times New Roman" w:cs="Times New Roman"/>
        </w:rPr>
        <w:t>three</w:t>
      </w:r>
      <w:r w:rsidR="0044112C">
        <w:rPr>
          <w:rFonts w:ascii="Times New Roman" w:hAnsi="Times New Roman" w:cs="Times New Roman"/>
        </w:rPr>
        <w:t>-layer</w:t>
      </w:r>
      <w:r w:rsidR="00340E88">
        <w:rPr>
          <w:rFonts w:ascii="Times New Roman" w:hAnsi="Times New Roman" w:cs="Times New Roman"/>
        </w:rPr>
        <w:t xml:space="preserve"> CNN and </w:t>
      </w:r>
      <w:r w:rsidR="0044112C">
        <w:rPr>
          <w:rFonts w:ascii="Times New Roman" w:hAnsi="Times New Roman" w:cs="Times New Roman"/>
        </w:rPr>
        <w:t>two-layer</w:t>
      </w:r>
      <w:r w:rsidR="00340E88">
        <w:rPr>
          <w:rFonts w:ascii="Times New Roman" w:hAnsi="Times New Roman" w:cs="Times New Roman"/>
        </w:rPr>
        <w:t xml:space="preserve"> </w:t>
      </w:r>
      <w:r w:rsidR="0044112C">
        <w:rPr>
          <w:rFonts w:ascii="Times New Roman" w:hAnsi="Times New Roman" w:cs="Times New Roman"/>
        </w:rPr>
        <w:t>MLP to learn feature</w:t>
      </w:r>
      <w:r w:rsidR="00312FDB">
        <w:rPr>
          <w:rFonts w:ascii="Times New Roman" w:hAnsi="Times New Roman" w:cs="Times New Roman"/>
        </w:rPr>
        <w:t>s</w:t>
      </w:r>
      <w:r w:rsidR="0044112C">
        <w:rPr>
          <w:rFonts w:ascii="Times New Roman" w:hAnsi="Times New Roman" w:cs="Times New Roman"/>
        </w:rPr>
        <w:t xml:space="preserve"> of different presentation of pat</w:t>
      </w:r>
      <w:r w:rsidR="00312FDB">
        <w:rPr>
          <w:rFonts w:ascii="Times New Roman" w:hAnsi="Times New Roman" w:cs="Times New Roman"/>
        </w:rPr>
        <w:t>ient-specific downsampled heart</w:t>
      </w:r>
      <w:r w:rsidR="0044112C">
        <w:rPr>
          <w:rFonts w:ascii="Times New Roman" w:hAnsi="Times New Roman" w:cs="Times New Roman"/>
        </w:rPr>
        <w:t>beat</w:t>
      </w:r>
      <w:r w:rsidR="008D0320">
        <w:rPr>
          <w:rFonts w:ascii="Times New Roman" w:hAnsi="Times New Roman" w:cs="Times New Roman"/>
        </w:rPr>
        <w:t>, the results show that the algorithm</w:t>
      </w:r>
      <w:r w:rsidR="0044112C">
        <w:rPr>
          <w:rFonts w:ascii="Times New Roman" w:hAnsi="Times New Roman" w:cs="Times New Roman"/>
        </w:rPr>
        <w:t xml:space="preserve"> outperformed any arrhythmia classification </w:t>
      </w:r>
      <w:r w:rsidR="008D0320">
        <w:rPr>
          <w:rFonts w:ascii="Times New Roman" w:hAnsi="Times New Roman" w:cs="Times New Roman"/>
        </w:rPr>
        <w:t xml:space="preserve">algorithm existed at that time in </w:t>
      </w:r>
      <w:r w:rsidR="0026384F">
        <w:rPr>
          <w:rFonts w:ascii="Times New Roman" w:hAnsi="Times New Roman" w:cs="Times New Roman"/>
        </w:rPr>
        <w:t>diagnosis of all classes except class S of arrhythmia</w:t>
      </w:r>
      <w:r w:rsidR="0044112C">
        <w:rPr>
          <w:rFonts w:ascii="Times New Roman" w:hAnsi="Times New Roman" w:cs="Times New Roman"/>
        </w:rPr>
        <w:t>. Considering the performance of</w:t>
      </w:r>
      <w:r w:rsidR="001B47A4">
        <w:rPr>
          <w:rFonts w:ascii="Times New Roman" w:hAnsi="Times New Roman" w:cs="Times New Roman"/>
        </w:rPr>
        <w:t xml:space="preserve"> </w:t>
      </w:r>
      <w:r w:rsidR="00173BEC">
        <w:rPr>
          <w:rFonts w:ascii="Times New Roman" w:hAnsi="Times New Roman" w:cs="Times New Roman"/>
        </w:rPr>
        <w:fldChar w:fldCharType="begin"/>
      </w:r>
      <w:r w:rsidR="00173BEC">
        <w:rPr>
          <w:rFonts w:ascii="Times New Roman" w:hAnsi="Times New Roman" w:cs="Times New Roman"/>
        </w:rPr>
        <w:instrText xml:space="preserve"> REF _neb3673D717_DFDD_4846_B310_A54C6E397CA0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[11]</w:t>
      </w:r>
      <w:r w:rsidR="00173BEC">
        <w:rPr>
          <w:rFonts w:ascii="Times New Roman" w:hAnsi="Times New Roman" w:cs="Times New Roman"/>
        </w:rPr>
        <w:fldChar w:fldCharType="end"/>
      </w:r>
      <w:r w:rsidR="0044112C">
        <w:rPr>
          <w:rFonts w:ascii="Times New Roman" w:hAnsi="Times New Roman" w:cs="Times New Roman"/>
        </w:rPr>
        <w:t xml:space="preserve"> </w:t>
      </w:r>
      <w:r w:rsidR="00EC7ABC">
        <w:rPr>
          <w:rFonts w:ascii="Times New Roman" w:hAnsi="Times New Roman" w:cs="Times New Roman"/>
        </w:rPr>
        <w:t xml:space="preserve">heavily </w:t>
      </w:r>
      <w:r w:rsidR="001B47A4">
        <w:rPr>
          <w:rFonts w:ascii="Times New Roman" w:hAnsi="Times New Roman" w:cs="Times New Roman"/>
        </w:rPr>
        <w:t>relies on manual annotations</w:t>
      </w:r>
      <w:r w:rsidR="0022560B">
        <w:rPr>
          <w:rFonts w:ascii="Times New Roman" w:hAnsi="Times New Roman" w:cs="Times New Roman"/>
        </w:rPr>
        <w:t xml:space="preserve"> </w:t>
      </w:r>
      <w:r w:rsidR="0022560B">
        <w:rPr>
          <w:rFonts w:ascii="Times New Roman" w:hAnsi="Times New Roman" w:cs="Times New Roman" w:hint="eastAsia"/>
        </w:rPr>
        <w:t>of</w:t>
      </w:r>
      <w:r w:rsidR="0022560B">
        <w:rPr>
          <w:rFonts w:ascii="Times New Roman" w:hAnsi="Times New Roman" w:cs="Times New Roman"/>
        </w:rPr>
        <w:t xml:space="preserve"> </w:t>
      </w:r>
      <w:r w:rsidR="0022560B">
        <w:rPr>
          <w:rFonts w:ascii="Times New Roman" w:hAnsi="Times New Roman" w:cs="Times New Roman" w:hint="eastAsia"/>
        </w:rPr>
        <w:t>input</w:t>
      </w:r>
      <w:r w:rsidR="0022560B">
        <w:rPr>
          <w:rFonts w:ascii="Times New Roman" w:hAnsi="Times New Roman" w:cs="Times New Roman"/>
        </w:rPr>
        <w:t xml:space="preserve"> data</w:t>
      </w:r>
      <w:r w:rsidR="001B47A4">
        <w:rPr>
          <w:rFonts w:ascii="Times New Roman" w:hAnsi="Times New Roman" w:cs="Times New Roman"/>
        </w:rPr>
        <w:t xml:space="preserve"> and </w:t>
      </w:r>
      <w:r w:rsidR="0022560B">
        <w:rPr>
          <w:rFonts w:ascii="Times New Roman" w:hAnsi="Times New Roman" w:cs="Times New Roman"/>
        </w:rPr>
        <w:t xml:space="preserve">the network is </w:t>
      </w:r>
      <w:r w:rsidR="001B47A4">
        <w:rPr>
          <w:rFonts w:ascii="Times New Roman" w:hAnsi="Times New Roman" w:cs="Times New Roman"/>
        </w:rPr>
        <w:t xml:space="preserve">patient-specific, </w:t>
      </w:r>
      <w:r w:rsidR="00173BEC">
        <w:rPr>
          <w:rFonts w:ascii="Times New Roman" w:hAnsi="Times New Roman" w:cs="Times New Roman"/>
        </w:rPr>
        <w:fldChar w:fldCharType="begin"/>
      </w:r>
      <w:r w:rsidR="00173BEC">
        <w:rPr>
          <w:rFonts w:ascii="Times New Roman" w:hAnsi="Times New Roman" w:cs="Times New Roman"/>
        </w:rPr>
        <w:instrText xml:space="preserve"> REF _nebC1882412_992B_4497_AF45_519DA858C80B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[12]</w:t>
      </w:r>
      <w:r w:rsidR="00173BEC">
        <w:rPr>
          <w:rFonts w:ascii="Times New Roman" w:hAnsi="Times New Roman" w:cs="Times New Roman"/>
        </w:rPr>
        <w:fldChar w:fldCharType="end"/>
      </w:r>
      <w:r w:rsidR="00173BEC">
        <w:rPr>
          <w:rFonts w:ascii="Times New Roman" w:hAnsi="Times New Roman" w:cs="Times New Roman"/>
        </w:rPr>
        <w:t xml:space="preserve"> </w:t>
      </w:r>
      <w:r w:rsidR="001B47A4">
        <w:rPr>
          <w:rFonts w:ascii="Times New Roman" w:hAnsi="Times New Roman" w:cs="Times New Roman"/>
        </w:rPr>
        <w:t xml:space="preserve">used </w:t>
      </w:r>
      <w:r w:rsidR="001B47A4" w:rsidRPr="001B47A4">
        <w:rPr>
          <w:rFonts w:ascii="Times New Roman" w:hAnsi="Times New Roman" w:cs="Times New Roman"/>
        </w:rPr>
        <w:t>Pan</w:t>
      </w:r>
      <w:r w:rsidR="00312FDB">
        <w:rPr>
          <w:rFonts w:ascii="Times New Roman" w:hAnsi="Times New Roman" w:cs="Times New Roman"/>
        </w:rPr>
        <w:t>-</w:t>
      </w:r>
      <w:r w:rsidR="001B47A4" w:rsidRPr="001B47A4">
        <w:rPr>
          <w:rFonts w:ascii="Times New Roman" w:hAnsi="Times New Roman" w:cs="Times New Roman"/>
        </w:rPr>
        <w:t>Tompkins algorithm</w:t>
      </w:r>
      <w:r w:rsidR="001B47A4">
        <w:rPr>
          <w:rFonts w:ascii="Times New Roman" w:hAnsi="Times New Roman" w:cs="Times New Roman"/>
        </w:rPr>
        <w:t xml:space="preserve"> </w:t>
      </w:r>
      <w:r w:rsidR="00173BEC">
        <w:rPr>
          <w:rFonts w:ascii="Times New Roman" w:hAnsi="Times New Roman" w:cs="Times New Roman"/>
        </w:rPr>
        <w:fldChar w:fldCharType="begin"/>
      </w:r>
      <w:r w:rsidR="00173BEC">
        <w:rPr>
          <w:rFonts w:ascii="Times New Roman" w:hAnsi="Times New Roman" w:cs="Times New Roman"/>
        </w:rPr>
        <w:instrText xml:space="preserve"> REF _Ref29844357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[13]</w:t>
      </w:r>
      <w:r w:rsidR="00173BEC">
        <w:rPr>
          <w:rFonts w:ascii="Times New Roman" w:hAnsi="Times New Roman" w:cs="Times New Roman"/>
        </w:rPr>
        <w:fldChar w:fldCharType="end"/>
      </w:r>
      <w:r w:rsidR="00173BEC">
        <w:rPr>
          <w:rFonts w:ascii="Times New Roman" w:hAnsi="Times New Roman" w:cs="Times New Roman"/>
        </w:rPr>
        <w:t xml:space="preserve"> </w:t>
      </w:r>
      <w:r w:rsidR="001B47A4">
        <w:rPr>
          <w:rFonts w:ascii="Times New Roman" w:hAnsi="Times New Roman" w:cs="Times New Roman"/>
        </w:rPr>
        <w:t xml:space="preserve">to segment heartbeat and </w:t>
      </w:r>
      <w:r w:rsidR="00EC7ABC">
        <w:rPr>
          <w:rFonts w:ascii="Times New Roman" w:hAnsi="Times New Roman" w:cs="Times New Roman"/>
        </w:rPr>
        <w:t>a 5-layer</w:t>
      </w:r>
      <w:r w:rsidR="001B47A4">
        <w:rPr>
          <w:rFonts w:ascii="Times New Roman" w:hAnsi="Times New Roman" w:cs="Times New Roman"/>
        </w:rPr>
        <w:t xml:space="preserve"> </w:t>
      </w:r>
      <w:r w:rsidR="00EC7ABC">
        <w:rPr>
          <w:rFonts w:ascii="Times New Roman" w:hAnsi="Times New Roman" w:cs="Times New Roman"/>
        </w:rPr>
        <w:t>DNN for arrhythmia diagnosis.</w:t>
      </w:r>
      <w:r w:rsidR="00885BED">
        <w:rPr>
          <w:rFonts w:ascii="Times New Roman" w:hAnsi="Times New Roman" w:cs="Times New Roman"/>
        </w:rPr>
        <w:t xml:space="preserve"> This</w:t>
      </w:r>
      <w:r w:rsidR="00EC7ABC">
        <w:rPr>
          <w:rFonts w:ascii="Times New Roman" w:hAnsi="Times New Roman" w:cs="Times New Roman"/>
        </w:rPr>
        <w:t xml:space="preserve"> patient-independent ECG classifier proposed by </w:t>
      </w:r>
      <w:r w:rsidR="00173BEC">
        <w:rPr>
          <w:rFonts w:ascii="Times New Roman" w:hAnsi="Times New Roman" w:cs="Times New Roman"/>
        </w:rPr>
        <w:fldChar w:fldCharType="begin"/>
      </w:r>
      <w:r w:rsidR="00173BEC">
        <w:rPr>
          <w:rFonts w:ascii="Times New Roman" w:hAnsi="Times New Roman" w:cs="Times New Roman"/>
        </w:rPr>
        <w:instrText xml:space="preserve"> REF _nebC1882412_992B_4497_AF45_519DA858C80B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[12]</w:t>
      </w:r>
      <w:r w:rsidR="00173BEC">
        <w:rPr>
          <w:rFonts w:ascii="Times New Roman" w:hAnsi="Times New Roman" w:cs="Times New Roman"/>
        </w:rPr>
        <w:fldChar w:fldCharType="end"/>
      </w:r>
      <w:r w:rsidR="00173BEC">
        <w:rPr>
          <w:rFonts w:ascii="Times New Roman" w:hAnsi="Times New Roman" w:cs="Times New Roman"/>
        </w:rPr>
        <w:t xml:space="preserve"> </w:t>
      </w:r>
      <w:r w:rsidR="00312FDB">
        <w:rPr>
          <w:rFonts w:ascii="Times New Roman" w:hAnsi="Times New Roman" w:cs="Times New Roman"/>
        </w:rPr>
        <w:t>achieve</w:t>
      </w:r>
      <w:r w:rsidR="00885BED">
        <w:rPr>
          <w:rFonts w:ascii="Times New Roman" w:hAnsi="Times New Roman" w:cs="Times New Roman"/>
        </w:rPr>
        <w:t>s</w:t>
      </w:r>
      <w:r w:rsidR="00EC7ABC" w:rsidRPr="00EC7ABC">
        <w:rPr>
          <w:rFonts w:ascii="Times New Roman" w:hAnsi="Times New Roman" w:cs="Times New Roman"/>
        </w:rPr>
        <w:t xml:space="preserve"> a 10% </w:t>
      </w:r>
      <w:r w:rsidR="00EC7ABC" w:rsidRPr="00EC7ABC">
        <w:rPr>
          <w:rFonts w:ascii="Times New Roman" w:hAnsi="Times New Roman" w:cs="Times New Roman"/>
        </w:rPr>
        <w:lastRenderedPageBreak/>
        <w:t>higher sensitivity</w:t>
      </w:r>
      <w:r w:rsidR="00885BED">
        <w:rPr>
          <w:rFonts w:ascii="Times New Roman" w:hAnsi="Times New Roman" w:cs="Times New Roman"/>
        </w:rPr>
        <w:t xml:space="preserve"> </w:t>
      </w:r>
      <w:r w:rsidR="00885BED">
        <w:rPr>
          <w:rFonts w:ascii="Times New Roman" w:hAnsi="Times New Roman" w:cs="Times New Roman" w:hint="eastAsia"/>
        </w:rPr>
        <w:t>at</w:t>
      </w:r>
      <w:r w:rsidR="00885BED">
        <w:rPr>
          <w:rFonts w:ascii="Times New Roman" w:hAnsi="Times New Roman" w:cs="Times New Roman"/>
        </w:rPr>
        <w:t xml:space="preserve"> least</w:t>
      </w:r>
      <w:r w:rsidR="00EC7ABC" w:rsidRPr="00EC7ABC">
        <w:rPr>
          <w:rFonts w:ascii="Times New Roman" w:hAnsi="Times New Roman" w:cs="Times New Roman"/>
        </w:rPr>
        <w:t xml:space="preserve"> than state-of-the-art methods</w:t>
      </w:r>
      <w:r w:rsidR="00885BED">
        <w:rPr>
          <w:rFonts w:ascii="Times New Roman" w:hAnsi="Times New Roman" w:cs="Times New Roman"/>
        </w:rPr>
        <w:t xml:space="preserve"> in </w:t>
      </w:r>
      <w:r w:rsidR="00885BED" w:rsidRPr="00EC7ABC">
        <w:rPr>
          <w:rFonts w:ascii="Times New Roman" w:hAnsi="Times New Roman" w:cs="Times New Roman"/>
        </w:rPr>
        <w:t>detect</w:t>
      </w:r>
      <w:r w:rsidR="00885BED">
        <w:rPr>
          <w:rFonts w:ascii="Times New Roman" w:hAnsi="Times New Roman" w:cs="Times New Roman"/>
        </w:rPr>
        <w:t>ing</w:t>
      </w:r>
      <w:r w:rsidR="00885BED" w:rsidRPr="00EC7ABC">
        <w:rPr>
          <w:rFonts w:ascii="Times New Roman" w:hAnsi="Times New Roman" w:cs="Times New Roman"/>
        </w:rPr>
        <w:t xml:space="preserve"> supraventricular- and ventricular-ectopic beats</w:t>
      </w:r>
      <w:r w:rsidR="00EC7ABC" w:rsidRPr="00EC7ABC">
        <w:rPr>
          <w:rFonts w:ascii="Times New Roman" w:hAnsi="Times New Roman" w:cs="Times New Roman"/>
        </w:rPr>
        <w:t>.</w:t>
      </w:r>
      <w:r w:rsidR="00EC7ABC">
        <w:rPr>
          <w:rFonts w:ascii="Times New Roman" w:hAnsi="Times New Roman" w:cs="Times New Roman"/>
        </w:rPr>
        <w:t xml:space="preserve"> </w:t>
      </w:r>
      <w:r w:rsidR="00885BED" w:rsidRPr="00D6031A">
        <w:rPr>
          <w:rFonts w:ascii="Times New Roman" w:hAnsi="Times New Roman" w:cs="Times New Roman"/>
          <w:color w:val="000000" w:themeColor="text1"/>
        </w:rPr>
        <w:t>A</w:t>
      </w:r>
      <w:r w:rsidR="00885BED" w:rsidRPr="00D6031A">
        <w:rPr>
          <w:rFonts w:ascii="Times New Roman" w:hAnsi="Times New Roman" w:cs="Times New Roman" w:hint="eastAsia"/>
          <w:color w:val="000000" w:themeColor="text1"/>
        </w:rPr>
        <w:t>s</w:t>
      </w:r>
      <w:r w:rsidR="00D6031A" w:rsidRPr="00D6031A">
        <w:rPr>
          <w:rFonts w:ascii="Times New Roman" w:hAnsi="Times New Roman" w:cs="Times New Roman"/>
          <w:color w:val="000000" w:themeColor="text1"/>
        </w:rPr>
        <w:t xml:space="preserve"> </w:t>
      </w:r>
      <w:r w:rsidR="00D6031A" w:rsidRPr="00D6031A">
        <w:rPr>
          <w:rFonts w:ascii="Times New Roman" w:hAnsi="Times New Roman" w:cs="Times New Roman" w:hint="eastAsia"/>
          <w:color w:val="000000" w:themeColor="text1"/>
        </w:rPr>
        <w:t>on</w:t>
      </w:r>
      <w:r w:rsidR="00D6031A" w:rsidRPr="00D6031A">
        <w:rPr>
          <w:rFonts w:ascii="Times New Roman" w:hAnsi="Times New Roman" w:cs="Times New Roman"/>
          <w:color w:val="000000" w:themeColor="text1"/>
        </w:rPr>
        <w:t xml:space="preserve">ly a small proportion of abnormal heartbeat in cardiac activity, it’s ineffective to </w:t>
      </w:r>
      <w:r w:rsidR="00782E83">
        <w:rPr>
          <w:rFonts w:ascii="Times New Roman" w:hAnsi="Times New Roman" w:cs="Times New Roman"/>
          <w:color w:val="000000" w:themeColor="text1"/>
        </w:rPr>
        <w:t>accurately</w:t>
      </w:r>
      <w:r w:rsidR="00D6031A" w:rsidRPr="00D6031A">
        <w:rPr>
          <w:rFonts w:ascii="Times New Roman" w:hAnsi="Times New Roman" w:cs="Times New Roman"/>
          <w:color w:val="000000" w:themeColor="text1"/>
        </w:rPr>
        <w:t xml:space="preserve"> </w:t>
      </w:r>
      <w:r w:rsidR="00782E83" w:rsidRPr="00D6031A">
        <w:rPr>
          <w:rFonts w:ascii="Times New Roman" w:hAnsi="Times New Roman" w:cs="Times New Roman"/>
          <w:color w:val="000000" w:themeColor="text1"/>
        </w:rPr>
        <w:t>detect</w:t>
      </w:r>
      <w:r w:rsidR="00D6031A" w:rsidRPr="00D6031A">
        <w:rPr>
          <w:rFonts w:ascii="Times New Roman" w:hAnsi="Times New Roman" w:cs="Times New Roman"/>
          <w:color w:val="000000" w:themeColor="text1"/>
        </w:rPr>
        <w:t xml:space="preserve"> all beats.</w:t>
      </w:r>
      <w:r w:rsidR="00885BED">
        <w:rPr>
          <w:rFonts w:ascii="Times New Roman" w:hAnsi="Times New Roman" w:cs="Times New Roman"/>
        </w:rPr>
        <w:t xml:space="preserve"> </w:t>
      </w:r>
      <w:r w:rsidR="00173BEC">
        <w:rPr>
          <w:rFonts w:ascii="Times New Roman" w:hAnsi="Times New Roman" w:cs="Times New Roman"/>
        </w:rPr>
        <w:fldChar w:fldCharType="begin"/>
      </w:r>
      <w:r w:rsidR="00173BEC">
        <w:rPr>
          <w:rFonts w:ascii="Times New Roman" w:hAnsi="Times New Roman" w:cs="Times New Roman"/>
        </w:rPr>
        <w:instrText xml:space="preserve"> REF _neb0352DA2C_59DB_4131_8F11_BC9BDB826678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[14]</w:t>
      </w:r>
      <w:r w:rsidR="00173BEC">
        <w:rPr>
          <w:rFonts w:ascii="Times New Roman" w:hAnsi="Times New Roman" w:cs="Times New Roman"/>
        </w:rPr>
        <w:fldChar w:fldCharType="end"/>
      </w:r>
      <w:r w:rsidR="00173BEC">
        <w:rPr>
          <w:rFonts w:ascii="Times New Roman" w:hAnsi="Times New Roman" w:cs="Times New Roman"/>
        </w:rPr>
        <w:t xml:space="preserve"> </w:t>
      </w:r>
      <w:r w:rsidR="000C7CB9">
        <w:rPr>
          <w:rFonts w:ascii="Times New Roman" w:hAnsi="Times New Roman" w:cs="Times New Roman"/>
        </w:rPr>
        <w:t xml:space="preserve">built a two-stage neural network that the first stage MLP classifies </w:t>
      </w:r>
      <w:r w:rsidR="00FD2F72">
        <w:rPr>
          <w:rFonts w:ascii="Times New Roman" w:hAnsi="Times New Roman" w:cs="Times New Roman"/>
        </w:rPr>
        <w:t xml:space="preserve">only </w:t>
      </w:r>
      <w:r w:rsidR="000C7CB9">
        <w:rPr>
          <w:rFonts w:ascii="Times New Roman" w:hAnsi="Times New Roman" w:cs="Times New Roman"/>
        </w:rPr>
        <w:t>the norma</w:t>
      </w:r>
      <w:r w:rsidR="00312FDB">
        <w:rPr>
          <w:rFonts w:ascii="Times New Roman" w:hAnsi="Times New Roman" w:cs="Times New Roman"/>
        </w:rPr>
        <w:t>l and abnormal heart</w:t>
      </w:r>
      <w:r w:rsidR="00FD2F72">
        <w:rPr>
          <w:rFonts w:ascii="Times New Roman" w:hAnsi="Times New Roman" w:cs="Times New Roman"/>
        </w:rPr>
        <w:t>beat and the second one is use</w:t>
      </w:r>
      <w:r w:rsidR="00312FDB">
        <w:rPr>
          <w:rFonts w:ascii="Times New Roman" w:hAnsi="Times New Roman" w:cs="Times New Roman"/>
        </w:rPr>
        <w:t>d</w:t>
      </w:r>
      <w:r w:rsidR="00FD2F72">
        <w:rPr>
          <w:rFonts w:ascii="Times New Roman" w:hAnsi="Times New Roman" w:cs="Times New Roman"/>
        </w:rPr>
        <w:t xml:space="preserve"> for furt</w:t>
      </w:r>
      <w:r w:rsidR="00312FDB">
        <w:rPr>
          <w:rFonts w:ascii="Times New Roman" w:hAnsi="Times New Roman" w:cs="Times New Roman"/>
        </w:rPr>
        <w:t xml:space="preserve">her </w:t>
      </w:r>
      <w:r w:rsidR="00BD01BC">
        <w:rPr>
          <w:rFonts w:ascii="Times New Roman" w:hAnsi="Times New Roman" w:cs="Times New Roman"/>
        </w:rPr>
        <w:t>diagnosis of abnormal heartbeat.</w:t>
      </w:r>
      <w:r w:rsidR="00312FDB">
        <w:rPr>
          <w:rFonts w:ascii="Times New Roman" w:hAnsi="Times New Roman" w:cs="Times New Roman"/>
        </w:rPr>
        <w:t xml:space="preserve"> </w:t>
      </w:r>
      <w:r w:rsidR="00BD01BC">
        <w:rPr>
          <w:rFonts w:ascii="Times New Roman" w:hAnsi="Times New Roman" w:cs="Times New Roman"/>
        </w:rPr>
        <w:t>I</w:t>
      </w:r>
      <w:r w:rsidR="00BD01BC">
        <w:rPr>
          <w:rFonts w:ascii="Times New Roman" w:hAnsi="Times New Roman" w:cs="Times New Roman" w:hint="eastAsia"/>
        </w:rPr>
        <w:t>n</w:t>
      </w:r>
      <w:r w:rsidR="00BD01BC">
        <w:rPr>
          <w:rFonts w:ascii="Times New Roman" w:hAnsi="Times New Roman" w:cs="Times New Roman"/>
        </w:rPr>
        <w:t xml:space="preserve"> the meanwhile, an</w:t>
      </w:r>
      <w:r w:rsidR="00FD2F72">
        <w:rPr>
          <w:rFonts w:ascii="Times New Roman" w:hAnsi="Times New Roman" w:cs="Times New Roman"/>
        </w:rPr>
        <w:t xml:space="preserve"> adaptive ECG compression </w:t>
      </w:r>
      <w:r w:rsidR="00BD01BC">
        <w:rPr>
          <w:rFonts w:ascii="Times New Roman" w:hAnsi="Times New Roman" w:cs="Times New Roman"/>
        </w:rPr>
        <w:t xml:space="preserve">method is offered to further energy </w:t>
      </w:r>
      <w:r w:rsidR="00FD2F72">
        <w:rPr>
          <w:rFonts w:ascii="Times New Roman" w:hAnsi="Times New Roman" w:cs="Times New Roman"/>
        </w:rPr>
        <w:t>reduc</w:t>
      </w:r>
      <w:r w:rsidR="007C524D">
        <w:rPr>
          <w:rFonts w:ascii="Times New Roman" w:hAnsi="Times New Roman" w:cs="Times New Roman"/>
        </w:rPr>
        <w:t>tion</w:t>
      </w:r>
      <w:r w:rsidR="00FD2F72">
        <w:rPr>
          <w:rFonts w:ascii="Times New Roman" w:hAnsi="Times New Roman" w:cs="Times New Roman"/>
        </w:rPr>
        <w:t xml:space="preserve">. The aforementioned heartbeat neural networks are limited </w:t>
      </w:r>
      <w:r w:rsidR="00124E59">
        <w:rPr>
          <w:rFonts w:ascii="Times New Roman" w:hAnsi="Times New Roman" w:cs="Times New Roman"/>
        </w:rPr>
        <w:t>since</w:t>
      </w:r>
      <w:r w:rsidR="000E39BD">
        <w:rPr>
          <w:rFonts w:ascii="Times New Roman" w:hAnsi="Times New Roman" w:cs="Times New Roman"/>
        </w:rPr>
        <w:t xml:space="preserve"> the input sequenc</w:t>
      </w:r>
      <w:r w:rsidR="00124E59">
        <w:rPr>
          <w:rFonts w:ascii="Times New Roman" w:hAnsi="Times New Roman" w:cs="Times New Roman"/>
        </w:rPr>
        <w:t>es acquired beat detection</w:t>
      </w:r>
      <w:r w:rsidR="00124E59">
        <w:rPr>
          <w:rFonts w:ascii="Times New Roman" w:hAnsi="Times New Roman" w:cs="Times New Roman" w:hint="eastAsia"/>
        </w:rPr>
        <w:t xml:space="preserve"> </w:t>
      </w:r>
      <w:r w:rsidR="00124E59">
        <w:rPr>
          <w:rFonts w:ascii="Times New Roman" w:hAnsi="Times New Roman" w:cs="Times New Roman"/>
        </w:rPr>
        <w:t xml:space="preserve">to divided into single heartbeat as </w:t>
      </w:r>
      <w:r w:rsidR="00124E59">
        <w:rPr>
          <w:rFonts w:ascii="Times New Roman" w:hAnsi="Times New Roman" w:cs="Times New Roman" w:hint="eastAsia"/>
        </w:rPr>
        <w:t>fixed-len</w:t>
      </w:r>
      <w:r w:rsidR="00124E59">
        <w:rPr>
          <w:rFonts w:ascii="Times New Roman" w:hAnsi="Times New Roman" w:cs="Times New Roman"/>
        </w:rPr>
        <w:t xml:space="preserve">gth </w:t>
      </w:r>
      <w:r w:rsidR="000E39BD">
        <w:rPr>
          <w:rFonts w:ascii="Times New Roman" w:hAnsi="Times New Roman" w:cs="Times New Roman"/>
        </w:rPr>
        <w:t>input of neural network</w:t>
      </w:r>
      <w:r w:rsidR="00312FDB">
        <w:rPr>
          <w:rFonts w:ascii="Times New Roman" w:hAnsi="Times New Roman" w:cs="Times New Roman"/>
        </w:rPr>
        <w:t>s</w:t>
      </w:r>
      <w:r w:rsidR="000E39BD">
        <w:rPr>
          <w:rFonts w:ascii="Times New Roman" w:hAnsi="Times New Roman" w:cs="Times New Roman"/>
        </w:rPr>
        <w:t>.</w:t>
      </w:r>
      <w:r w:rsidR="00124E59">
        <w:rPr>
          <w:rFonts w:ascii="Times New Roman" w:hAnsi="Times New Roman" w:cs="Times New Roman"/>
        </w:rPr>
        <w:t xml:space="preserve"> </w:t>
      </w:r>
      <w:r w:rsidR="008178FD">
        <w:rPr>
          <w:rFonts w:ascii="Times New Roman" w:hAnsi="Times New Roman" w:cs="Times New Roman"/>
        </w:rPr>
        <w:t>A</w:t>
      </w:r>
      <w:r w:rsidR="00124E59">
        <w:rPr>
          <w:rFonts w:ascii="Times New Roman" w:hAnsi="Times New Roman" w:cs="Times New Roman"/>
        </w:rPr>
        <w:t>n</w:t>
      </w:r>
      <w:r w:rsidR="008178FD">
        <w:rPr>
          <w:rFonts w:ascii="Times New Roman" w:hAnsi="Times New Roman" w:cs="Times New Roman"/>
        </w:rPr>
        <w:t>alysis long-duration ECG signals elim</w:t>
      </w:r>
      <w:r w:rsidR="00312FDB">
        <w:rPr>
          <w:rFonts w:ascii="Times New Roman" w:hAnsi="Times New Roman" w:cs="Times New Roman"/>
        </w:rPr>
        <w:t>inate</w:t>
      </w:r>
      <w:r w:rsidR="008178FD">
        <w:rPr>
          <w:rFonts w:ascii="Times New Roman" w:hAnsi="Times New Roman" w:cs="Times New Roman"/>
        </w:rPr>
        <w:t xml:space="preserve"> heartbeat detection. </w:t>
      </w:r>
      <w:r w:rsidR="00173BEC">
        <w:rPr>
          <w:rFonts w:ascii="Times New Roman" w:hAnsi="Times New Roman" w:cs="Times New Roman"/>
        </w:rPr>
        <w:fldChar w:fldCharType="begin"/>
      </w:r>
      <w:r w:rsidR="00173BEC">
        <w:rPr>
          <w:rFonts w:ascii="Times New Roman" w:hAnsi="Times New Roman" w:cs="Times New Roman"/>
        </w:rPr>
        <w:instrText xml:space="preserve"> REF _nebBED78E55_7BB4_48F0_9629_D308D40996A2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[15]</w:t>
      </w:r>
      <w:r w:rsidR="00173BEC">
        <w:rPr>
          <w:rFonts w:ascii="Times New Roman" w:hAnsi="Times New Roman" w:cs="Times New Roman"/>
        </w:rPr>
        <w:fldChar w:fldCharType="end"/>
      </w:r>
      <w:r w:rsidR="00173BEC">
        <w:rPr>
          <w:rFonts w:ascii="Times New Roman" w:hAnsi="Times New Roman" w:cs="Times New Roman"/>
        </w:rPr>
        <w:t xml:space="preserve"> </w:t>
      </w:r>
      <w:r w:rsidR="008178FD">
        <w:rPr>
          <w:rFonts w:ascii="Times New Roman" w:hAnsi="Times New Roman" w:cs="Times New Roman"/>
        </w:rPr>
        <w:t>used a 1D-CNN diagnos</w:t>
      </w:r>
      <w:r w:rsidR="00312FDB">
        <w:rPr>
          <w:rFonts w:ascii="Times New Roman" w:hAnsi="Times New Roman" w:cs="Times New Roman"/>
        </w:rPr>
        <w:t>is</w:t>
      </w:r>
      <w:r w:rsidR="008178FD">
        <w:rPr>
          <w:rFonts w:ascii="Times New Roman" w:hAnsi="Times New Roman" w:cs="Times New Roman"/>
        </w:rPr>
        <w:t xml:space="preserve"> a 10s ECG signal</w:t>
      </w:r>
      <w:r w:rsidR="00B7200B">
        <w:rPr>
          <w:rFonts w:ascii="Times New Roman" w:hAnsi="Times New Roman" w:cs="Times New Roman"/>
        </w:rPr>
        <w:t xml:space="preserve">, achieving </w:t>
      </w:r>
      <w:r w:rsidR="00312FDB">
        <w:rPr>
          <w:rFonts w:ascii="Times New Roman" w:hAnsi="Times New Roman" w:cs="Times New Roman"/>
        </w:rPr>
        <w:t xml:space="preserve">a </w:t>
      </w:r>
      <w:r w:rsidR="00B7200B">
        <w:rPr>
          <w:rFonts w:ascii="Times New Roman" w:hAnsi="Times New Roman" w:cs="Times New Roman"/>
        </w:rPr>
        <w:t>truly end-to-end diagnosis.</w:t>
      </w:r>
      <w:r w:rsidR="008178FD">
        <w:rPr>
          <w:rFonts w:ascii="Times New Roman" w:hAnsi="Times New Roman" w:cs="Times New Roman"/>
        </w:rPr>
        <w:t xml:space="preserve"> </w:t>
      </w:r>
      <w:r w:rsidR="00B7200B">
        <w:rPr>
          <w:rFonts w:ascii="Times New Roman" w:hAnsi="Times New Roman" w:cs="Times New Roman"/>
        </w:rPr>
        <w:t xml:space="preserve">And </w:t>
      </w:r>
      <w:r w:rsidR="00173BEC">
        <w:rPr>
          <w:rFonts w:ascii="Times New Roman" w:hAnsi="Times New Roman" w:cs="Times New Roman"/>
        </w:rPr>
        <w:fldChar w:fldCharType="begin"/>
      </w:r>
      <w:r w:rsidR="00173BEC">
        <w:rPr>
          <w:rFonts w:ascii="Times New Roman" w:hAnsi="Times New Roman" w:cs="Times New Roman"/>
        </w:rPr>
        <w:instrText xml:space="preserve"> REF _Ref29844412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[16]</w:t>
      </w:r>
      <w:r w:rsidR="00173BEC">
        <w:rPr>
          <w:rFonts w:ascii="Times New Roman" w:hAnsi="Times New Roman" w:cs="Times New Roman"/>
        </w:rPr>
        <w:fldChar w:fldCharType="end"/>
      </w:r>
      <w:r w:rsidR="00173BEC">
        <w:rPr>
          <w:rFonts w:ascii="Times New Roman" w:hAnsi="Times New Roman" w:cs="Times New Roman"/>
        </w:rPr>
        <w:t xml:space="preserve"> </w:t>
      </w:r>
      <w:r w:rsidR="00B7200B">
        <w:rPr>
          <w:rFonts w:ascii="Times New Roman" w:hAnsi="Times New Roman" w:cs="Times New Roman"/>
        </w:rPr>
        <w:t xml:space="preserve">developed a neural network with </w:t>
      </w:r>
      <w:r w:rsidR="00312FDB">
        <w:rPr>
          <w:rFonts w:ascii="Times New Roman" w:hAnsi="Times New Roman" w:cs="Times New Roman"/>
        </w:rPr>
        <w:t xml:space="preserve">1.28s signal as input. Comparing with </w:t>
      </w:r>
      <w:r w:rsidR="00312FDB" w:rsidRPr="00312FDB">
        <w:rPr>
          <w:rFonts w:ascii="Times New Roman" w:hAnsi="Times New Roman" w:cs="Times New Roman"/>
        </w:rPr>
        <w:t>Cardiologist</w:t>
      </w:r>
      <w:r w:rsidR="00312FDB">
        <w:rPr>
          <w:rFonts w:ascii="Times New Roman" w:hAnsi="Times New Roman" w:cs="Times New Roman"/>
        </w:rPr>
        <w:t xml:space="preserve">s, </w:t>
      </w:r>
      <w:r w:rsidR="00C37519">
        <w:rPr>
          <w:rFonts w:ascii="Times New Roman" w:hAnsi="Times New Roman" w:cs="Times New Roman"/>
        </w:rPr>
        <w:t>it</w:t>
      </w:r>
      <w:r w:rsidR="00312FDB">
        <w:rPr>
          <w:rFonts w:ascii="Times New Roman" w:hAnsi="Times New Roman" w:cs="Times New Roman"/>
        </w:rPr>
        <w:t xml:space="preserve"> performs high diagnos</w:t>
      </w:r>
      <w:r w:rsidR="00312FDB" w:rsidRPr="00312FDB">
        <w:rPr>
          <w:rFonts w:ascii="Times New Roman" w:hAnsi="Times New Roman" w:cs="Times New Roman"/>
        </w:rPr>
        <w:t>tic performance similar to that of cardiologists</w:t>
      </w:r>
      <w:r w:rsidR="00312FDB">
        <w:rPr>
          <w:rFonts w:ascii="Times New Roman" w:hAnsi="Times New Roman" w:cs="Times New Roman"/>
        </w:rPr>
        <w:t>.</w:t>
      </w:r>
      <w:r w:rsidR="00312FDB">
        <w:rPr>
          <w:rFonts w:ascii="Times New Roman" w:hAnsi="Times New Roman" w:cs="Times New Roman" w:hint="eastAsia"/>
        </w:rPr>
        <w:t xml:space="preserve"> </w:t>
      </w:r>
    </w:p>
    <w:p w14:paraId="400E379B" w14:textId="688B7FA1" w:rsidR="00A71C30" w:rsidRDefault="00601E6D" w:rsidP="00A71C30">
      <w:pPr>
        <w:ind w:firstLine="420"/>
        <w:rPr>
          <w:rFonts w:ascii="Times New Roman" w:hAnsi="Times New Roman" w:cs="Times New Roman"/>
        </w:rPr>
      </w:pPr>
      <w:r w:rsidRPr="00601E6D">
        <w:rPr>
          <w:rFonts w:ascii="Times New Roman" w:hAnsi="Times New Roman" w:cs="Times New Roman"/>
        </w:rPr>
        <w:t xml:space="preserve">However, as </w:t>
      </w:r>
      <w:r w:rsidR="00F07D60">
        <w:rPr>
          <w:rFonts w:ascii="Times New Roman" w:hAnsi="Times New Roman" w:cs="Times New Roman"/>
        </w:rPr>
        <w:t>these method</w:t>
      </w:r>
      <w:r>
        <w:rPr>
          <w:rFonts w:ascii="Times New Roman" w:hAnsi="Times New Roman" w:cs="Times New Roman"/>
        </w:rPr>
        <w:t xml:space="preserve"> involve</w:t>
      </w:r>
      <w:r w:rsidRPr="00601E6D">
        <w:rPr>
          <w:rFonts w:ascii="Times New Roman" w:hAnsi="Times New Roman" w:cs="Times New Roman"/>
        </w:rPr>
        <w:t xml:space="preserve"> neural network</w:t>
      </w:r>
      <w:r w:rsidR="00312FDB">
        <w:rPr>
          <w:rFonts w:ascii="Times New Roman" w:hAnsi="Times New Roman" w:cs="Times New Roman"/>
        </w:rPr>
        <w:t>s</w:t>
      </w:r>
      <w:r w:rsidRPr="00601E6D">
        <w:rPr>
          <w:rFonts w:ascii="Times New Roman" w:hAnsi="Times New Roman" w:cs="Times New Roman"/>
        </w:rPr>
        <w:t xml:space="preserve">, </w:t>
      </w:r>
      <w:r w:rsidR="00312FDB">
        <w:rPr>
          <w:rFonts w:ascii="Times New Roman" w:hAnsi="Times New Roman" w:cs="Times New Roman"/>
        </w:rPr>
        <w:t xml:space="preserve">they’re </w:t>
      </w:r>
      <w:r w:rsidR="00312FDB" w:rsidRPr="00601E6D">
        <w:rPr>
          <w:rFonts w:ascii="Times New Roman" w:hAnsi="Times New Roman" w:cs="Times New Roman"/>
        </w:rPr>
        <w:t xml:space="preserve">both computationally intensive and memory intensive, making </w:t>
      </w:r>
      <w:r w:rsidR="00312FDB">
        <w:rPr>
          <w:rFonts w:ascii="Times New Roman" w:hAnsi="Times New Roman" w:cs="Times New Roman"/>
        </w:rPr>
        <w:t>it</w:t>
      </w:r>
      <w:r w:rsidR="00312FDB" w:rsidRPr="00601E6D">
        <w:rPr>
          <w:rFonts w:ascii="Times New Roman" w:hAnsi="Times New Roman" w:cs="Times New Roman"/>
        </w:rPr>
        <w:t xml:space="preserve"> difficult to </w:t>
      </w:r>
      <w:r w:rsidR="00312FDB">
        <w:rPr>
          <w:rFonts w:ascii="Times New Roman" w:hAnsi="Times New Roman" w:cs="Times New Roman"/>
        </w:rPr>
        <w:t>implement</w:t>
      </w:r>
      <w:r w:rsidR="00312FDB" w:rsidRPr="00601E6D">
        <w:rPr>
          <w:rFonts w:ascii="Times New Roman" w:hAnsi="Times New Roman" w:cs="Times New Roman"/>
        </w:rPr>
        <w:t xml:space="preserve"> on embedded systems wit</w:t>
      </w:r>
      <w:r w:rsidR="00312FDB">
        <w:rPr>
          <w:rFonts w:ascii="Times New Roman" w:hAnsi="Times New Roman" w:cs="Times New Roman"/>
        </w:rPr>
        <w:t>h limited hardware resources.</w:t>
      </w:r>
      <w:r w:rsidR="00A71C30">
        <w:rPr>
          <w:rFonts w:ascii="Times New Roman" w:hAnsi="Times New Roman" w:cs="Times New Roman"/>
        </w:rPr>
        <w:t xml:space="preserve"> </w:t>
      </w:r>
    </w:p>
    <w:p w14:paraId="57CFA21C" w14:textId="17295328" w:rsidR="00355C87" w:rsidRDefault="00A71C30" w:rsidP="00A71C30">
      <w:pPr>
        <w:ind w:firstLine="420"/>
        <w:rPr>
          <w:rFonts w:ascii="Times New Roman" w:hAnsi="Times New Roman" w:cs="Times New Roman"/>
        </w:rPr>
      </w:pPr>
      <w:r>
        <w:rPr>
          <w:rFonts w:ascii="Times New Roman" w:hAnsi="Times New Roman" w:cs="Times New Roman"/>
        </w:rPr>
        <w:t>And with the evolution of neural network for arrhythmia diagnosis, neural network quantization provides new ideas which can lower the memory and power consumption. Quantization is the process of constraining weights from high bit to low-bit ones with minimal performance degradation.</w:t>
      </w:r>
      <w:r>
        <w:rPr>
          <w:rFonts w:ascii="Times New Roman" w:hAnsi="Times New Roman" w:cs="Times New Roman" w:hint="eastAsia"/>
        </w:rPr>
        <w:t xml:space="preserve"> </w:t>
      </w:r>
      <w:r w:rsidR="00B76F97">
        <w:rPr>
          <w:rFonts w:ascii="Times New Roman" w:hAnsi="Times New Roman" w:cs="Times New Roman"/>
        </w:rPr>
        <w:t>According to</w:t>
      </w:r>
      <w:r w:rsidR="00173BEC">
        <w:rPr>
          <w:rFonts w:ascii="Times New Roman" w:hAnsi="Times New Roman" w:cs="Times New Roman"/>
        </w:rPr>
        <w:t xml:space="preserve"> </w:t>
      </w:r>
      <w:r w:rsidR="00173BEC">
        <w:rPr>
          <w:rFonts w:ascii="Times New Roman" w:hAnsi="Times New Roman" w:cs="Times New Roman"/>
        </w:rPr>
        <w:fldChar w:fldCharType="begin"/>
      </w:r>
      <w:r w:rsidR="00173BEC">
        <w:rPr>
          <w:rFonts w:ascii="Times New Roman" w:hAnsi="Times New Roman" w:cs="Times New Roman"/>
        </w:rPr>
        <w:instrText xml:space="preserve"> REF _neb22BDB8D5_054F_4723_86EC_1051004A658A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[17]</w:t>
      </w:r>
      <w:r w:rsidR="00173BEC">
        <w:rPr>
          <w:rFonts w:ascii="Times New Roman" w:hAnsi="Times New Roman" w:cs="Times New Roman"/>
        </w:rPr>
        <w:fldChar w:fldCharType="end"/>
      </w:r>
      <w:r w:rsidR="00B76F97">
        <w:rPr>
          <w:rFonts w:ascii="Times New Roman" w:hAnsi="Times New Roman" w:cs="Times New Roman"/>
        </w:rPr>
        <w:t xml:space="preserve">, a 2.77 GB ECG signal is generated for real-time monitoring per day that </w:t>
      </w:r>
      <w:r w:rsidR="00E0361F">
        <w:rPr>
          <w:rFonts w:ascii="Times New Roman" w:hAnsi="Times New Roman" w:cs="Times New Roman"/>
        </w:rPr>
        <w:t>requires</w:t>
      </w:r>
      <w:r w:rsidR="00B76F97">
        <w:rPr>
          <w:rFonts w:ascii="Times New Roman" w:hAnsi="Times New Roman" w:cs="Times New Roman"/>
        </w:rPr>
        <w:t xml:space="preserve"> a massive memory and energy of data transmission and processing.</w:t>
      </w:r>
      <w:r w:rsidR="004562FF">
        <w:rPr>
          <w:rFonts w:ascii="Times New Roman" w:hAnsi="Times New Roman" w:cs="Times New Roman"/>
        </w:rPr>
        <w:t xml:space="preserve"> </w:t>
      </w:r>
      <w:r w:rsidR="00E03A41">
        <w:rPr>
          <w:rFonts w:ascii="Times New Roman" w:hAnsi="Times New Roman" w:cs="Times New Roman"/>
        </w:rPr>
        <w:fldChar w:fldCharType="begin"/>
      </w:r>
      <w:r w:rsidR="00E03A41">
        <w:rPr>
          <w:rFonts w:ascii="Times New Roman" w:hAnsi="Times New Roman" w:cs="Times New Roman"/>
        </w:rPr>
        <w:instrText xml:space="preserve"> REF _Ref29912199 \r \h </w:instrText>
      </w:r>
      <w:r w:rsidR="00E03A41">
        <w:rPr>
          <w:rFonts w:ascii="Times New Roman" w:hAnsi="Times New Roman" w:cs="Times New Roman"/>
        </w:rPr>
      </w:r>
      <w:r w:rsidR="00E03A41">
        <w:rPr>
          <w:rFonts w:ascii="Times New Roman" w:hAnsi="Times New Roman" w:cs="Times New Roman"/>
        </w:rPr>
        <w:fldChar w:fldCharType="separate"/>
      </w:r>
      <w:r w:rsidR="00296E32">
        <w:rPr>
          <w:rFonts w:ascii="Times New Roman" w:hAnsi="Times New Roman" w:cs="Times New Roman"/>
        </w:rPr>
        <w:t>[20]</w:t>
      </w:r>
      <w:r w:rsidR="00E03A41">
        <w:rPr>
          <w:rFonts w:ascii="Times New Roman" w:hAnsi="Times New Roman" w:cs="Times New Roman"/>
        </w:rPr>
        <w:fldChar w:fldCharType="end"/>
      </w:r>
      <w:r w:rsidR="00E03A41">
        <w:rPr>
          <w:rFonts w:ascii="Times New Roman" w:hAnsi="Times New Roman" w:cs="Times New Roman"/>
        </w:rPr>
        <w:t xml:space="preserve"> </w:t>
      </w:r>
      <w:r w:rsidR="00A5571F">
        <w:rPr>
          <w:rFonts w:ascii="Times New Roman" w:hAnsi="Times New Roman" w:cs="Times New Roman"/>
        </w:rPr>
        <w:t>has shown that neural network</w:t>
      </w:r>
      <w:r w:rsidR="00750A81">
        <w:rPr>
          <w:rFonts w:ascii="Times New Roman" w:hAnsi="Times New Roman" w:cs="Times New Roman"/>
        </w:rPr>
        <w:t>s</w:t>
      </w:r>
      <w:r w:rsidR="00A5571F">
        <w:rPr>
          <w:rFonts w:ascii="Times New Roman" w:hAnsi="Times New Roman" w:cs="Times New Roman"/>
        </w:rPr>
        <w:t xml:space="preserve"> can inference with 8-bit weights. </w:t>
      </w:r>
      <w:r w:rsidR="00E03A41">
        <w:rPr>
          <w:rFonts w:ascii="Times New Roman" w:hAnsi="Times New Roman" w:cs="Times New Roman"/>
        </w:rPr>
        <w:fldChar w:fldCharType="begin"/>
      </w:r>
      <w:r w:rsidR="00E03A41">
        <w:rPr>
          <w:rFonts w:ascii="Times New Roman" w:hAnsi="Times New Roman" w:cs="Times New Roman"/>
        </w:rPr>
        <w:instrText xml:space="preserve"> REF _neb416B9889_F648_464D_8CF7_0EA39CF704C6 \r \h </w:instrText>
      </w:r>
      <w:r w:rsidR="00E03A41">
        <w:rPr>
          <w:rFonts w:ascii="Times New Roman" w:hAnsi="Times New Roman" w:cs="Times New Roman"/>
        </w:rPr>
      </w:r>
      <w:r w:rsidR="00E03A41">
        <w:rPr>
          <w:rFonts w:ascii="Times New Roman" w:hAnsi="Times New Roman" w:cs="Times New Roman"/>
        </w:rPr>
        <w:fldChar w:fldCharType="separate"/>
      </w:r>
      <w:r w:rsidR="00296E32">
        <w:rPr>
          <w:rFonts w:ascii="Times New Roman" w:hAnsi="Times New Roman" w:cs="Times New Roman"/>
        </w:rPr>
        <w:t>[21]</w:t>
      </w:r>
      <w:r w:rsidR="00E03A41">
        <w:rPr>
          <w:rFonts w:ascii="Times New Roman" w:hAnsi="Times New Roman" w:cs="Times New Roman"/>
        </w:rPr>
        <w:fldChar w:fldCharType="end"/>
      </w:r>
      <w:r w:rsidR="00E03A41">
        <w:rPr>
          <w:rFonts w:ascii="Times New Roman" w:hAnsi="Times New Roman" w:cs="Times New Roman"/>
        </w:rPr>
        <w:t xml:space="preserve"> </w:t>
      </w:r>
      <w:r w:rsidR="002C53D0">
        <w:rPr>
          <w:rFonts w:ascii="Times New Roman" w:hAnsi="Times New Roman" w:cs="Times New Roman"/>
        </w:rPr>
        <w:t xml:space="preserve">constrains the weights into +1 or -1 during inference that get rid of the multiply-accumulate operations and achieve nearly state-of-the-art results. </w:t>
      </w:r>
      <w:r w:rsidR="006B7997">
        <w:rPr>
          <w:rFonts w:ascii="Times New Roman" w:hAnsi="Times New Roman" w:cs="Times New Roman"/>
        </w:rPr>
        <w:t>T</w:t>
      </w:r>
      <w:r w:rsidR="006F7BAD">
        <w:rPr>
          <w:rFonts w:ascii="Times New Roman" w:hAnsi="Times New Roman" w:cs="Times New Roman"/>
        </w:rPr>
        <w:t>o expand the</w:t>
      </w:r>
      <w:r w:rsidR="006B7997">
        <w:rPr>
          <w:rFonts w:ascii="Times New Roman" w:hAnsi="Times New Roman" w:cs="Times New Roman"/>
        </w:rPr>
        <w:t xml:space="preserve"> presentation of </w:t>
      </w:r>
      <w:r w:rsidR="00750A81">
        <w:rPr>
          <w:rFonts w:ascii="Times New Roman" w:hAnsi="Times New Roman" w:cs="Times New Roman"/>
        </w:rPr>
        <w:t xml:space="preserve">the </w:t>
      </w:r>
      <w:r w:rsidR="006B7997">
        <w:rPr>
          <w:rFonts w:ascii="Times New Roman" w:hAnsi="Times New Roman" w:cs="Times New Roman"/>
        </w:rPr>
        <w:t>quantized neural network</w:t>
      </w:r>
      <w:r w:rsidR="00972A7D">
        <w:rPr>
          <w:rFonts w:ascii="Times New Roman" w:hAnsi="Times New Roman" w:cs="Times New Roman"/>
        </w:rPr>
        <w:t xml:space="preserve">, </w:t>
      </w:r>
      <w:r w:rsidR="00E03A41">
        <w:rPr>
          <w:rFonts w:ascii="Times New Roman" w:hAnsi="Times New Roman" w:cs="Times New Roman"/>
        </w:rPr>
        <w:fldChar w:fldCharType="begin"/>
      </w:r>
      <w:r w:rsidR="00E03A41">
        <w:rPr>
          <w:rFonts w:ascii="Times New Roman" w:hAnsi="Times New Roman" w:cs="Times New Roman"/>
        </w:rPr>
        <w:instrText xml:space="preserve"> REF _Ref29754672 \r \h </w:instrText>
      </w:r>
      <w:r w:rsidR="00E03A41">
        <w:rPr>
          <w:rFonts w:ascii="Times New Roman" w:hAnsi="Times New Roman" w:cs="Times New Roman"/>
        </w:rPr>
      </w:r>
      <w:r w:rsidR="00E03A41">
        <w:rPr>
          <w:rFonts w:ascii="Times New Roman" w:hAnsi="Times New Roman" w:cs="Times New Roman"/>
        </w:rPr>
        <w:fldChar w:fldCharType="separate"/>
      </w:r>
      <w:r w:rsidR="00296E32">
        <w:rPr>
          <w:rFonts w:ascii="Times New Roman" w:hAnsi="Times New Roman" w:cs="Times New Roman"/>
        </w:rPr>
        <w:t>[22]</w:t>
      </w:r>
      <w:r w:rsidR="00E03A41">
        <w:rPr>
          <w:rFonts w:ascii="Times New Roman" w:hAnsi="Times New Roman" w:cs="Times New Roman"/>
        </w:rPr>
        <w:fldChar w:fldCharType="end"/>
      </w:r>
      <w:r w:rsidR="00E03A41">
        <w:rPr>
          <w:rFonts w:ascii="Times New Roman" w:hAnsi="Times New Roman" w:cs="Times New Roman"/>
        </w:rPr>
        <w:t xml:space="preserve"> </w:t>
      </w:r>
      <w:r w:rsidR="00972A7D">
        <w:rPr>
          <w:rFonts w:ascii="Times New Roman" w:hAnsi="Times New Roman" w:cs="Times New Roman"/>
        </w:rPr>
        <w:t>quantized all weights and activations to a fixed bit in both training and inference, and the neural network can be implemented on embedding systems with the quantized weights.</w:t>
      </w:r>
      <w:r w:rsidR="006B7997" w:rsidRPr="006B7997">
        <w:rPr>
          <w:rFonts w:ascii="Times New Roman" w:hAnsi="Times New Roman" w:cs="Times New Roman"/>
        </w:rPr>
        <w:t xml:space="preserve"> </w:t>
      </w:r>
      <w:r w:rsidR="00C84DD5">
        <w:rPr>
          <w:rFonts w:ascii="Times New Roman" w:hAnsi="Times New Roman" w:cs="Times New Roman"/>
        </w:rPr>
        <w:fldChar w:fldCharType="begin"/>
      </w:r>
      <w:r w:rsidR="00C84DD5">
        <w:rPr>
          <w:rFonts w:ascii="Times New Roman" w:hAnsi="Times New Roman" w:cs="Times New Roman"/>
        </w:rPr>
        <w:instrText xml:space="preserve"> REF _Ref29913158 \r \h </w:instrText>
      </w:r>
      <w:r w:rsidR="00C84DD5">
        <w:rPr>
          <w:rFonts w:ascii="Times New Roman" w:hAnsi="Times New Roman" w:cs="Times New Roman"/>
        </w:rPr>
      </w:r>
      <w:r w:rsidR="00C84DD5">
        <w:rPr>
          <w:rFonts w:ascii="Times New Roman" w:hAnsi="Times New Roman" w:cs="Times New Roman"/>
        </w:rPr>
        <w:fldChar w:fldCharType="separate"/>
      </w:r>
      <w:r w:rsidR="00296E32">
        <w:rPr>
          <w:rFonts w:ascii="Times New Roman" w:hAnsi="Times New Roman" w:cs="Times New Roman"/>
        </w:rPr>
        <w:t>[23]</w:t>
      </w:r>
      <w:r w:rsidR="00C84DD5">
        <w:rPr>
          <w:rFonts w:ascii="Times New Roman" w:hAnsi="Times New Roman" w:cs="Times New Roman"/>
        </w:rPr>
        <w:fldChar w:fldCharType="end"/>
      </w:r>
      <w:r w:rsidR="00C84DD5">
        <w:rPr>
          <w:rFonts w:ascii="Times New Roman" w:hAnsi="Times New Roman" w:cs="Times New Roman"/>
        </w:rPr>
        <w:t xml:space="preserve"> </w:t>
      </w:r>
      <w:r w:rsidR="006B7997">
        <w:rPr>
          <w:rFonts w:ascii="Times New Roman" w:hAnsi="Times New Roman" w:cs="Times New Roman"/>
        </w:rPr>
        <w:t xml:space="preserve">proposed an adaptive layer-wise quantization method for more flexible quantization configuration, it applies entropy of weights to define quantization bit for each layer. It’s worth </w:t>
      </w:r>
      <w:r w:rsidR="00750A81">
        <w:rPr>
          <w:rFonts w:ascii="Times New Roman" w:hAnsi="Times New Roman" w:cs="Times New Roman"/>
        </w:rPr>
        <w:t>noting that these methods could combine with neural networks for arrhythmia diagnosis considering the similarity of structure and mechanism, d</w:t>
      </w:r>
      <w:r w:rsidR="006B7997">
        <w:rPr>
          <w:rFonts w:ascii="Times New Roman" w:hAnsi="Times New Roman" w:cs="Times New Roman"/>
        </w:rPr>
        <w:t>espite the above quantization methods are aimed at the neural networ</w:t>
      </w:r>
      <w:r w:rsidR="00750A81">
        <w:rPr>
          <w:rFonts w:ascii="Times New Roman" w:hAnsi="Times New Roman" w:cs="Times New Roman"/>
        </w:rPr>
        <w:t>ks for image classification.</w:t>
      </w:r>
    </w:p>
    <w:p w14:paraId="18F0E9BF" w14:textId="202F54FF" w:rsidR="00246CCC" w:rsidRPr="00750A81" w:rsidRDefault="00246CCC">
      <w:pPr>
        <w:rPr>
          <w:rFonts w:ascii="Arial" w:hAnsi="Arial" w:cs="Arial"/>
        </w:rPr>
      </w:pPr>
    </w:p>
    <w:p w14:paraId="268FA965" w14:textId="60AF1C98" w:rsidR="00EA4BAB" w:rsidRPr="008D76C7" w:rsidRDefault="001A4F63">
      <w:pPr>
        <w:rPr>
          <w:rFonts w:ascii="Times New Roman" w:hAnsi="Times New Roman" w:cs="Times New Roman"/>
          <w:sz w:val="22"/>
        </w:rPr>
      </w:pPr>
      <w:bookmarkStart w:id="0" w:name="_Hlk36543324"/>
      <w:r w:rsidRPr="001A4F63">
        <w:rPr>
          <w:rFonts w:ascii="Times New Roman" w:eastAsia="宋体" w:hAnsi="Times New Roman" w:cs="Times New Roman"/>
          <w:sz w:val="22"/>
        </w:rPr>
        <w:t>Ⅲ</w:t>
      </w:r>
      <w:bookmarkEnd w:id="0"/>
      <w:r w:rsidRPr="001A4F63">
        <w:rPr>
          <w:rFonts w:ascii="Times New Roman" w:eastAsia="宋体" w:hAnsi="Times New Roman" w:cs="Times New Roman"/>
          <w:sz w:val="22"/>
        </w:rPr>
        <w:t xml:space="preserve">. </w:t>
      </w:r>
      <w:r w:rsidR="004746BC" w:rsidRPr="001A4F63">
        <w:rPr>
          <w:rFonts w:ascii="Times New Roman" w:hAnsi="Times New Roman" w:cs="Times New Roman"/>
          <w:sz w:val="22"/>
        </w:rPr>
        <w:t>METHODOLOGY</w:t>
      </w:r>
    </w:p>
    <w:p w14:paraId="1706BC6B" w14:textId="138B8F97" w:rsidR="008419B8" w:rsidRDefault="004746BC" w:rsidP="00C37519">
      <w:pPr>
        <w:ind w:firstLine="360"/>
        <w:rPr>
          <w:ins w:id="1" w:author="Li Zhiqing" w:date="2019-12-27T15:30:00Z"/>
          <w:rFonts w:ascii="Times New Roman" w:hAnsi="Times New Roman" w:cs="Times New Roman"/>
        </w:rPr>
      </w:pPr>
      <w:r w:rsidRPr="004746BC">
        <w:rPr>
          <w:rFonts w:ascii="Times New Roman" w:hAnsi="Times New Roman" w:cs="Times New Roman"/>
        </w:rPr>
        <w:t xml:space="preserve">In this section, we first </w:t>
      </w:r>
      <w:r w:rsidR="00EA4BAB">
        <w:rPr>
          <w:rFonts w:ascii="Times New Roman" w:hAnsi="Times New Roman" w:cs="Times New Roman"/>
        </w:rPr>
        <w:t>introduce</w:t>
      </w:r>
      <w:r w:rsidRPr="004746BC">
        <w:rPr>
          <w:rFonts w:ascii="Times New Roman" w:hAnsi="Times New Roman" w:cs="Times New Roman"/>
        </w:rPr>
        <w:t xml:space="preserve"> </w:t>
      </w:r>
      <w:r>
        <w:rPr>
          <w:rFonts w:ascii="Times New Roman" w:hAnsi="Times New Roman" w:cs="Times New Roman"/>
        </w:rPr>
        <w:t xml:space="preserve">the motivation </w:t>
      </w:r>
      <w:r w:rsidR="00EA4BAB">
        <w:rPr>
          <w:rFonts w:ascii="Times New Roman" w:hAnsi="Times New Roman" w:cs="Times New Roman"/>
        </w:rPr>
        <w:t xml:space="preserve">to build a hardware-oriented arrhythmia classifier. Then, </w:t>
      </w:r>
      <w:r w:rsidR="009F1869">
        <w:rPr>
          <w:rFonts w:ascii="Times New Roman" w:hAnsi="Times New Roman" w:cs="Times New Roman"/>
        </w:rPr>
        <w:t>the</w:t>
      </w:r>
      <w:r w:rsidRPr="004746BC">
        <w:rPr>
          <w:rFonts w:ascii="Times New Roman" w:hAnsi="Times New Roman" w:cs="Times New Roman"/>
        </w:rPr>
        <w:t xml:space="preserve"> system overview of the classifier</w:t>
      </w:r>
      <w:r w:rsidR="00EA4BAB">
        <w:rPr>
          <w:rFonts w:ascii="Times New Roman" w:hAnsi="Times New Roman" w:cs="Times New Roman"/>
        </w:rPr>
        <w:t xml:space="preserve"> is provided,</w:t>
      </w:r>
      <w:r w:rsidRPr="004746BC">
        <w:rPr>
          <w:rFonts w:ascii="Times New Roman" w:hAnsi="Times New Roman" w:cs="Times New Roman"/>
        </w:rPr>
        <w:t xml:space="preserve"> </w:t>
      </w:r>
      <w:r w:rsidR="00EA4BAB">
        <w:rPr>
          <w:rFonts w:ascii="Times New Roman" w:hAnsi="Times New Roman" w:cs="Times New Roman"/>
        </w:rPr>
        <w:t>and n</w:t>
      </w:r>
      <w:r w:rsidRPr="004746BC">
        <w:rPr>
          <w:rFonts w:ascii="Times New Roman" w:hAnsi="Times New Roman" w:cs="Times New Roman"/>
        </w:rPr>
        <w:t xml:space="preserve">ext, we describe the </w:t>
      </w:r>
      <w:r w:rsidR="00F35A72">
        <w:rPr>
          <w:rFonts w:ascii="Times New Roman" w:hAnsi="Times New Roman" w:cs="Times New Roman"/>
        </w:rPr>
        <w:t>detail of the convolutional</w:t>
      </w:r>
      <w:r w:rsidR="00EA4BAB">
        <w:rPr>
          <w:rFonts w:ascii="Times New Roman" w:hAnsi="Times New Roman" w:cs="Times New Roman"/>
        </w:rPr>
        <w:t xml:space="preserve"> neural network. T</w:t>
      </w:r>
      <w:r w:rsidRPr="004746BC">
        <w:rPr>
          <w:rFonts w:ascii="Times New Roman" w:hAnsi="Times New Roman" w:cs="Times New Roman"/>
        </w:rPr>
        <w:t xml:space="preserve">he </w:t>
      </w:r>
      <w:r w:rsidR="009F1869">
        <w:rPr>
          <w:rFonts w:ascii="Times New Roman" w:hAnsi="Times New Roman" w:cs="Times New Roman"/>
        </w:rPr>
        <w:t>quantization strategy</w:t>
      </w:r>
      <w:r w:rsidR="00F35A72">
        <w:rPr>
          <w:rFonts w:ascii="Times New Roman" w:hAnsi="Times New Roman" w:cs="Times New Roman"/>
        </w:rPr>
        <w:t xml:space="preserve"> and layer-ranking</w:t>
      </w:r>
      <w:r w:rsidRPr="004746BC">
        <w:rPr>
          <w:rFonts w:ascii="Times New Roman" w:hAnsi="Times New Roman" w:cs="Times New Roman"/>
        </w:rPr>
        <w:t xml:space="preserve"> procedures in the </w:t>
      </w:r>
      <w:r w:rsidR="00F35A72">
        <w:rPr>
          <w:rFonts w:ascii="Times New Roman" w:hAnsi="Times New Roman" w:cs="Times New Roman"/>
        </w:rPr>
        <w:t>quantization strategy</w:t>
      </w:r>
      <w:r w:rsidR="006E3C0A">
        <w:rPr>
          <w:rFonts w:ascii="Times New Roman" w:hAnsi="Times New Roman" w:cs="Times New Roman"/>
        </w:rPr>
        <w:t xml:space="preserve"> are discussed at</w:t>
      </w:r>
      <w:r w:rsidR="00EA4BAB">
        <w:rPr>
          <w:rFonts w:ascii="Times New Roman" w:hAnsi="Times New Roman" w:cs="Times New Roman"/>
        </w:rPr>
        <w:t xml:space="preserve"> the end of this section</w:t>
      </w:r>
      <w:r w:rsidR="00F35A72">
        <w:rPr>
          <w:rFonts w:ascii="Times New Roman" w:hAnsi="Times New Roman" w:cs="Times New Roman"/>
        </w:rPr>
        <w:t>.</w:t>
      </w:r>
    </w:p>
    <w:p w14:paraId="596770E0" w14:textId="192A8635" w:rsidR="000E04B9" w:rsidRDefault="005D481E" w:rsidP="00363282">
      <w:pPr>
        <w:ind w:firstLine="360"/>
        <w:rPr>
          <w:rFonts w:ascii="Times New Roman" w:hAnsi="Times New Roman" w:cs="Times New Roman"/>
        </w:rPr>
      </w:pPr>
      <w:r>
        <w:rPr>
          <w:rFonts w:ascii="Times New Roman" w:hAnsi="Times New Roman" w:cs="Times New Roman"/>
        </w:rPr>
        <w:t xml:space="preserve">The overall framework of the arrhythmia detection </w:t>
      </w:r>
      <w:r w:rsidR="00046912">
        <w:rPr>
          <w:rFonts w:ascii="Times New Roman" w:hAnsi="Times New Roman" w:cs="Times New Roman"/>
        </w:rPr>
        <w:t>system</w:t>
      </w:r>
      <w:r>
        <w:rPr>
          <w:rFonts w:ascii="Times New Roman" w:hAnsi="Times New Roman" w:cs="Times New Roman"/>
        </w:rPr>
        <w:t xml:space="preserve"> proposed is shown in Fig. X</w:t>
      </w:r>
      <w:r w:rsidR="00CE63AF">
        <w:rPr>
          <w:rFonts w:ascii="Times New Roman" w:hAnsi="Times New Roman" w:cs="Times New Roman"/>
        </w:rPr>
        <w:t>, which</w:t>
      </w:r>
      <w:r w:rsidR="007D722A">
        <w:rPr>
          <w:rFonts w:ascii="Times New Roman" w:hAnsi="Times New Roman" w:cs="Times New Roman"/>
        </w:rPr>
        <w:t xml:space="preserve"> can be</w:t>
      </w:r>
      <w:r>
        <w:rPr>
          <w:rFonts w:ascii="Times New Roman" w:hAnsi="Times New Roman" w:cs="Times New Roman"/>
        </w:rPr>
        <w:t xml:space="preserve"> divided into three stages. </w:t>
      </w:r>
      <w:r w:rsidR="00046912" w:rsidRPr="00046912">
        <w:rPr>
          <w:rFonts w:ascii="Times New Roman" w:hAnsi="Times New Roman" w:cs="Times New Roman"/>
        </w:rPr>
        <w:t xml:space="preserve">The first </w:t>
      </w:r>
      <w:r w:rsidR="00046912">
        <w:rPr>
          <w:rFonts w:ascii="Times New Roman" w:hAnsi="Times New Roman" w:cs="Times New Roman"/>
        </w:rPr>
        <w:t>stage</w:t>
      </w:r>
      <w:r w:rsidR="00046912" w:rsidRPr="00046912">
        <w:rPr>
          <w:rFonts w:ascii="Times New Roman" w:hAnsi="Times New Roman" w:cs="Times New Roman"/>
        </w:rPr>
        <w:t xml:space="preserve"> is the design of </w:t>
      </w:r>
      <w:r w:rsidR="001F0F7C">
        <w:rPr>
          <w:rFonts w:ascii="Times New Roman" w:hAnsi="Times New Roman" w:cs="Times New Roman"/>
        </w:rPr>
        <w:t>arrhythmia detection</w:t>
      </w:r>
      <w:r w:rsidR="001F0F7C" w:rsidRPr="00046912">
        <w:rPr>
          <w:rFonts w:ascii="Times New Roman" w:hAnsi="Times New Roman" w:cs="Times New Roman"/>
        </w:rPr>
        <w:t xml:space="preserve"> </w:t>
      </w:r>
      <w:r w:rsidR="00046912" w:rsidRPr="00046912">
        <w:rPr>
          <w:rFonts w:ascii="Times New Roman" w:hAnsi="Times New Roman" w:cs="Times New Roman"/>
        </w:rPr>
        <w:t>neural network for</w:t>
      </w:r>
      <w:r w:rsidR="001F0F7C">
        <w:rPr>
          <w:rFonts w:ascii="Times New Roman" w:hAnsi="Times New Roman" w:cs="Times New Roman"/>
        </w:rPr>
        <w:t xml:space="preserve"> long-duration ECG signals</w:t>
      </w:r>
      <w:r w:rsidR="004558F0">
        <w:rPr>
          <w:rFonts w:ascii="Times New Roman" w:hAnsi="Times New Roman" w:cs="Times New Roman"/>
        </w:rPr>
        <w:t>, which is based on the basic blocks design and the exploration for the depth of neural network</w:t>
      </w:r>
      <w:r w:rsidR="00247205">
        <w:rPr>
          <w:rFonts w:ascii="Times New Roman" w:hAnsi="Times New Roman" w:cs="Times New Roman"/>
        </w:rPr>
        <w:t xml:space="preserve"> to achieve the best classification accuracy</w:t>
      </w:r>
      <w:r w:rsidR="004558F0">
        <w:rPr>
          <w:rFonts w:ascii="Times New Roman" w:hAnsi="Times New Roman" w:cs="Times New Roman"/>
        </w:rPr>
        <w:t>.</w:t>
      </w:r>
      <w:r w:rsidR="00247205">
        <w:rPr>
          <w:rFonts w:ascii="Times New Roman" w:hAnsi="Times New Roman" w:cs="Times New Roman"/>
        </w:rPr>
        <w:t xml:space="preserve"> </w:t>
      </w:r>
      <w:r w:rsidR="00E8160C">
        <w:rPr>
          <w:rFonts w:ascii="Times New Roman" w:hAnsi="Times New Roman" w:cs="Times New Roman"/>
        </w:rPr>
        <w:t xml:space="preserve">The second stage is </w:t>
      </w:r>
      <w:r w:rsidR="000D1433">
        <w:rPr>
          <w:rFonts w:ascii="Times New Roman" w:hAnsi="Times New Roman" w:cs="Times New Roman"/>
        </w:rPr>
        <w:t xml:space="preserve">the </w:t>
      </w:r>
      <w:r w:rsidR="00E8160C">
        <w:rPr>
          <w:rFonts w:ascii="Times New Roman" w:hAnsi="Times New Roman" w:cs="Times New Roman"/>
        </w:rPr>
        <w:t xml:space="preserve">ranking strategy of layers, which ranks layers </w:t>
      </w:r>
      <w:r w:rsidR="000E04B9">
        <w:rPr>
          <w:rFonts w:ascii="Times New Roman" w:hAnsi="Times New Roman" w:cs="Times New Roman"/>
        </w:rPr>
        <w:t xml:space="preserve">of the designed neural network </w:t>
      </w:r>
      <w:r w:rsidR="00E8160C">
        <w:rPr>
          <w:rFonts w:ascii="Times New Roman" w:hAnsi="Times New Roman" w:cs="Times New Roman"/>
        </w:rPr>
        <w:t>through the integration of weights entropy and mean</w:t>
      </w:r>
      <w:r w:rsidR="000E04B9">
        <w:rPr>
          <w:rFonts w:ascii="Times New Roman" w:hAnsi="Times New Roman" w:cs="Times New Roman"/>
        </w:rPr>
        <w:t xml:space="preserve"> of each layer</w:t>
      </w:r>
      <w:r w:rsidR="00E8160C">
        <w:rPr>
          <w:rFonts w:ascii="Times New Roman" w:hAnsi="Times New Roman" w:cs="Times New Roman"/>
        </w:rPr>
        <w:t>.</w:t>
      </w:r>
      <w:r w:rsidR="00363282">
        <w:rPr>
          <w:rFonts w:ascii="Times New Roman" w:hAnsi="Times New Roman" w:cs="Times New Roman" w:hint="eastAsia"/>
        </w:rPr>
        <w:t xml:space="preserve"> </w:t>
      </w:r>
      <w:r w:rsidR="000E04B9">
        <w:rPr>
          <w:rFonts w:ascii="Times New Roman" w:hAnsi="Times New Roman" w:cs="Times New Roman"/>
        </w:rPr>
        <w:t>And the third stage is layer-wise quantization</w:t>
      </w:r>
      <w:r w:rsidR="00363282">
        <w:rPr>
          <w:rFonts w:ascii="Times New Roman" w:hAnsi="Times New Roman" w:cs="Times New Roman"/>
        </w:rPr>
        <w:t xml:space="preserve"> based on </w:t>
      </w:r>
      <w:r w:rsidR="000D1433">
        <w:rPr>
          <w:rFonts w:ascii="Times New Roman" w:hAnsi="Times New Roman" w:cs="Times New Roman"/>
        </w:rPr>
        <w:t xml:space="preserve">the </w:t>
      </w:r>
      <w:r w:rsidR="00363282">
        <w:rPr>
          <w:rFonts w:ascii="Times New Roman" w:hAnsi="Times New Roman" w:cs="Times New Roman"/>
        </w:rPr>
        <w:t>Greedy Algorithm</w:t>
      </w:r>
      <w:r w:rsidR="000E04B9">
        <w:rPr>
          <w:rFonts w:ascii="Times New Roman" w:hAnsi="Times New Roman" w:cs="Times New Roman"/>
        </w:rPr>
        <w:t xml:space="preserve">, </w:t>
      </w:r>
      <w:r w:rsidR="00363282">
        <w:rPr>
          <w:rFonts w:ascii="Times New Roman" w:hAnsi="Times New Roman" w:cs="Times New Roman"/>
        </w:rPr>
        <w:t>selecting</w:t>
      </w:r>
      <w:r w:rsidR="000E04B9">
        <w:rPr>
          <w:rFonts w:ascii="Times New Roman" w:hAnsi="Times New Roman" w:cs="Times New Roman"/>
        </w:rPr>
        <w:t xml:space="preserve"> </w:t>
      </w:r>
      <w:r w:rsidR="00247205">
        <w:rPr>
          <w:rFonts w:ascii="Times New Roman" w:hAnsi="Times New Roman" w:cs="Times New Roman"/>
        </w:rPr>
        <w:t xml:space="preserve">a </w:t>
      </w:r>
      <w:proofErr w:type="spellStart"/>
      <w:r w:rsidR="00247205">
        <w:rPr>
          <w:rFonts w:ascii="Times New Roman" w:hAnsi="Times New Roman" w:cs="Times New Roman"/>
        </w:rPr>
        <w:t>bitwidth</w:t>
      </w:r>
      <w:proofErr w:type="spellEnd"/>
      <w:r w:rsidR="00247205">
        <w:rPr>
          <w:rFonts w:ascii="Times New Roman" w:hAnsi="Times New Roman" w:cs="Times New Roman"/>
        </w:rPr>
        <w:t xml:space="preserve"> of weights for each layer to achieve better </w:t>
      </w:r>
      <w:r w:rsidR="00363282">
        <w:rPr>
          <w:rFonts w:ascii="Times New Roman" w:hAnsi="Times New Roman" w:cs="Times New Roman"/>
        </w:rPr>
        <w:t xml:space="preserve">classification accuracy and lower memory requirement. </w:t>
      </w:r>
    </w:p>
    <w:p w14:paraId="393BAE57" w14:textId="556C7EC1" w:rsidR="005D481E" w:rsidRDefault="005D481E" w:rsidP="005D481E">
      <w:pPr>
        <w:jc w:val="center"/>
        <w:rPr>
          <w:ins w:id="2" w:author="Li Zhiqing" w:date="2019-12-28T15:57:00Z"/>
          <w:rFonts w:ascii="Times New Roman" w:hAnsi="Times New Roman" w:cs="Times New Roman"/>
        </w:rPr>
      </w:pPr>
      <w:r>
        <w:rPr>
          <w:noProof/>
        </w:rPr>
        <w:lastRenderedPageBreak/>
        <w:drawing>
          <wp:anchor distT="0" distB="0" distL="114300" distR="114300" simplePos="0" relativeHeight="251658240" behindDoc="0" locked="0" layoutInCell="1" allowOverlap="1" wp14:anchorId="5E4912CF" wp14:editId="28730173">
            <wp:simplePos x="0" y="0"/>
            <wp:positionH relativeFrom="column">
              <wp:posOffset>1988</wp:posOffset>
            </wp:positionH>
            <wp:positionV relativeFrom="paragraph">
              <wp:posOffset>60960</wp:posOffset>
            </wp:positionV>
            <wp:extent cx="5274310" cy="1858010"/>
            <wp:effectExtent l="0" t="0" r="2540" b="889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858010"/>
                    </a:xfrm>
                    <a:prstGeom prst="rect">
                      <a:avLst/>
                    </a:prstGeom>
                  </pic:spPr>
                </pic:pic>
              </a:graphicData>
            </a:graphic>
          </wp:anchor>
        </w:drawing>
      </w:r>
      <w:r w:rsidR="007D722A">
        <w:rPr>
          <w:rFonts w:ascii="Times New Roman" w:hAnsi="Times New Roman" w:cs="Times New Roman" w:hint="eastAsia"/>
        </w:rPr>
        <w:t>F</w:t>
      </w:r>
      <w:r w:rsidR="007D722A">
        <w:rPr>
          <w:rFonts w:ascii="Times New Roman" w:hAnsi="Times New Roman" w:cs="Times New Roman"/>
        </w:rPr>
        <w:t>ig. X. The flowchart of the proposed framework</w:t>
      </w:r>
    </w:p>
    <w:p w14:paraId="0F98FDD7" w14:textId="6A3711F1" w:rsidR="00C60A8B" w:rsidRPr="00015E51" w:rsidRDefault="002270E4" w:rsidP="00015E51">
      <w:pPr>
        <w:pStyle w:val="a3"/>
        <w:numPr>
          <w:ilvl w:val="0"/>
          <w:numId w:val="2"/>
        </w:numPr>
        <w:ind w:firstLineChars="0"/>
        <w:rPr>
          <w:rFonts w:ascii="Arial" w:hAnsi="Arial" w:cs="Arial"/>
          <w:i/>
          <w:color w:val="9933FF"/>
          <w:sz w:val="22"/>
        </w:rPr>
      </w:pPr>
      <w:r w:rsidRPr="002270E4">
        <w:rPr>
          <w:rFonts w:ascii="Arial" w:hAnsi="Arial" w:cs="Arial"/>
          <w:i/>
          <w:color w:val="9933FF"/>
          <w:sz w:val="22"/>
        </w:rPr>
        <w:t xml:space="preserve">Design of Convolutional Neural Network </w:t>
      </w:r>
      <w:r w:rsidR="00E1135B">
        <w:rPr>
          <w:rFonts w:ascii="Arial" w:hAnsi="Arial" w:cs="Arial"/>
          <w:i/>
          <w:color w:val="9933FF"/>
          <w:sz w:val="22"/>
        </w:rPr>
        <w:t>Using L</w:t>
      </w:r>
      <w:r w:rsidRPr="002270E4">
        <w:rPr>
          <w:rFonts w:ascii="Arial" w:hAnsi="Arial" w:cs="Arial"/>
          <w:i/>
          <w:color w:val="9933FF"/>
          <w:sz w:val="22"/>
        </w:rPr>
        <w:t>ong</w:t>
      </w:r>
      <w:r w:rsidR="006E3C0A">
        <w:rPr>
          <w:rFonts w:ascii="Arial" w:hAnsi="Arial" w:cs="Arial"/>
          <w:i/>
          <w:color w:val="9933FF"/>
          <w:sz w:val="22"/>
        </w:rPr>
        <w:t>-</w:t>
      </w:r>
      <w:r w:rsidRPr="002270E4">
        <w:rPr>
          <w:rFonts w:ascii="Arial" w:hAnsi="Arial" w:cs="Arial"/>
          <w:i/>
          <w:color w:val="9933FF"/>
          <w:sz w:val="22"/>
        </w:rPr>
        <w:t>duration ECG</w:t>
      </w:r>
      <w:r w:rsidR="00E1135B">
        <w:rPr>
          <w:rFonts w:ascii="Arial" w:hAnsi="Arial" w:cs="Arial"/>
          <w:i/>
          <w:color w:val="9933FF"/>
          <w:sz w:val="22"/>
        </w:rPr>
        <w:t xml:space="preserve"> Fragments</w:t>
      </w:r>
    </w:p>
    <w:p w14:paraId="7E4A3A5F" w14:textId="5463F13D" w:rsidR="00C36B38" w:rsidRDefault="001F0F7C" w:rsidP="00C36B38">
      <w:pPr>
        <w:ind w:firstLineChars="200" w:firstLine="420"/>
        <w:rPr>
          <w:rFonts w:ascii="Times New Roman" w:hAnsi="Times New Roman" w:cs="Times New Roman"/>
        </w:rPr>
      </w:pPr>
      <w:r>
        <w:rPr>
          <w:rFonts w:ascii="Times New Roman" w:hAnsi="Times New Roman" w:cs="Times New Roman"/>
        </w:rPr>
        <w:t xml:space="preserve">Initially, </w:t>
      </w:r>
      <w:r w:rsidR="004A6189">
        <w:rPr>
          <w:rFonts w:ascii="Times New Roman" w:hAnsi="Times New Roman" w:cs="Times New Roman"/>
        </w:rPr>
        <w:t>we</w:t>
      </w:r>
      <w:r w:rsidR="00C36B38">
        <w:rPr>
          <w:rFonts w:ascii="Times New Roman" w:hAnsi="Times New Roman" w:cs="Times New Roman"/>
        </w:rPr>
        <w:t xml:space="preserve"> developed a</w:t>
      </w:r>
      <w:r>
        <w:rPr>
          <w:rFonts w:ascii="Times New Roman" w:hAnsi="Times New Roman" w:cs="Times New Roman"/>
        </w:rPr>
        <w:t xml:space="preserve"> novel</w:t>
      </w:r>
      <w:r w:rsidR="00C36B38">
        <w:rPr>
          <w:rFonts w:ascii="Times New Roman" w:hAnsi="Times New Roman" w:cs="Times New Roman"/>
        </w:rPr>
        <w:t xml:space="preserve"> </w:t>
      </w:r>
      <w:r>
        <w:rPr>
          <w:rFonts w:ascii="Times New Roman" w:hAnsi="Times New Roman" w:cs="Times New Roman"/>
        </w:rPr>
        <w:t xml:space="preserve">arrhythmia classification </w:t>
      </w:r>
      <w:r w:rsidR="00C36B38" w:rsidRPr="00FF6A20">
        <w:rPr>
          <w:rFonts w:ascii="Times New Roman" w:hAnsi="Times New Roman" w:cs="Times New Roman"/>
        </w:rPr>
        <w:t xml:space="preserve">convolutional </w:t>
      </w:r>
      <w:r w:rsidR="00C36B38">
        <w:rPr>
          <w:rFonts w:ascii="Times New Roman" w:hAnsi="Times New Roman" w:cs="Times New Roman"/>
        </w:rPr>
        <w:t xml:space="preserve">neural </w:t>
      </w:r>
      <w:r w:rsidR="00C36B38" w:rsidRPr="00FF6A20">
        <w:rPr>
          <w:rFonts w:ascii="Times New Roman" w:hAnsi="Times New Roman" w:cs="Times New Roman"/>
        </w:rPr>
        <w:t xml:space="preserve">network </w:t>
      </w:r>
      <w:r>
        <w:rPr>
          <w:rFonts w:ascii="Times New Roman" w:hAnsi="Times New Roman" w:cs="Times New Roman"/>
        </w:rPr>
        <w:t>shown in Fig. X. The end-to-end network receives</w:t>
      </w:r>
      <w:r w:rsidR="00C36B38">
        <w:rPr>
          <w:rFonts w:ascii="Times New Roman" w:hAnsi="Times New Roman" w:cs="Times New Roman"/>
        </w:rPr>
        <w:t xml:space="preserve"> the </w:t>
      </w:r>
      <w:r>
        <w:rPr>
          <w:rFonts w:ascii="Times New Roman" w:hAnsi="Times New Roman" w:cs="Times New Roman"/>
        </w:rPr>
        <w:t xml:space="preserve">raw and </w:t>
      </w:r>
      <w:r w:rsidR="00C36B38">
        <w:rPr>
          <w:rFonts w:ascii="Times New Roman" w:hAnsi="Times New Roman" w:cs="Times New Roman"/>
        </w:rPr>
        <w:t>long-duration ECG fragments</w:t>
      </w:r>
      <w:r w:rsidRPr="001F0F7C">
        <w:rPr>
          <w:rFonts w:ascii="Times New Roman" w:hAnsi="Times New Roman" w:cs="Times New Roman"/>
        </w:rPr>
        <w:t xml:space="preserve"> </w:t>
      </w:r>
      <w:r>
        <w:rPr>
          <w:rFonts w:ascii="Times New Roman" w:hAnsi="Times New Roman" w:cs="Times New Roman"/>
        </w:rPr>
        <w:t>as input and output</w:t>
      </w:r>
      <w:r w:rsidR="004A6189">
        <w:rPr>
          <w:rFonts w:ascii="Times New Roman" w:hAnsi="Times New Roman" w:cs="Times New Roman"/>
        </w:rPr>
        <w:t>s</w:t>
      </w:r>
      <w:r>
        <w:rPr>
          <w:rFonts w:ascii="Times New Roman" w:hAnsi="Times New Roman" w:cs="Times New Roman"/>
        </w:rPr>
        <w:t xml:space="preserve"> the arrhythmia class </w:t>
      </w:r>
      <w:r w:rsidR="004A6189" w:rsidRPr="00D16B68">
        <w:rPr>
          <w:rFonts w:ascii="Times New Roman" w:hAnsi="Times New Roman" w:cs="Times New Roman"/>
        </w:rPr>
        <w:t>to which the</w:t>
      </w:r>
      <w:r w:rsidR="004A6189">
        <w:rPr>
          <w:rFonts w:ascii="Times New Roman" w:hAnsi="Times New Roman" w:cs="Times New Roman"/>
        </w:rPr>
        <w:t xml:space="preserve"> input belongs</w:t>
      </w:r>
      <w:r w:rsidR="004A6189" w:rsidRPr="00D16B68">
        <w:rPr>
          <w:rFonts w:ascii="Times New Roman" w:hAnsi="Times New Roman" w:cs="Times New Roman"/>
        </w:rPr>
        <w:t xml:space="preserve"> without </w:t>
      </w:r>
      <w:r w:rsidR="004A6189">
        <w:rPr>
          <w:rFonts w:ascii="Times New Roman" w:hAnsi="Times New Roman" w:cs="Times New Roman"/>
        </w:rPr>
        <w:t xml:space="preserve">any </w:t>
      </w:r>
      <w:r w:rsidR="004A6189" w:rsidRPr="00D16B68">
        <w:rPr>
          <w:rFonts w:ascii="Times New Roman" w:hAnsi="Times New Roman" w:cs="Times New Roman"/>
        </w:rPr>
        <w:t>data processing</w:t>
      </w:r>
      <w:r w:rsidR="00C36B38">
        <w:rPr>
          <w:rFonts w:ascii="Times New Roman" w:hAnsi="Times New Roman" w:cs="Times New Roman"/>
        </w:rPr>
        <w:t>.</w:t>
      </w:r>
      <w:r w:rsidR="00C36B38" w:rsidRPr="00FF6A20">
        <w:rPr>
          <w:rFonts w:ascii="Times New Roman" w:hAnsi="Times New Roman" w:cs="Times New Roman"/>
        </w:rPr>
        <w:t xml:space="preserve"> </w:t>
      </w:r>
    </w:p>
    <w:p w14:paraId="540A0564" w14:textId="5AB5CCE7" w:rsidR="00C36B38" w:rsidRDefault="00C36B38" w:rsidP="00C36B38">
      <w:pPr>
        <w:jc w:val="center"/>
        <w:rPr>
          <w:rFonts w:ascii="Times New Roman" w:hAnsi="Times New Roman" w:cs="Times New Roman"/>
        </w:rPr>
      </w:pPr>
      <w:r>
        <w:rPr>
          <w:noProof/>
        </w:rPr>
        <w:drawing>
          <wp:inline distT="0" distB="0" distL="0" distR="0" wp14:anchorId="0C5052A1" wp14:editId="1F723CCA">
            <wp:extent cx="4267486" cy="3036460"/>
            <wp:effectExtent l="0" t="0" r="0" b="0"/>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282476" cy="3047126"/>
                    </a:xfrm>
                    <a:prstGeom prst="rect">
                      <a:avLst/>
                    </a:prstGeom>
                  </pic:spPr>
                </pic:pic>
              </a:graphicData>
            </a:graphic>
          </wp:inline>
        </w:drawing>
      </w:r>
    </w:p>
    <w:p w14:paraId="3387E81F" w14:textId="78AE399B" w:rsidR="004A6189" w:rsidRPr="00C36B38" w:rsidRDefault="00C36B38" w:rsidP="004A6189">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 X. End-to-End arrhythmia classification neural network </w:t>
      </w:r>
      <w:r>
        <w:rPr>
          <w:rFonts w:ascii="Times New Roman" w:hAnsi="Times New Roman" w:cs="Times New Roman" w:hint="eastAsia"/>
        </w:rPr>
        <w:t>using</w:t>
      </w:r>
      <w:r>
        <w:rPr>
          <w:rFonts w:ascii="Times New Roman" w:hAnsi="Times New Roman" w:cs="Times New Roman"/>
        </w:rPr>
        <w:t xml:space="preserve"> long-duration ECG fragments.</w:t>
      </w:r>
    </w:p>
    <w:p w14:paraId="692752E0" w14:textId="7B114184" w:rsidR="00E9015D" w:rsidRDefault="00E85AC7" w:rsidP="00E9015D">
      <w:pPr>
        <w:ind w:firstLine="360"/>
        <w:rPr>
          <w:rFonts w:ascii="Times New Roman" w:hAnsi="Times New Roman" w:cs="Times New Roman"/>
        </w:rPr>
      </w:pPr>
      <w:r>
        <w:rPr>
          <w:rFonts w:ascii="Times New Roman" w:hAnsi="Times New Roman" w:cs="Times New Roman"/>
        </w:rPr>
        <w:t xml:space="preserve">The </w:t>
      </w:r>
      <w:r w:rsidR="00897D4F">
        <w:rPr>
          <w:rFonts w:ascii="Times New Roman" w:hAnsi="Times New Roman" w:cs="Times New Roman"/>
        </w:rPr>
        <w:t>proposed neural network has</w:t>
      </w:r>
      <w:r>
        <w:rPr>
          <w:rFonts w:ascii="Times New Roman" w:hAnsi="Times New Roman" w:cs="Times New Roman"/>
        </w:rPr>
        <w:t xml:space="preserve"> a </w:t>
      </w:r>
      <w:r w:rsidR="00C957AB">
        <w:rPr>
          <w:rFonts w:ascii="Times New Roman" w:hAnsi="Times New Roman" w:cs="Times New Roman" w:hint="eastAsia"/>
        </w:rPr>
        <w:t>cascade</w:t>
      </w:r>
      <w:r w:rsidR="00FF6A20" w:rsidRPr="00FF6A20">
        <w:rPr>
          <w:rFonts w:ascii="Times New Roman" w:hAnsi="Times New Roman" w:cs="Times New Roman"/>
        </w:rPr>
        <w:t xml:space="preserve"> </w:t>
      </w:r>
      <w:r w:rsidR="00EA5F6F">
        <w:rPr>
          <w:rFonts w:ascii="Times New Roman" w:hAnsi="Times New Roman" w:cs="Times New Roman"/>
        </w:rPr>
        <w:t>architecture</w:t>
      </w:r>
      <w:r w:rsidR="00FF6A20" w:rsidRPr="00FF6A20">
        <w:rPr>
          <w:rFonts w:ascii="Times New Roman" w:hAnsi="Times New Roman" w:cs="Times New Roman"/>
        </w:rPr>
        <w:t xml:space="preserve"> </w:t>
      </w:r>
      <w:r w:rsidR="00AA1784">
        <w:rPr>
          <w:rFonts w:ascii="Times New Roman" w:hAnsi="Times New Roman" w:cs="Times New Roman"/>
        </w:rPr>
        <w:t xml:space="preserve">which is </w:t>
      </w:r>
      <w:r w:rsidR="00FF6A20" w:rsidRPr="00FF6A20">
        <w:rPr>
          <w:rFonts w:ascii="Times New Roman" w:hAnsi="Times New Roman" w:cs="Times New Roman"/>
        </w:rPr>
        <w:t xml:space="preserve">similar to </w:t>
      </w:r>
      <w:r w:rsidR="009D2B4B">
        <w:rPr>
          <w:rFonts w:ascii="Times New Roman" w:hAnsi="Times New Roman" w:cs="Times New Roman"/>
        </w:rPr>
        <w:t>LeNet</w:t>
      </w:r>
      <w:r w:rsidR="00455C6E" w:rsidRPr="00173BEC">
        <w:rPr>
          <w:rFonts w:ascii="Times New Roman" w:hAnsi="Times New Roman" w:cs="Times New Roman"/>
        </w:rPr>
        <w:fldChar w:fldCharType="begin"/>
      </w:r>
      <w:r w:rsidR="00455C6E" w:rsidRPr="00173BEC">
        <w:rPr>
          <w:rFonts w:ascii="Times New Roman" w:hAnsi="Times New Roman" w:cs="Times New Roman"/>
        </w:rPr>
        <w:instrText xml:space="preserve"> REF _Ref28962750 \r \h  \* MERGEFORMAT </w:instrText>
      </w:r>
      <w:r w:rsidR="00455C6E" w:rsidRPr="00173BEC">
        <w:rPr>
          <w:rFonts w:ascii="Times New Roman" w:hAnsi="Times New Roman" w:cs="Times New Roman"/>
        </w:rPr>
      </w:r>
      <w:r w:rsidR="00455C6E" w:rsidRPr="00173BEC">
        <w:rPr>
          <w:rFonts w:ascii="Times New Roman" w:hAnsi="Times New Roman" w:cs="Times New Roman"/>
        </w:rPr>
        <w:fldChar w:fldCharType="separate"/>
      </w:r>
      <w:r w:rsidR="00296E32">
        <w:rPr>
          <w:rFonts w:ascii="Times New Roman" w:hAnsi="Times New Roman" w:cs="Times New Roman"/>
        </w:rPr>
        <w:t>[24]</w:t>
      </w:r>
      <w:r w:rsidR="00455C6E" w:rsidRPr="00173BEC">
        <w:rPr>
          <w:rFonts w:ascii="Times New Roman" w:hAnsi="Times New Roman" w:cs="Times New Roman"/>
        </w:rPr>
        <w:fldChar w:fldCharType="end"/>
      </w:r>
      <w:r>
        <w:rPr>
          <w:rFonts w:ascii="Times New Roman" w:hAnsi="Times New Roman" w:cs="Times New Roman"/>
        </w:rPr>
        <w:t>, as illustrated in Figure X</w:t>
      </w:r>
      <w:r w:rsidR="009D4B08">
        <w:rPr>
          <w:rFonts w:ascii="Times New Roman" w:hAnsi="Times New Roman" w:cs="Times New Roman"/>
        </w:rPr>
        <w:t>.</w:t>
      </w:r>
      <w:r w:rsidR="00D4267C">
        <w:rPr>
          <w:rFonts w:ascii="Times New Roman" w:hAnsi="Times New Roman" w:cs="Times New Roman" w:hint="eastAsia"/>
        </w:rPr>
        <w:t xml:space="preserve"> </w:t>
      </w:r>
      <w:r w:rsidR="00455C6E" w:rsidRPr="00455C6E">
        <w:rPr>
          <w:rFonts w:ascii="Times New Roman" w:hAnsi="Times New Roman" w:cs="Times New Roman"/>
        </w:rPr>
        <w:t>In detail</w:t>
      </w:r>
      <w:r w:rsidR="00455C6E">
        <w:rPr>
          <w:rFonts w:ascii="Times New Roman" w:hAnsi="Times New Roman" w:cs="Times New Roman"/>
        </w:rPr>
        <w:t xml:space="preserve">, </w:t>
      </w:r>
      <w:r w:rsidR="00EA5F6F">
        <w:rPr>
          <w:rFonts w:ascii="Times New Roman" w:hAnsi="Times New Roman" w:cs="Times New Roman"/>
        </w:rPr>
        <w:t>the network is composed of several</w:t>
      </w:r>
      <w:r w:rsidR="00E9015D">
        <w:rPr>
          <w:rFonts w:ascii="Times New Roman" w:hAnsi="Times New Roman" w:cs="Times New Roman"/>
        </w:rPr>
        <w:t xml:space="preserve"> </w:t>
      </w:r>
      <w:r w:rsidR="00EA5F6F">
        <w:rPr>
          <w:rFonts w:ascii="Times New Roman" w:hAnsi="Times New Roman" w:cs="Times New Roman"/>
        </w:rPr>
        <w:t xml:space="preserve">basic blocks and two </w:t>
      </w:r>
      <w:r w:rsidR="00C90D44">
        <w:rPr>
          <w:rFonts w:ascii="Times New Roman" w:hAnsi="Times New Roman" w:cs="Times New Roman"/>
        </w:rPr>
        <w:t>fully connected</w:t>
      </w:r>
      <w:r w:rsidR="00EA5F6F">
        <w:rPr>
          <w:rFonts w:ascii="Times New Roman" w:hAnsi="Times New Roman" w:cs="Times New Roman"/>
        </w:rPr>
        <w:t xml:space="preserve"> layers.</w:t>
      </w:r>
      <w:r w:rsidR="00D1582F">
        <w:rPr>
          <w:rFonts w:ascii="Times New Roman" w:hAnsi="Times New Roman" w:cs="Times New Roman"/>
        </w:rPr>
        <w:t xml:space="preserve"> </w:t>
      </w:r>
      <w:r w:rsidR="00E67608">
        <w:rPr>
          <w:rFonts w:ascii="Times New Roman" w:hAnsi="Times New Roman" w:cs="Times New Roman"/>
        </w:rPr>
        <w:t>The basic block consisting of</w:t>
      </w:r>
      <w:r w:rsidR="000D1433">
        <w:rPr>
          <w:rFonts w:ascii="Times New Roman" w:hAnsi="Times New Roman" w:cs="Times New Roman"/>
        </w:rPr>
        <w:t xml:space="preserve"> </w:t>
      </w:r>
      <w:r w:rsidR="000D1433">
        <w:rPr>
          <w:rFonts w:ascii="Times New Roman" w:hAnsi="Times New Roman" w:cs="Times New Roman" w:hint="eastAsia"/>
        </w:rPr>
        <w:t>a</w:t>
      </w:r>
      <w:r w:rsidR="000D1433">
        <w:rPr>
          <w:rFonts w:ascii="Times New Roman" w:hAnsi="Times New Roman" w:cs="Times New Roman"/>
        </w:rPr>
        <w:t xml:space="preserve"> </w:t>
      </w:r>
      <w:r w:rsidR="00E67608">
        <w:rPr>
          <w:rFonts w:ascii="Times New Roman" w:hAnsi="Times New Roman" w:cs="Times New Roman"/>
        </w:rPr>
        <w:t>1D-</w:t>
      </w:r>
      <w:r w:rsidR="00E67608" w:rsidRPr="00FF6A20">
        <w:rPr>
          <w:rFonts w:ascii="Times New Roman" w:hAnsi="Times New Roman" w:cs="Times New Roman"/>
        </w:rPr>
        <w:t>convolution</w:t>
      </w:r>
      <w:r w:rsidR="00E67608">
        <w:rPr>
          <w:rFonts w:ascii="Times New Roman" w:hAnsi="Times New Roman" w:cs="Times New Roman"/>
        </w:rPr>
        <w:t xml:space="preserve"> layer and </w:t>
      </w:r>
      <w:r w:rsidR="000D1433">
        <w:rPr>
          <w:rFonts w:ascii="Times New Roman" w:hAnsi="Times New Roman" w:cs="Times New Roman"/>
        </w:rPr>
        <w:t xml:space="preserve">a </w:t>
      </w:r>
      <w:r w:rsidR="00E67608">
        <w:rPr>
          <w:rFonts w:ascii="Times New Roman" w:hAnsi="Times New Roman" w:cs="Times New Roman"/>
        </w:rPr>
        <w:t>1D-max</w:t>
      </w:r>
      <w:r w:rsidR="00E67608" w:rsidRPr="00FF6A20">
        <w:rPr>
          <w:rFonts w:ascii="Times New Roman" w:hAnsi="Times New Roman" w:cs="Times New Roman"/>
        </w:rPr>
        <w:t>pooling</w:t>
      </w:r>
      <w:r w:rsidR="00E67608">
        <w:rPr>
          <w:rFonts w:ascii="Times New Roman" w:hAnsi="Times New Roman" w:cs="Times New Roman"/>
        </w:rPr>
        <w:t xml:space="preserve"> layer is demonstrated in Fig. X. They</w:t>
      </w:r>
      <w:r w:rsidR="00D1582F">
        <w:rPr>
          <w:rFonts w:ascii="Times New Roman" w:hAnsi="Times New Roman" w:cs="Times New Roman"/>
        </w:rPr>
        <w:t xml:space="preserve"> are utilized to </w:t>
      </w:r>
      <w:r w:rsidR="00E67608">
        <w:rPr>
          <w:rFonts w:ascii="Times New Roman" w:hAnsi="Times New Roman" w:cs="Times New Roman"/>
        </w:rPr>
        <w:t>extract</w:t>
      </w:r>
      <w:r w:rsidR="00D1582F">
        <w:rPr>
          <w:rFonts w:ascii="Times New Roman" w:hAnsi="Times New Roman" w:cs="Times New Roman"/>
        </w:rPr>
        <w:t xml:space="preserve"> features from the long-duration ECG signals.</w:t>
      </w:r>
      <w:r w:rsidR="00E67608">
        <w:rPr>
          <w:rFonts w:ascii="Times New Roman" w:hAnsi="Times New Roman" w:cs="Times New Roman"/>
        </w:rPr>
        <w:t xml:space="preserve"> And the feature extraction ability of each basic block is determined by two parameters: kernel size </w:t>
      </w:r>
      <w:r w:rsidR="00E67608" w:rsidRPr="00B444EF">
        <w:rPr>
          <w:rFonts w:ascii="Times New Roman" w:hAnsi="Times New Roman" w:cs="Times New Roman"/>
          <w:i/>
        </w:rPr>
        <w:t>k</w:t>
      </w:r>
      <w:r w:rsidR="00E67608">
        <w:rPr>
          <w:rFonts w:ascii="Times New Roman" w:hAnsi="Times New Roman" w:cs="Times New Roman"/>
          <w:i/>
        </w:rPr>
        <w:t xml:space="preserve"> </w:t>
      </w:r>
      <w:r w:rsidR="00E67608">
        <w:rPr>
          <w:rFonts w:ascii="Times New Roman" w:hAnsi="Times New Roman" w:cs="Times New Roman"/>
        </w:rPr>
        <w:t xml:space="preserve">and filters </w:t>
      </w:r>
      <w:r w:rsidR="00E67608" w:rsidRPr="00B444EF">
        <w:rPr>
          <w:rFonts w:ascii="Times New Roman" w:hAnsi="Times New Roman" w:cs="Times New Roman"/>
          <w:i/>
        </w:rPr>
        <w:t>m</w:t>
      </w:r>
      <w:r w:rsidR="00E67608">
        <w:rPr>
          <w:rFonts w:ascii="Times New Roman" w:hAnsi="Times New Roman" w:cs="Times New Roman"/>
          <w:iCs/>
        </w:rPr>
        <w:t xml:space="preserve">. </w:t>
      </w:r>
      <w:r w:rsidR="00E9015D">
        <w:rPr>
          <w:rFonts w:ascii="Times New Roman" w:hAnsi="Times New Roman" w:cs="Times New Roman"/>
        </w:rPr>
        <w:t>C</w:t>
      </w:r>
      <w:r w:rsidR="00E9015D" w:rsidRPr="00FF6A20">
        <w:rPr>
          <w:rFonts w:ascii="Times New Roman" w:hAnsi="Times New Roman" w:cs="Times New Roman"/>
        </w:rPr>
        <w:t xml:space="preserve">onsidering that the morphological characteristics of ECG </w:t>
      </w:r>
      <w:r w:rsidR="00E9015D">
        <w:rPr>
          <w:rFonts w:ascii="Times New Roman" w:hAnsi="Times New Roman" w:cs="Times New Roman"/>
        </w:rPr>
        <w:t>waveforms</w:t>
      </w:r>
      <w:r w:rsidR="00E9015D" w:rsidRPr="00FF6A20">
        <w:rPr>
          <w:rFonts w:ascii="Times New Roman" w:hAnsi="Times New Roman" w:cs="Times New Roman"/>
        </w:rPr>
        <w:t xml:space="preserve"> are </w:t>
      </w:r>
      <w:r w:rsidR="00E9015D">
        <w:rPr>
          <w:rFonts w:ascii="Times New Roman" w:hAnsi="Times New Roman" w:cs="Times New Roman"/>
        </w:rPr>
        <w:t>informational</w:t>
      </w:r>
      <w:r w:rsidR="00E9015D" w:rsidRPr="00FF6A20">
        <w:rPr>
          <w:rFonts w:ascii="Times New Roman" w:hAnsi="Times New Roman" w:cs="Times New Roman"/>
        </w:rPr>
        <w:t xml:space="preserve"> features for </w:t>
      </w:r>
      <w:r w:rsidR="00E9015D">
        <w:rPr>
          <w:rFonts w:ascii="Times New Roman" w:hAnsi="Times New Roman" w:cs="Times New Roman"/>
        </w:rPr>
        <w:t xml:space="preserve">the diagnosis of </w:t>
      </w:r>
      <w:r w:rsidR="00E9015D" w:rsidRPr="00FF6A20">
        <w:rPr>
          <w:rFonts w:ascii="Times New Roman" w:hAnsi="Times New Roman" w:cs="Times New Roman"/>
        </w:rPr>
        <w:t xml:space="preserve">arrhythmia, </w:t>
      </w:r>
      <w:r w:rsidR="00E9015D">
        <w:rPr>
          <w:rFonts w:ascii="Times New Roman" w:hAnsi="Times New Roman" w:cs="Times New Roman"/>
        </w:rPr>
        <w:t>the proposed neural network</w:t>
      </w:r>
      <w:r w:rsidR="00E9015D" w:rsidRPr="00FF6A20">
        <w:rPr>
          <w:rFonts w:ascii="Times New Roman" w:hAnsi="Times New Roman" w:cs="Times New Roman"/>
        </w:rPr>
        <w:t xml:space="preserve"> </w:t>
      </w:r>
      <w:r w:rsidR="00E9015D">
        <w:rPr>
          <w:rFonts w:ascii="Times New Roman" w:hAnsi="Times New Roman" w:cs="Times New Roman" w:hint="eastAsia"/>
        </w:rPr>
        <w:t>employs</w:t>
      </w:r>
      <w:r w:rsidR="00E9015D">
        <w:rPr>
          <w:rFonts w:ascii="Times New Roman" w:hAnsi="Times New Roman" w:cs="Times New Roman"/>
        </w:rPr>
        <w:t xml:space="preserve"> </w:t>
      </w:r>
      <w:r w:rsidR="00E9015D" w:rsidRPr="00FF6A20">
        <w:rPr>
          <w:rFonts w:ascii="Times New Roman" w:hAnsi="Times New Roman" w:cs="Times New Roman"/>
        </w:rPr>
        <w:t>large</w:t>
      </w:r>
      <w:r w:rsidR="00E9015D">
        <w:rPr>
          <w:rFonts w:ascii="Times New Roman" w:hAnsi="Times New Roman" w:cs="Times New Roman"/>
        </w:rPr>
        <w:t>r</w:t>
      </w:r>
      <w:r w:rsidR="00E9015D" w:rsidRPr="00FF6A20">
        <w:rPr>
          <w:rFonts w:ascii="Times New Roman" w:hAnsi="Times New Roman" w:cs="Times New Roman"/>
        </w:rPr>
        <w:t xml:space="preserve"> convolution kernel</w:t>
      </w:r>
      <w:r w:rsidR="00E9015D">
        <w:rPr>
          <w:rFonts w:ascii="Times New Roman" w:hAnsi="Times New Roman" w:cs="Times New Roman" w:hint="eastAsia"/>
        </w:rPr>
        <w:t>s</w:t>
      </w:r>
      <w:r w:rsidR="00E9015D" w:rsidRPr="00FF6A20">
        <w:rPr>
          <w:rFonts w:ascii="Times New Roman" w:hAnsi="Times New Roman" w:cs="Times New Roman"/>
        </w:rPr>
        <w:t xml:space="preserve"> to extract features </w:t>
      </w:r>
      <w:r w:rsidR="00E9015D">
        <w:rPr>
          <w:rFonts w:ascii="Times New Roman" w:hAnsi="Times New Roman" w:cs="Times New Roman"/>
        </w:rPr>
        <w:t>contained in</w:t>
      </w:r>
      <w:r w:rsidR="00E9015D" w:rsidRPr="00FF6A20">
        <w:rPr>
          <w:rFonts w:ascii="Times New Roman" w:hAnsi="Times New Roman" w:cs="Times New Roman"/>
        </w:rPr>
        <w:t xml:space="preserve"> </w:t>
      </w:r>
      <w:r w:rsidR="00E9015D">
        <w:rPr>
          <w:rFonts w:ascii="Times New Roman" w:hAnsi="Times New Roman" w:cs="Times New Roman"/>
        </w:rPr>
        <w:t>a broad range</w:t>
      </w:r>
      <w:r w:rsidR="00E9015D" w:rsidRPr="00FF6A20">
        <w:rPr>
          <w:rFonts w:ascii="Times New Roman" w:hAnsi="Times New Roman" w:cs="Times New Roman"/>
        </w:rPr>
        <w:t xml:space="preserve"> </w:t>
      </w:r>
      <w:r w:rsidR="00E9015D">
        <w:rPr>
          <w:rFonts w:ascii="Times New Roman" w:hAnsi="Times New Roman" w:cs="Times New Roman"/>
        </w:rPr>
        <w:t xml:space="preserve">of </w:t>
      </w:r>
      <w:r w:rsidR="00E9015D" w:rsidRPr="00FF6A20">
        <w:rPr>
          <w:rFonts w:ascii="Times New Roman" w:hAnsi="Times New Roman" w:cs="Times New Roman"/>
        </w:rPr>
        <w:t>sampling points</w:t>
      </w:r>
      <w:r w:rsidR="00E9015D">
        <w:rPr>
          <w:rFonts w:ascii="Times New Roman" w:hAnsi="Times New Roman" w:cs="Times New Roman"/>
        </w:rPr>
        <w:t xml:space="preserve"> to</w:t>
      </w:r>
      <w:r w:rsidR="00E9015D" w:rsidRPr="00FF6A20">
        <w:rPr>
          <w:rFonts w:ascii="Times New Roman" w:hAnsi="Times New Roman" w:cs="Times New Roman"/>
        </w:rPr>
        <w:t xml:space="preserve"> obtain the information contained in the ECG during </w:t>
      </w:r>
      <w:r w:rsidR="00E9015D">
        <w:rPr>
          <w:rFonts w:ascii="Times New Roman" w:hAnsi="Times New Roman" w:cs="Times New Roman"/>
        </w:rPr>
        <w:t>different cardiac activities.</w:t>
      </w:r>
      <w:r w:rsidR="00E9015D">
        <w:rPr>
          <w:rFonts w:ascii="Times New Roman" w:hAnsi="Times New Roman" w:cs="Times New Roman"/>
          <w:iCs/>
        </w:rPr>
        <w:t xml:space="preserve"> So</w:t>
      </w:r>
      <w:r w:rsidR="00E67608">
        <w:rPr>
          <w:rFonts w:ascii="Times New Roman" w:hAnsi="Times New Roman" w:cs="Times New Roman"/>
          <w:iCs/>
        </w:rPr>
        <w:t xml:space="preserve"> </w:t>
      </w:r>
      <w:r w:rsidR="00E9015D">
        <w:rPr>
          <w:rFonts w:ascii="Times New Roman" w:hAnsi="Times New Roman" w:cs="Times New Roman"/>
          <w:iCs/>
        </w:rPr>
        <w:t xml:space="preserve">the </w:t>
      </w:r>
      <w:r w:rsidR="00E9015D">
        <w:rPr>
          <w:rFonts w:ascii="Times New Roman" w:hAnsi="Times New Roman" w:cs="Times New Roman"/>
        </w:rPr>
        <w:t xml:space="preserve">kernel size </w:t>
      </w:r>
      <w:r w:rsidR="00E9015D" w:rsidRPr="00B444EF">
        <w:rPr>
          <w:rFonts w:ascii="Times New Roman" w:hAnsi="Times New Roman" w:cs="Times New Roman"/>
          <w:i/>
        </w:rPr>
        <w:t>k</w:t>
      </w:r>
      <w:r w:rsidR="00E9015D">
        <w:rPr>
          <w:rFonts w:ascii="Times New Roman" w:hAnsi="Times New Roman" w:cs="Times New Roman"/>
          <w:i/>
        </w:rPr>
        <w:t xml:space="preserve"> </w:t>
      </w:r>
      <w:r w:rsidR="00E9015D">
        <w:rPr>
          <w:rFonts w:ascii="Times New Roman" w:hAnsi="Times New Roman" w:cs="Times New Roman"/>
        </w:rPr>
        <w:t xml:space="preserve">and filters </w:t>
      </w:r>
      <w:r w:rsidR="00E9015D" w:rsidRPr="00B444EF">
        <w:rPr>
          <w:rFonts w:ascii="Times New Roman" w:hAnsi="Times New Roman" w:cs="Times New Roman"/>
          <w:i/>
        </w:rPr>
        <w:t>m</w:t>
      </w:r>
      <w:r w:rsidR="00E67608">
        <w:rPr>
          <w:rFonts w:ascii="Times New Roman" w:hAnsi="Times New Roman" w:cs="Times New Roman"/>
          <w:iCs/>
        </w:rPr>
        <w:t xml:space="preserve"> are limited to </w:t>
      </w:r>
      <w:r w:rsidR="00E67608">
        <w:rPr>
          <w:rFonts w:ascii="Times New Roman" w:hAnsi="Times New Roman" w:cs="Times New Roman"/>
        </w:rPr>
        <w:t xml:space="preserve">3-13 </w:t>
      </w:r>
      <w:r w:rsidR="00E67608" w:rsidRPr="00EA52B4">
        <w:rPr>
          <w:rFonts w:ascii="Times New Roman" w:hAnsi="Times New Roman" w:cs="Times New Roman"/>
        </w:rPr>
        <w:t xml:space="preserve">and </w:t>
      </w:r>
      <w:r w:rsidR="00E67608">
        <w:rPr>
          <w:rFonts w:ascii="Times New Roman" w:hAnsi="Times New Roman" w:cs="Times New Roman"/>
        </w:rPr>
        <w:t>4-256</w:t>
      </w:r>
      <w:r w:rsidR="00E67608" w:rsidRPr="00EA52B4">
        <w:rPr>
          <w:rFonts w:ascii="Times New Roman" w:hAnsi="Times New Roman" w:cs="Times New Roman"/>
        </w:rPr>
        <w:t xml:space="preserve"> respectively</w:t>
      </w:r>
      <w:r w:rsidR="00E67608">
        <w:rPr>
          <w:rFonts w:ascii="Times New Roman" w:hAnsi="Times New Roman" w:cs="Times New Roman"/>
        </w:rPr>
        <w:t xml:space="preserve">. </w:t>
      </w:r>
      <w:r w:rsidR="00E9015D" w:rsidRPr="00F70491">
        <w:rPr>
          <w:rFonts w:ascii="Times New Roman" w:hAnsi="Times New Roman" w:cs="Times New Roman"/>
        </w:rPr>
        <w:t xml:space="preserve">Behind the </w:t>
      </w:r>
      <w:r w:rsidR="00E9015D">
        <w:rPr>
          <w:rFonts w:ascii="Times New Roman" w:hAnsi="Times New Roman" w:cs="Times New Roman"/>
        </w:rPr>
        <w:t>stacked basic blocks</w:t>
      </w:r>
      <w:r w:rsidR="00E9015D" w:rsidRPr="00F70491">
        <w:rPr>
          <w:rFonts w:ascii="Times New Roman" w:hAnsi="Times New Roman" w:cs="Times New Roman"/>
        </w:rPr>
        <w:t xml:space="preserve">, </w:t>
      </w:r>
      <w:r w:rsidR="00E9015D">
        <w:rPr>
          <w:rFonts w:ascii="Times New Roman" w:hAnsi="Times New Roman" w:cs="Times New Roman"/>
        </w:rPr>
        <w:t xml:space="preserve">two </w:t>
      </w:r>
      <w:r w:rsidR="00C90D44">
        <w:rPr>
          <w:rFonts w:ascii="Times New Roman" w:hAnsi="Times New Roman" w:cs="Times New Roman"/>
        </w:rPr>
        <w:t>fully connected</w:t>
      </w:r>
      <w:r w:rsidR="00E9015D">
        <w:rPr>
          <w:rFonts w:ascii="Times New Roman" w:hAnsi="Times New Roman" w:cs="Times New Roman"/>
        </w:rPr>
        <w:t xml:space="preserve"> layers are used to </w:t>
      </w:r>
      <w:r w:rsidR="0040675C">
        <w:rPr>
          <w:rFonts w:ascii="Times New Roman" w:hAnsi="Times New Roman" w:cs="Times New Roman"/>
        </w:rPr>
        <w:t xml:space="preserve">arrhythmia classification with </w:t>
      </w:r>
      <w:r w:rsidR="002E5F40">
        <w:rPr>
          <w:rFonts w:ascii="Times New Roman" w:hAnsi="Times New Roman" w:cs="Times New Roman"/>
        </w:rPr>
        <w:t xml:space="preserve">the </w:t>
      </w:r>
      <w:r w:rsidR="0040675C">
        <w:rPr>
          <w:rFonts w:ascii="Times New Roman" w:hAnsi="Times New Roman" w:cs="Times New Roman"/>
        </w:rPr>
        <w:t>learned features</w:t>
      </w:r>
      <w:r w:rsidR="00E9015D" w:rsidRPr="00F70491">
        <w:rPr>
          <w:rFonts w:ascii="Times New Roman" w:hAnsi="Times New Roman" w:cs="Times New Roman"/>
        </w:rPr>
        <w:t>.</w:t>
      </w:r>
      <w:r w:rsidR="00E9015D">
        <w:rPr>
          <w:rFonts w:ascii="Times New Roman" w:hAnsi="Times New Roman" w:cs="Times New Roman"/>
        </w:rPr>
        <w:t xml:space="preserve"> The former </w:t>
      </w:r>
      <w:r w:rsidR="0040675C">
        <w:rPr>
          <w:rFonts w:ascii="Times New Roman" w:hAnsi="Times New Roman" w:cs="Times New Roman"/>
        </w:rPr>
        <w:t xml:space="preserve">one </w:t>
      </w:r>
      <w:r w:rsidR="00E9015D">
        <w:rPr>
          <w:rFonts w:ascii="Times New Roman" w:hAnsi="Times New Roman" w:cs="Times New Roman"/>
        </w:rPr>
        <w:t>is used to convert the 2D-feature maps to a 1D series and learn the global feature, which has 64 hidden neurons.</w:t>
      </w:r>
      <w:r w:rsidR="00E9015D" w:rsidRPr="00F70491">
        <w:rPr>
          <w:rFonts w:ascii="Times New Roman" w:hAnsi="Times New Roman" w:cs="Times New Roman"/>
        </w:rPr>
        <w:t xml:space="preserve"> </w:t>
      </w:r>
      <w:r w:rsidR="00E9015D">
        <w:rPr>
          <w:rFonts w:ascii="Times New Roman" w:hAnsi="Times New Roman" w:cs="Times New Roman"/>
        </w:rPr>
        <w:t>And the latter one is a softmax layer with</w:t>
      </w:r>
      <w:r w:rsidR="002E5F40">
        <w:rPr>
          <w:rFonts w:ascii="Times New Roman" w:hAnsi="Times New Roman" w:cs="Times New Roman"/>
        </w:rPr>
        <w:t xml:space="preserve"> 17 </w:t>
      </w:r>
      <w:r w:rsidR="00E9015D">
        <w:rPr>
          <w:rFonts w:ascii="Times New Roman" w:hAnsi="Times New Roman" w:cs="Times New Roman"/>
        </w:rPr>
        <w:t xml:space="preserve">neurons of which each output is considering as </w:t>
      </w:r>
      <w:r w:rsidR="00E9015D">
        <w:rPr>
          <w:rFonts w:ascii="Times New Roman" w:hAnsi="Times New Roman" w:cs="Times New Roman"/>
        </w:rPr>
        <w:lastRenderedPageBreak/>
        <w:t xml:space="preserve">probability to the corresponding heart rhythm. The softmax function </w:t>
      </w:r>
      <w:r w:rsidR="000D1433">
        <w:rPr>
          <w:rFonts w:ascii="Times New Roman" w:hAnsi="Times New Roman" w:cs="Times New Roman"/>
        </w:rPr>
        <w:t>is</w:t>
      </w:r>
      <w:r w:rsidR="007D5051">
        <w:rPr>
          <w:rFonts w:ascii="Times New Roman" w:hAnsi="Times New Roman" w:cs="Times New Roman"/>
        </w:rPr>
        <w:t xml:space="preserve"> </w:t>
      </w:r>
      <w:r w:rsidR="00E9015D">
        <w:rPr>
          <w:rFonts w:ascii="Times New Roman" w:hAnsi="Times New Roman" w:cs="Times New Roman"/>
        </w:rPr>
        <w:t xml:space="preserve">as followed, where </w:t>
      </w:r>
      <w:r w:rsidR="00E9015D" w:rsidRPr="0098489D">
        <w:rPr>
          <w:rFonts w:ascii="Times New Roman" w:hAnsi="Times New Roman" w:cs="Times New Roman"/>
          <w:position w:val="-10"/>
        </w:rPr>
        <w:object w:dxaOrig="200" w:dyaOrig="300" w14:anchorId="3F4356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5pt" o:ole="">
            <v:imagedata r:id="rId11" o:title=""/>
          </v:shape>
          <o:OLEObject Type="Embed" ProgID="Equation.DSMT4" ShapeID="_x0000_i1025" DrawAspect="Content" ObjectID="_1647631021" r:id="rId12"/>
        </w:object>
      </w:r>
      <w:r w:rsidR="00E9015D">
        <w:rPr>
          <w:rFonts w:ascii="Times New Roman" w:hAnsi="Times New Roman" w:cs="Times New Roman"/>
        </w:rPr>
        <w:t xml:space="preserve"> is the number of the rhythm type:</w:t>
      </w:r>
    </w:p>
    <w:p w14:paraId="24A33B0F" w14:textId="77777777" w:rsidR="00E9015D" w:rsidRDefault="00E9015D" w:rsidP="00E9015D">
      <w:pPr>
        <w:ind w:firstLine="360"/>
        <w:jc w:val="center"/>
        <w:rPr>
          <w:rFonts w:ascii="Times New Roman" w:hAnsi="Times New Roman" w:cs="Times New Roman"/>
        </w:rPr>
      </w:pPr>
      <w:r w:rsidRPr="0098489D">
        <w:rPr>
          <w:rFonts w:ascii="Times New Roman" w:hAnsi="Times New Roman" w:cs="Times New Roman"/>
          <w:position w:val="-36"/>
        </w:rPr>
        <w:object w:dxaOrig="2560" w:dyaOrig="740" w14:anchorId="155E992F">
          <v:shape id="_x0000_i1026" type="#_x0000_t75" style="width:127.85pt;height:36.85pt" o:ole="">
            <v:imagedata r:id="rId13" o:title=""/>
          </v:shape>
          <o:OLEObject Type="Embed" ProgID="Equation.DSMT4" ShapeID="_x0000_i1026" DrawAspect="Content" ObjectID="_1647631022" r:id="rId14"/>
        </w:object>
      </w:r>
    </w:p>
    <w:p w14:paraId="6AE08CFD" w14:textId="592ACC05" w:rsidR="00726730" w:rsidRDefault="00C36B38" w:rsidP="00726730">
      <w:pPr>
        <w:pStyle w:val="a3"/>
        <w:ind w:firstLineChars="0" w:firstLine="0"/>
        <w:jc w:val="center"/>
        <w:rPr>
          <w:rFonts w:ascii="Times New Roman" w:hAnsi="Times New Roman" w:cs="Times New Roman"/>
        </w:rPr>
      </w:pPr>
      <w:r>
        <w:rPr>
          <w:noProof/>
        </w:rPr>
        <w:drawing>
          <wp:inline distT="0" distB="0" distL="0" distR="0" wp14:anchorId="59E1D26D" wp14:editId="69A3A71A">
            <wp:extent cx="1645920" cy="187558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ic_block_vertical.emf"/>
                    <pic:cNvPicPr/>
                  </pic:nvPicPr>
                  <pic:blipFill>
                    <a:blip r:embed="rId15">
                      <a:extLst>
                        <a:ext uri="{28A0092B-C50C-407E-A947-70E740481C1C}">
                          <a14:useLocalDpi xmlns:a14="http://schemas.microsoft.com/office/drawing/2010/main" val="0"/>
                        </a:ext>
                      </a:extLst>
                    </a:blip>
                    <a:stretch>
                      <a:fillRect/>
                    </a:stretch>
                  </pic:blipFill>
                  <pic:spPr>
                    <a:xfrm>
                      <a:off x="0" y="0"/>
                      <a:ext cx="1660068" cy="1891707"/>
                    </a:xfrm>
                    <a:prstGeom prst="rect">
                      <a:avLst/>
                    </a:prstGeom>
                  </pic:spPr>
                </pic:pic>
              </a:graphicData>
            </a:graphic>
          </wp:inline>
        </w:drawing>
      </w:r>
    </w:p>
    <w:p w14:paraId="1117EB57" w14:textId="634F02C8" w:rsidR="007D5051" w:rsidRPr="007D5051" w:rsidRDefault="00726730" w:rsidP="00956773">
      <w:pPr>
        <w:pStyle w:val="a3"/>
        <w:ind w:firstLineChars="0" w:firstLine="0"/>
        <w:jc w:val="center"/>
        <w:rPr>
          <w:rFonts w:ascii="Times New Roman" w:hAnsi="Times New Roman" w:cs="Times New Roman"/>
        </w:rPr>
      </w:pPr>
      <w:r>
        <w:rPr>
          <w:rFonts w:ascii="Times New Roman" w:hAnsi="Times New Roman" w:cs="Times New Roman" w:hint="eastAsia"/>
        </w:rPr>
        <w:t>Fig</w:t>
      </w:r>
      <w:r>
        <w:rPr>
          <w:rFonts w:ascii="Times New Roman" w:hAnsi="Times New Roman" w:cs="Times New Roman"/>
        </w:rPr>
        <w:t>. X. A basic block</w:t>
      </w:r>
    </w:p>
    <w:p w14:paraId="5FFE7F31" w14:textId="24E9F54C" w:rsidR="004A6189" w:rsidRDefault="004447A4" w:rsidP="00793AE9">
      <w:pPr>
        <w:ind w:firstLineChars="200" w:firstLine="420"/>
        <w:rPr>
          <w:rFonts w:ascii="Times New Roman" w:hAnsi="Times New Roman" w:cs="Times New Roman"/>
        </w:rPr>
      </w:pPr>
      <w:r>
        <w:rPr>
          <w:rFonts w:ascii="Times New Roman" w:hAnsi="Times New Roman" w:cs="Times New Roman"/>
        </w:rPr>
        <w:t xml:space="preserve">The input of our network is a 10s ECG fragment (sampled in 360Hz), </w:t>
      </w:r>
      <w:r>
        <w:rPr>
          <w:rFonts w:ascii="Times New Roman" w:hAnsi="Times New Roman" w:cs="Times New Roman" w:hint="eastAsia"/>
        </w:rPr>
        <w:t>a</w:t>
      </w:r>
      <w:r>
        <w:rPr>
          <w:rFonts w:ascii="Times New Roman" w:hAnsi="Times New Roman" w:cs="Times New Roman"/>
        </w:rPr>
        <w:t xml:space="preserve">nd end-to-end outputs the arrhythmia class </w:t>
      </w:r>
      <w:r w:rsidRPr="00D16B68">
        <w:rPr>
          <w:rFonts w:ascii="Times New Roman" w:hAnsi="Times New Roman" w:cs="Times New Roman"/>
        </w:rPr>
        <w:t>to which the</w:t>
      </w:r>
      <w:r>
        <w:rPr>
          <w:rFonts w:ascii="Times New Roman" w:hAnsi="Times New Roman" w:cs="Times New Roman"/>
        </w:rPr>
        <w:t xml:space="preserve"> input belongs</w:t>
      </w:r>
      <w:r w:rsidRPr="00D16B68">
        <w:rPr>
          <w:rFonts w:ascii="Times New Roman" w:hAnsi="Times New Roman" w:cs="Times New Roman"/>
        </w:rPr>
        <w:t xml:space="preserve"> without </w:t>
      </w:r>
      <w:r>
        <w:rPr>
          <w:rFonts w:ascii="Times New Roman" w:hAnsi="Times New Roman" w:cs="Times New Roman"/>
        </w:rPr>
        <w:t xml:space="preserve">any </w:t>
      </w:r>
      <w:r w:rsidRPr="00D16B68">
        <w:rPr>
          <w:rFonts w:ascii="Times New Roman" w:hAnsi="Times New Roman" w:cs="Times New Roman"/>
        </w:rPr>
        <w:t>data processing</w:t>
      </w:r>
      <w:r>
        <w:rPr>
          <w:rFonts w:ascii="Times New Roman" w:hAnsi="Times New Roman" w:cs="Times New Roman"/>
        </w:rPr>
        <w:t>.</w:t>
      </w:r>
      <w:r w:rsidRPr="00FF6A20">
        <w:rPr>
          <w:rFonts w:ascii="Times New Roman" w:hAnsi="Times New Roman" w:cs="Times New Roman"/>
        </w:rPr>
        <w:t xml:space="preserve"> </w:t>
      </w:r>
      <w:r w:rsidR="00024FFB">
        <w:rPr>
          <w:rFonts w:ascii="Times New Roman" w:hAnsi="Times New Roman" w:cs="Times New Roman"/>
        </w:rPr>
        <w:t xml:space="preserve">Compared with </w:t>
      </w:r>
      <w:r w:rsidR="00793AE9">
        <w:rPr>
          <w:rFonts w:ascii="Times New Roman" w:hAnsi="Times New Roman" w:cs="Times New Roman"/>
        </w:rPr>
        <w:t>the heartbeat-based arrhythmia classification networks</w:t>
      </w:r>
      <w:r w:rsidR="00793AE9">
        <w:rPr>
          <w:rFonts w:ascii="Times New Roman" w:hAnsi="Times New Roman" w:cs="Times New Roman"/>
        </w:rPr>
        <w:fldChar w:fldCharType="begin"/>
      </w:r>
      <w:r w:rsidR="00793AE9">
        <w:rPr>
          <w:rFonts w:ascii="Times New Roman" w:hAnsi="Times New Roman" w:cs="Times New Roman"/>
        </w:rPr>
        <w:instrText xml:space="preserve"> REF _nebC1882412_992B_4497_AF45_519DA858C80B \r \h </w:instrText>
      </w:r>
      <w:r w:rsidR="00793AE9">
        <w:rPr>
          <w:rFonts w:ascii="Times New Roman" w:hAnsi="Times New Roman" w:cs="Times New Roman"/>
        </w:rPr>
      </w:r>
      <w:r w:rsidR="00793AE9">
        <w:rPr>
          <w:rFonts w:ascii="Times New Roman" w:hAnsi="Times New Roman" w:cs="Times New Roman"/>
        </w:rPr>
        <w:fldChar w:fldCharType="separate"/>
      </w:r>
      <w:r w:rsidR="00793AE9">
        <w:rPr>
          <w:rFonts w:ascii="Times New Roman" w:hAnsi="Times New Roman" w:cs="Times New Roman"/>
        </w:rPr>
        <w:t>[12]</w:t>
      </w:r>
      <w:r w:rsidR="00793AE9">
        <w:rPr>
          <w:rFonts w:ascii="Times New Roman" w:hAnsi="Times New Roman" w:cs="Times New Roman"/>
        </w:rPr>
        <w:fldChar w:fldCharType="end"/>
      </w:r>
      <w:r w:rsidR="00793AE9">
        <w:rPr>
          <w:rFonts w:ascii="Times New Roman" w:hAnsi="Times New Roman" w:cs="Times New Roman"/>
        </w:rPr>
        <w:t xml:space="preserve">, our network </w:t>
      </w:r>
      <w:r w:rsidR="004A6189">
        <w:rPr>
          <w:rFonts w:ascii="Times New Roman" w:hAnsi="Times New Roman" w:cs="Times New Roman"/>
        </w:rPr>
        <w:t>requiring no QRS complexity detection</w:t>
      </w:r>
      <w:r w:rsidR="00793AE9">
        <w:rPr>
          <w:rFonts w:ascii="Times New Roman" w:hAnsi="Times New Roman" w:cs="Times New Roman"/>
        </w:rPr>
        <w:t xml:space="preserve"> which</w:t>
      </w:r>
      <w:r w:rsidR="004A6189">
        <w:rPr>
          <w:rFonts w:ascii="Times New Roman" w:hAnsi="Times New Roman" w:cs="Times New Roman"/>
        </w:rPr>
        <w:t xml:space="preserve"> can not only lower the </w:t>
      </w:r>
      <w:r w:rsidR="00345D56">
        <w:rPr>
          <w:rFonts w:ascii="Times New Roman" w:hAnsi="Times New Roman" w:cs="Times New Roman"/>
        </w:rPr>
        <w:t>power consumption</w:t>
      </w:r>
      <w:r w:rsidR="004A6189" w:rsidRPr="00B2017B">
        <w:rPr>
          <w:rFonts w:ascii="Times New Roman" w:hAnsi="Times New Roman" w:cs="Times New Roman"/>
        </w:rPr>
        <w:t xml:space="preserve"> </w:t>
      </w:r>
      <w:r w:rsidR="004A6189" w:rsidRPr="00FF6A20">
        <w:rPr>
          <w:rFonts w:ascii="Times New Roman" w:hAnsi="Times New Roman" w:cs="Times New Roman"/>
        </w:rPr>
        <w:t>to the hardware implementation</w:t>
      </w:r>
      <w:r w:rsidR="004A6189">
        <w:rPr>
          <w:rFonts w:ascii="Times New Roman" w:hAnsi="Times New Roman" w:cs="Times New Roman"/>
        </w:rPr>
        <w:t xml:space="preserve"> but also improve the algorithm performance. That is</w:t>
      </w:r>
      <w:r w:rsidR="004A6189" w:rsidRPr="00FF6A20">
        <w:rPr>
          <w:rFonts w:ascii="Times New Roman" w:hAnsi="Times New Roman" w:cs="Times New Roman"/>
        </w:rPr>
        <w:t xml:space="preserve"> the input of a neural network is usually a fixed-length sequence, </w:t>
      </w:r>
      <w:r w:rsidR="004A6189">
        <w:rPr>
          <w:rFonts w:ascii="Times New Roman" w:hAnsi="Times New Roman" w:cs="Times New Roman"/>
        </w:rPr>
        <w:t xml:space="preserve">but </w:t>
      </w:r>
      <w:r w:rsidR="004A6189" w:rsidRPr="00FF6A20">
        <w:rPr>
          <w:rFonts w:ascii="Times New Roman" w:hAnsi="Times New Roman" w:cs="Times New Roman"/>
        </w:rPr>
        <w:t>the duration of different heart rhythms is different</w:t>
      </w:r>
      <w:r w:rsidR="004A6189">
        <w:rPr>
          <w:rFonts w:ascii="Times New Roman" w:hAnsi="Times New Roman" w:cs="Times New Roman"/>
        </w:rPr>
        <w:t>, for the purpose of getting a complete heartbeat, QRS complexity detection is unavoidable in the heartbeat-based neural network</w:t>
      </w:r>
      <w:r w:rsidR="004A6189" w:rsidRPr="00C95E99">
        <w:rPr>
          <w:rFonts w:ascii="Times New Roman" w:hAnsi="Times New Roman" w:cs="Times New Roman"/>
        </w:rPr>
        <w:t xml:space="preserve"> </w:t>
      </w:r>
      <w:r w:rsidR="004A6189" w:rsidRPr="00FF6A20">
        <w:rPr>
          <w:rFonts w:ascii="Times New Roman" w:hAnsi="Times New Roman" w:cs="Times New Roman"/>
        </w:rPr>
        <w:t>before entering the network</w:t>
      </w:r>
      <w:r w:rsidR="004A6189">
        <w:rPr>
          <w:rFonts w:ascii="Times New Roman" w:hAnsi="Times New Roman" w:cs="Times New Roman"/>
        </w:rPr>
        <w:t>. Moreover, the division between heartbeats might lead to performance degradation, due to the information loss in adjacent heartbeats which is sufficiently important for arrhythmia.</w:t>
      </w:r>
    </w:p>
    <w:p w14:paraId="65F0BFE4" w14:textId="0F6B58F4" w:rsidR="004A6189" w:rsidRPr="00613EB0" w:rsidRDefault="00793AE9" w:rsidP="000D1433">
      <w:pPr>
        <w:pStyle w:val="a3"/>
        <w:rPr>
          <w:rFonts w:ascii="Times New Roman" w:hAnsi="Times New Roman" w:cs="Times New Roman"/>
        </w:rPr>
      </w:pPr>
      <w:r>
        <w:rPr>
          <w:rFonts w:ascii="Times New Roman" w:hAnsi="Times New Roman" w:cs="Times New Roman"/>
        </w:rPr>
        <w:t>Besides</w:t>
      </w:r>
      <w:r w:rsidR="00613EB0" w:rsidRPr="00EA52B4">
        <w:rPr>
          <w:rFonts w:ascii="Times New Roman" w:hAnsi="Times New Roman" w:cs="Times New Roman"/>
        </w:rPr>
        <w:t xml:space="preserve">, some studies </w:t>
      </w:r>
      <w:r w:rsidR="00613EB0">
        <w:rPr>
          <w:rFonts w:ascii="Times New Roman" w:hAnsi="Times New Roman" w:cs="Times New Roman"/>
        </w:rPr>
        <w:t>demonstrate</w:t>
      </w:r>
      <w:r w:rsidR="00613EB0" w:rsidRPr="00EA52B4">
        <w:rPr>
          <w:rFonts w:ascii="Times New Roman" w:hAnsi="Times New Roman" w:cs="Times New Roman"/>
        </w:rPr>
        <w:t xml:space="preserve"> that the depth of </w:t>
      </w:r>
      <w:r w:rsidR="00613EB0">
        <w:rPr>
          <w:rFonts w:ascii="Times New Roman" w:hAnsi="Times New Roman" w:cs="Times New Roman"/>
        </w:rPr>
        <w:t xml:space="preserve">neural </w:t>
      </w:r>
      <w:r w:rsidR="00613EB0" w:rsidRPr="00EA52B4">
        <w:rPr>
          <w:rFonts w:ascii="Times New Roman" w:hAnsi="Times New Roman" w:cs="Times New Roman"/>
        </w:rPr>
        <w:t>network</w:t>
      </w:r>
      <w:r w:rsidR="00613EB0">
        <w:rPr>
          <w:rFonts w:ascii="Times New Roman" w:hAnsi="Times New Roman" w:cs="Times New Roman"/>
        </w:rPr>
        <w:t>s</w:t>
      </w:r>
      <w:r w:rsidR="00613EB0" w:rsidRPr="00EA52B4">
        <w:rPr>
          <w:rFonts w:ascii="Times New Roman" w:hAnsi="Times New Roman" w:cs="Times New Roman"/>
        </w:rPr>
        <w:t xml:space="preserve"> </w:t>
      </w:r>
      <w:r w:rsidR="00613EB0">
        <w:rPr>
          <w:rFonts w:ascii="Times New Roman" w:hAnsi="Times New Roman" w:cs="Times New Roman"/>
        </w:rPr>
        <w:t>may</w:t>
      </w:r>
      <w:r w:rsidR="00613EB0" w:rsidRPr="00EA52B4">
        <w:rPr>
          <w:rFonts w:ascii="Times New Roman" w:hAnsi="Times New Roman" w:cs="Times New Roman"/>
        </w:rPr>
        <w:t xml:space="preserve"> </w:t>
      </w:r>
      <w:r w:rsidR="00613EB0">
        <w:rPr>
          <w:rFonts w:ascii="Times New Roman" w:hAnsi="Times New Roman" w:cs="Times New Roman"/>
        </w:rPr>
        <w:t>influence</w:t>
      </w:r>
      <w:r w:rsidR="00613EB0" w:rsidRPr="00EA52B4">
        <w:rPr>
          <w:rFonts w:ascii="Times New Roman" w:hAnsi="Times New Roman" w:cs="Times New Roman"/>
        </w:rPr>
        <w:t xml:space="preserve"> </w:t>
      </w:r>
      <w:r w:rsidR="00613EB0">
        <w:rPr>
          <w:rFonts w:ascii="Times New Roman" w:hAnsi="Times New Roman" w:cs="Times New Roman"/>
        </w:rPr>
        <w:t xml:space="preserve">the </w:t>
      </w:r>
      <w:r w:rsidR="00613EB0" w:rsidRPr="00EA52B4">
        <w:rPr>
          <w:rFonts w:ascii="Times New Roman" w:hAnsi="Times New Roman" w:cs="Times New Roman"/>
        </w:rPr>
        <w:t>network performance</w:t>
      </w:r>
      <w:r w:rsidR="00613EB0">
        <w:rPr>
          <w:rFonts w:ascii="Times New Roman" w:hAnsi="Times New Roman" w:cs="Times New Roman"/>
        </w:rPr>
        <w:fldChar w:fldCharType="begin"/>
      </w:r>
      <w:r w:rsidR="00613EB0">
        <w:rPr>
          <w:rFonts w:ascii="Times New Roman" w:hAnsi="Times New Roman" w:cs="Times New Roman"/>
        </w:rPr>
        <w:instrText xml:space="preserve"> REF _nebA501A4B8_560C_4B03_A073_FEFC51A7D3E4 \r \h </w:instrText>
      </w:r>
      <w:r w:rsidR="00613EB0">
        <w:rPr>
          <w:rFonts w:ascii="Times New Roman" w:hAnsi="Times New Roman" w:cs="Times New Roman"/>
        </w:rPr>
      </w:r>
      <w:r w:rsidR="00613EB0">
        <w:rPr>
          <w:rFonts w:ascii="Times New Roman" w:hAnsi="Times New Roman" w:cs="Times New Roman"/>
        </w:rPr>
        <w:fldChar w:fldCharType="separate"/>
      </w:r>
      <w:r w:rsidR="00613EB0">
        <w:rPr>
          <w:rFonts w:ascii="Times New Roman" w:hAnsi="Times New Roman" w:cs="Times New Roman"/>
        </w:rPr>
        <w:t>[25]</w:t>
      </w:r>
      <w:r w:rsidR="00613EB0">
        <w:rPr>
          <w:rFonts w:ascii="Times New Roman" w:hAnsi="Times New Roman" w:cs="Times New Roman"/>
        </w:rPr>
        <w:fldChar w:fldCharType="end"/>
      </w:r>
      <w:r w:rsidR="00613EB0" w:rsidRPr="00EA52B4">
        <w:rPr>
          <w:rFonts w:ascii="Times New Roman" w:hAnsi="Times New Roman" w:cs="Times New Roman"/>
        </w:rPr>
        <w:t xml:space="preserve">, but </w:t>
      </w:r>
      <w:r w:rsidR="00613EB0">
        <w:rPr>
          <w:rFonts w:ascii="Times New Roman" w:hAnsi="Times New Roman" w:cs="Times New Roman"/>
        </w:rPr>
        <w:t>a deeper</w:t>
      </w:r>
      <w:r w:rsidR="00613EB0" w:rsidRPr="00EA52B4">
        <w:rPr>
          <w:rFonts w:ascii="Times New Roman" w:hAnsi="Times New Roman" w:cs="Times New Roman"/>
        </w:rPr>
        <w:t xml:space="preserve"> </w:t>
      </w:r>
      <w:r w:rsidR="00613EB0">
        <w:rPr>
          <w:rFonts w:ascii="Times New Roman" w:hAnsi="Times New Roman" w:cs="Times New Roman" w:hint="eastAsia"/>
        </w:rPr>
        <w:t>architecture</w:t>
      </w:r>
      <w:r w:rsidR="00613EB0" w:rsidRPr="00EA52B4">
        <w:rPr>
          <w:rFonts w:ascii="Times New Roman" w:hAnsi="Times New Roman" w:cs="Times New Roman"/>
        </w:rPr>
        <w:t xml:space="preserve"> will bring </w:t>
      </w:r>
      <w:r w:rsidR="00613EB0">
        <w:rPr>
          <w:rFonts w:ascii="Times New Roman" w:hAnsi="Times New Roman" w:cs="Times New Roman"/>
        </w:rPr>
        <w:t>additional power consumption and memory requirement</w:t>
      </w:r>
      <w:r w:rsidR="00613EB0" w:rsidRPr="00EA52B4">
        <w:rPr>
          <w:rFonts w:ascii="Times New Roman" w:hAnsi="Times New Roman" w:cs="Times New Roman"/>
        </w:rPr>
        <w:t xml:space="preserve">. </w:t>
      </w:r>
      <w:r w:rsidR="00613EB0">
        <w:rPr>
          <w:rFonts w:ascii="Times New Roman" w:hAnsi="Times New Roman" w:cs="Times New Roman"/>
        </w:rPr>
        <w:t xml:space="preserve">Loosely inspired </w:t>
      </w:r>
      <w:r w:rsidR="00613EB0" w:rsidRPr="00762491">
        <w:rPr>
          <w:rFonts w:ascii="Times New Roman" w:hAnsi="Times New Roman" w:cs="Times New Roman"/>
        </w:rPr>
        <w:t xml:space="preserve">by </w:t>
      </w:r>
      <w:r w:rsidR="004447A4">
        <w:rPr>
          <w:rFonts w:ascii="Times New Roman" w:hAnsi="Times New Roman" w:cs="Times New Roman"/>
        </w:rPr>
        <w:t>Moore</w:t>
      </w:r>
      <w:r w:rsidR="00613EB0">
        <w:rPr>
          <w:rFonts w:ascii="Times New Roman" w:hAnsi="Times New Roman" w:cs="Times New Roman"/>
        </w:rPr>
        <w:fldChar w:fldCharType="begin"/>
      </w:r>
      <w:r w:rsidR="00613EB0">
        <w:rPr>
          <w:rFonts w:ascii="Times New Roman" w:hAnsi="Times New Roman" w:cs="Times New Roman"/>
        </w:rPr>
        <w:instrText xml:space="preserve"> REF _Ref29127877 \r \h </w:instrText>
      </w:r>
      <w:r w:rsidR="00613EB0">
        <w:rPr>
          <w:rFonts w:ascii="Times New Roman" w:hAnsi="Times New Roman" w:cs="Times New Roman"/>
        </w:rPr>
      </w:r>
      <w:r w:rsidR="00613EB0">
        <w:rPr>
          <w:rFonts w:ascii="Times New Roman" w:hAnsi="Times New Roman" w:cs="Times New Roman"/>
        </w:rPr>
        <w:fldChar w:fldCharType="separate"/>
      </w:r>
      <w:r w:rsidR="00613EB0">
        <w:rPr>
          <w:rFonts w:ascii="Times New Roman" w:hAnsi="Times New Roman" w:cs="Times New Roman"/>
        </w:rPr>
        <w:t>[26]</w:t>
      </w:r>
      <w:r w:rsidR="00613EB0">
        <w:rPr>
          <w:rFonts w:ascii="Times New Roman" w:hAnsi="Times New Roman" w:cs="Times New Roman"/>
        </w:rPr>
        <w:fldChar w:fldCharType="end"/>
      </w:r>
      <w:r w:rsidR="00613EB0">
        <w:rPr>
          <w:rFonts w:ascii="Times New Roman" w:hAnsi="Times New Roman" w:cs="Times New Roman"/>
        </w:rPr>
        <w:t>, we apply a brute investigation to search</w:t>
      </w:r>
      <w:r w:rsidR="00613EB0" w:rsidRPr="00EA52B4">
        <w:rPr>
          <w:rFonts w:ascii="Times New Roman" w:hAnsi="Times New Roman" w:cs="Times New Roman"/>
        </w:rPr>
        <w:t xml:space="preserve"> the </w:t>
      </w:r>
      <w:r w:rsidR="00613EB0">
        <w:rPr>
          <w:rFonts w:ascii="Times New Roman" w:hAnsi="Times New Roman" w:cs="Times New Roman"/>
        </w:rPr>
        <w:t xml:space="preserve">optimal </w:t>
      </w:r>
      <w:r w:rsidR="00613EB0" w:rsidRPr="00EA52B4">
        <w:rPr>
          <w:rFonts w:ascii="Times New Roman" w:hAnsi="Times New Roman" w:cs="Times New Roman"/>
        </w:rPr>
        <w:t xml:space="preserve">number of basic blocks used in the </w:t>
      </w:r>
      <w:r w:rsidR="00024FFB">
        <w:rPr>
          <w:rFonts w:ascii="Times New Roman" w:hAnsi="Times New Roman" w:cs="Times New Roman"/>
        </w:rPr>
        <w:t>neural network</w:t>
      </w:r>
      <w:r w:rsidR="00613EB0" w:rsidRPr="00EA52B4">
        <w:rPr>
          <w:rFonts w:ascii="Times New Roman" w:hAnsi="Times New Roman" w:cs="Times New Roman"/>
        </w:rPr>
        <w:t xml:space="preserve"> </w:t>
      </w:r>
      <w:r w:rsidR="00613EB0">
        <w:rPr>
          <w:rFonts w:ascii="Times New Roman" w:hAnsi="Times New Roman" w:cs="Times New Roman"/>
        </w:rPr>
        <w:t>which has</w:t>
      </w:r>
      <w:r w:rsidR="00613EB0" w:rsidRPr="00EA52B4">
        <w:rPr>
          <w:rFonts w:ascii="Times New Roman" w:hAnsi="Times New Roman" w:cs="Times New Roman"/>
        </w:rPr>
        <w:t xml:space="preserve"> the </w:t>
      </w:r>
      <w:r w:rsidR="00613EB0">
        <w:rPr>
          <w:rFonts w:ascii="Times New Roman" w:hAnsi="Times New Roman" w:cs="Times New Roman"/>
        </w:rPr>
        <w:t>optimum</w:t>
      </w:r>
      <w:r w:rsidR="00613EB0" w:rsidRPr="00EA52B4">
        <w:rPr>
          <w:rFonts w:ascii="Times New Roman" w:hAnsi="Times New Roman" w:cs="Times New Roman"/>
        </w:rPr>
        <w:t xml:space="preserve"> </w:t>
      </w:r>
      <w:r w:rsidR="00613EB0">
        <w:rPr>
          <w:rFonts w:ascii="Times New Roman" w:hAnsi="Times New Roman" w:cs="Times New Roman"/>
        </w:rPr>
        <w:t>configuration</w:t>
      </w:r>
      <w:r w:rsidR="00613EB0" w:rsidRPr="00EA52B4">
        <w:rPr>
          <w:rFonts w:ascii="Times New Roman" w:hAnsi="Times New Roman" w:cs="Times New Roman"/>
        </w:rPr>
        <w:t xml:space="preserve"> </w:t>
      </w:r>
      <w:r w:rsidR="00613EB0">
        <w:rPr>
          <w:rFonts w:ascii="Times New Roman" w:hAnsi="Times New Roman" w:cs="Times New Roman"/>
        </w:rPr>
        <w:t>in both</w:t>
      </w:r>
      <w:r w:rsidR="00613EB0" w:rsidRPr="00EA52B4">
        <w:rPr>
          <w:rFonts w:ascii="Times New Roman" w:hAnsi="Times New Roman" w:cs="Times New Roman"/>
        </w:rPr>
        <w:t xml:space="preserve"> </w:t>
      </w:r>
      <w:r w:rsidR="00024FFB">
        <w:rPr>
          <w:rFonts w:ascii="Times New Roman" w:hAnsi="Times New Roman" w:cs="Times New Roman"/>
        </w:rPr>
        <w:t>classification</w:t>
      </w:r>
      <w:r w:rsidR="00613EB0">
        <w:rPr>
          <w:rFonts w:ascii="Times New Roman" w:hAnsi="Times New Roman" w:cs="Times New Roman"/>
        </w:rPr>
        <w:t xml:space="preserve"> </w:t>
      </w:r>
      <w:r w:rsidR="00024FFB">
        <w:rPr>
          <w:rFonts w:ascii="Times New Roman" w:hAnsi="Times New Roman" w:cs="Times New Roman"/>
        </w:rPr>
        <w:t>accuracy</w:t>
      </w:r>
      <w:r w:rsidR="00613EB0" w:rsidRPr="00EA52B4">
        <w:rPr>
          <w:rFonts w:ascii="Times New Roman" w:hAnsi="Times New Roman" w:cs="Times New Roman"/>
        </w:rPr>
        <w:t xml:space="preserve"> and </w:t>
      </w:r>
      <w:r w:rsidR="00024FFB">
        <w:rPr>
          <w:rFonts w:ascii="Times New Roman" w:hAnsi="Times New Roman" w:cs="Times New Roman"/>
        </w:rPr>
        <w:t>memory</w:t>
      </w:r>
      <w:r w:rsidR="00613EB0">
        <w:rPr>
          <w:rFonts w:ascii="Times New Roman" w:hAnsi="Times New Roman" w:cs="Times New Roman"/>
        </w:rPr>
        <w:t xml:space="preserve"> consumption</w:t>
      </w:r>
      <w:r w:rsidR="00613EB0" w:rsidRPr="00EA52B4">
        <w:rPr>
          <w:rFonts w:ascii="Times New Roman" w:hAnsi="Times New Roman" w:cs="Times New Roman"/>
        </w:rPr>
        <w:t xml:space="preserve">. </w:t>
      </w:r>
      <w:r w:rsidR="00024FFB">
        <w:rPr>
          <w:rFonts w:ascii="Times New Roman" w:hAnsi="Times New Roman" w:cs="Times New Roman"/>
        </w:rPr>
        <w:t>We experimented with 8 depth configurations and compared the performance of each one. The result shows that the neural network with 7 basic blocks achieves the highest classification accuracy of 95.7%</w:t>
      </w:r>
      <w:r w:rsidR="000D1433">
        <w:rPr>
          <w:rFonts w:ascii="Times New Roman" w:hAnsi="Times New Roman" w:cs="Times New Roman"/>
        </w:rPr>
        <w:t xml:space="preserve"> </w:t>
      </w:r>
      <w:r w:rsidR="00024FFB">
        <w:rPr>
          <w:rFonts w:ascii="Times New Roman" w:hAnsi="Times New Roman" w:cs="Times New Roman"/>
        </w:rPr>
        <w:t>while occupying the smallest memory of 314.75KB. And a f</w:t>
      </w:r>
      <w:r w:rsidR="00613EB0">
        <w:rPr>
          <w:rFonts w:ascii="Times New Roman" w:hAnsi="Times New Roman" w:cs="Times New Roman"/>
        </w:rPr>
        <w:t>urther experimental</w:t>
      </w:r>
      <w:r w:rsidR="00613EB0" w:rsidRPr="00EA52B4">
        <w:rPr>
          <w:rFonts w:ascii="Times New Roman" w:hAnsi="Times New Roman" w:cs="Times New Roman"/>
        </w:rPr>
        <w:t xml:space="preserve"> result on the neural network </w:t>
      </w:r>
      <w:r w:rsidR="00024FFB">
        <w:rPr>
          <w:rFonts w:ascii="Times New Roman" w:hAnsi="Times New Roman" w:cs="Times New Roman"/>
        </w:rPr>
        <w:t>depth</w:t>
      </w:r>
      <w:r w:rsidR="00613EB0" w:rsidRPr="00EA52B4">
        <w:rPr>
          <w:rFonts w:ascii="Times New Roman" w:hAnsi="Times New Roman" w:cs="Times New Roman"/>
        </w:rPr>
        <w:t xml:space="preserve"> will be </w:t>
      </w:r>
      <w:r w:rsidR="00613EB0">
        <w:rPr>
          <w:rFonts w:ascii="Times New Roman" w:hAnsi="Times New Roman" w:cs="Times New Roman"/>
        </w:rPr>
        <w:t>described</w:t>
      </w:r>
      <w:r w:rsidR="00613EB0" w:rsidRPr="00EA52B4">
        <w:rPr>
          <w:rFonts w:ascii="Times New Roman" w:hAnsi="Times New Roman" w:cs="Times New Roman"/>
        </w:rPr>
        <w:t xml:space="preserve"> in </w:t>
      </w:r>
      <w:r w:rsidR="00613EB0">
        <w:rPr>
          <w:rFonts w:ascii="Times New Roman" w:hAnsi="Times New Roman" w:cs="Times New Roman"/>
        </w:rPr>
        <w:t>Section</w:t>
      </w:r>
      <w:r w:rsidR="00613EB0" w:rsidRPr="00EA52B4">
        <w:rPr>
          <w:rFonts w:ascii="Times New Roman" w:hAnsi="Times New Roman" w:cs="Times New Roman"/>
        </w:rPr>
        <w:t>-Ⅳ.</w:t>
      </w:r>
    </w:p>
    <w:p w14:paraId="2F19B985" w14:textId="727452FC" w:rsidR="002270E4" w:rsidRDefault="002270E4" w:rsidP="002270E4">
      <w:pPr>
        <w:pStyle w:val="a3"/>
        <w:numPr>
          <w:ilvl w:val="0"/>
          <w:numId w:val="2"/>
        </w:numPr>
        <w:ind w:firstLineChars="0"/>
        <w:rPr>
          <w:rFonts w:ascii="Arial" w:hAnsi="Arial" w:cs="Arial"/>
          <w:i/>
          <w:color w:val="9933FF"/>
          <w:sz w:val="22"/>
        </w:rPr>
      </w:pPr>
      <w:r w:rsidRPr="002270E4">
        <w:rPr>
          <w:rFonts w:ascii="Arial" w:hAnsi="Arial" w:cs="Arial" w:hint="eastAsia"/>
          <w:i/>
          <w:color w:val="9933FF"/>
          <w:sz w:val="22"/>
        </w:rPr>
        <w:t>L</w:t>
      </w:r>
      <w:r w:rsidRPr="002270E4">
        <w:rPr>
          <w:rFonts w:ascii="Arial" w:hAnsi="Arial" w:cs="Arial"/>
          <w:i/>
          <w:color w:val="9933FF"/>
          <w:sz w:val="22"/>
        </w:rPr>
        <w:t>ayer-Wise Quantization</w:t>
      </w:r>
      <w:r w:rsidR="000D1433">
        <w:rPr>
          <w:rFonts w:ascii="Arial" w:hAnsi="Arial" w:cs="Arial"/>
          <w:i/>
          <w:color w:val="9933FF"/>
          <w:sz w:val="22"/>
        </w:rPr>
        <w:t xml:space="preserve"> Strategy</w:t>
      </w:r>
    </w:p>
    <w:p w14:paraId="4773D485" w14:textId="393AE62A" w:rsidR="00020E0E" w:rsidRDefault="00020E0E" w:rsidP="00A45433">
      <w:pPr>
        <w:pStyle w:val="a3"/>
        <w:ind w:firstLineChars="0" w:firstLine="360"/>
        <w:rPr>
          <w:rFonts w:ascii="Times New Roman" w:hAnsi="Times New Roman" w:cs="Times New Roman"/>
        </w:rPr>
      </w:pPr>
      <w:r>
        <w:rPr>
          <w:rFonts w:ascii="Times New Roman" w:hAnsi="Times New Roman" w:cs="Times New Roman"/>
        </w:rPr>
        <w:t xml:space="preserve">Power consumption is one important factor limits the implement of neural network in </w:t>
      </w:r>
      <w:r w:rsidRPr="006B56C1">
        <w:rPr>
          <w:rFonts w:ascii="Times New Roman" w:hAnsi="Times New Roman" w:cs="Times New Roman"/>
        </w:rPr>
        <w:t>arrhythmia automatic diagnostic hardware</w:t>
      </w:r>
      <w:r>
        <w:rPr>
          <w:rFonts w:ascii="Times New Roman" w:hAnsi="Times New Roman" w:cs="Times New Roman"/>
        </w:rPr>
        <w:t xml:space="preserve">. To tackle this issue, we proposed a layer-wise quantization method based on the Greedy Algorithm to </w:t>
      </w:r>
      <w:r w:rsidRPr="00A45433">
        <w:rPr>
          <w:rFonts w:ascii="Times New Roman" w:hAnsi="Times New Roman" w:cs="Times New Roman"/>
        </w:rPr>
        <w:t>effectively reduce hardware consumption</w:t>
      </w:r>
      <w:r>
        <w:rPr>
          <w:rFonts w:ascii="Times New Roman" w:hAnsi="Times New Roman" w:cs="Times New Roman"/>
        </w:rPr>
        <w:t>.</w:t>
      </w:r>
    </w:p>
    <w:p w14:paraId="30041096" w14:textId="7F089EA2" w:rsidR="00A45433" w:rsidRDefault="00384551" w:rsidP="00A45433">
      <w:pPr>
        <w:pStyle w:val="a3"/>
        <w:ind w:firstLineChars="0" w:firstLine="360"/>
        <w:rPr>
          <w:rFonts w:ascii="Times New Roman" w:hAnsi="Times New Roman" w:cs="Times New Roman"/>
        </w:rPr>
      </w:pPr>
      <w:r>
        <w:rPr>
          <w:rFonts w:ascii="Times New Roman" w:hAnsi="Times New Roman" w:cs="Times New Roman"/>
        </w:rPr>
        <w:t xml:space="preserve">Transmission and computation </w:t>
      </w:r>
      <w:r w:rsidR="006B56C1" w:rsidRPr="006B56C1">
        <w:rPr>
          <w:rFonts w:ascii="Times New Roman" w:hAnsi="Times New Roman" w:cs="Times New Roman"/>
        </w:rPr>
        <w:t xml:space="preserve">are the main sources of </w:t>
      </w:r>
      <w:r w:rsidR="00345D56">
        <w:rPr>
          <w:rFonts w:ascii="Times New Roman" w:hAnsi="Times New Roman" w:cs="Times New Roman"/>
        </w:rPr>
        <w:t>power consumption</w:t>
      </w:r>
      <w:r w:rsidR="006B56C1">
        <w:rPr>
          <w:rFonts w:ascii="Times New Roman" w:hAnsi="Times New Roman" w:cs="Times New Roman"/>
        </w:rPr>
        <w:t xml:space="preserve"> in </w:t>
      </w:r>
      <w:r w:rsidR="00020E0E">
        <w:rPr>
          <w:rFonts w:ascii="Times New Roman" w:hAnsi="Times New Roman" w:cs="Times New Roman"/>
        </w:rPr>
        <w:t>neural network for arrhythmia diagnosis</w:t>
      </w:r>
      <w:r w:rsidR="00441E18">
        <w:rPr>
          <w:rFonts w:ascii="Times New Roman" w:hAnsi="Times New Roman" w:cs="Times New Roman"/>
        </w:rPr>
        <w:t>, hence compression is the common method to reduce hardware consumption</w:t>
      </w:r>
      <w:r w:rsidR="006B56C1" w:rsidRPr="006B56C1">
        <w:rPr>
          <w:rFonts w:ascii="Times New Roman" w:hAnsi="Times New Roman" w:cs="Times New Roman"/>
        </w:rPr>
        <w:t xml:space="preserve">. </w:t>
      </w:r>
      <w:r w:rsidR="00441E18">
        <w:rPr>
          <w:rFonts w:ascii="Times New Roman" w:hAnsi="Times New Roman" w:cs="Times New Roman"/>
        </w:rPr>
        <w:t>ECG signal compression methods are broadly evolved</w:t>
      </w:r>
      <w:r w:rsidR="00173BEC">
        <w:rPr>
          <w:rFonts w:ascii="Times New Roman" w:hAnsi="Times New Roman" w:cs="Times New Roman"/>
        </w:rPr>
        <w:fldChar w:fldCharType="begin"/>
      </w:r>
      <w:r w:rsidR="00173BEC">
        <w:rPr>
          <w:rFonts w:ascii="Times New Roman" w:hAnsi="Times New Roman" w:cs="Times New Roman"/>
        </w:rPr>
        <w:instrText xml:space="preserve"> REF _neb133D0DCC_9030_4378_B5DB_A7CA47AE3B4E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[27]</w:t>
      </w:r>
      <w:r w:rsidR="00173BEC">
        <w:rPr>
          <w:rFonts w:ascii="Times New Roman" w:hAnsi="Times New Roman" w:cs="Times New Roman"/>
        </w:rPr>
        <w:fldChar w:fldCharType="end"/>
      </w:r>
      <w:r w:rsidR="006B56C1" w:rsidRPr="006B56C1">
        <w:rPr>
          <w:rFonts w:ascii="Times New Roman" w:hAnsi="Times New Roman" w:cs="Times New Roman"/>
        </w:rPr>
        <w:t xml:space="preserve">, </w:t>
      </w:r>
      <w:r w:rsidR="00441E18">
        <w:rPr>
          <w:rFonts w:ascii="Times New Roman" w:hAnsi="Times New Roman" w:cs="Times New Roman"/>
        </w:rPr>
        <w:t>however, rarely of research combine neural network compression with arrhythmia classification.</w:t>
      </w:r>
      <w:r w:rsidR="00A45433">
        <w:rPr>
          <w:rFonts w:ascii="Times New Roman" w:hAnsi="Times New Roman" w:cs="Times New Roman"/>
        </w:rPr>
        <w:t xml:space="preserve"> Actually, i</w:t>
      </w:r>
      <w:r w:rsidR="00A45433" w:rsidRPr="00A45433">
        <w:rPr>
          <w:rFonts w:ascii="Times New Roman" w:hAnsi="Times New Roman" w:cs="Times New Roman"/>
        </w:rPr>
        <w:t>t is believ</w:t>
      </w:r>
      <w:r w:rsidR="00A45433">
        <w:rPr>
          <w:rFonts w:ascii="Times New Roman" w:hAnsi="Times New Roman" w:cs="Times New Roman"/>
        </w:rPr>
        <w:t>able</w:t>
      </w:r>
      <w:r w:rsidR="00A45433" w:rsidRPr="00A45433">
        <w:rPr>
          <w:rFonts w:ascii="Times New Roman" w:hAnsi="Times New Roman" w:cs="Times New Roman"/>
        </w:rPr>
        <w:t xml:space="preserve"> that </w:t>
      </w:r>
      <w:r w:rsidR="00A45433">
        <w:rPr>
          <w:rFonts w:ascii="Times New Roman" w:hAnsi="Times New Roman" w:cs="Times New Roman"/>
        </w:rPr>
        <w:t>neural network compression</w:t>
      </w:r>
      <w:r w:rsidR="00A45433" w:rsidRPr="00A45433">
        <w:rPr>
          <w:rFonts w:ascii="Times New Roman" w:hAnsi="Times New Roman" w:cs="Times New Roman"/>
        </w:rPr>
        <w:t xml:space="preserve"> </w:t>
      </w:r>
      <w:r w:rsidR="00A45433">
        <w:rPr>
          <w:rFonts w:ascii="Times New Roman" w:hAnsi="Times New Roman" w:cs="Times New Roman"/>
        </w:rPr>
        <w:t>might contribute to</w:t>
      </w:r>
      <w:r w:rsidR="00A45433" w:rsidRPr="00A45433">
        <w:rPr>
          <w:rFonts w:ascii="Times New Roman" w:hAnsi="Times New Roman" w:cs="Times New Roman"/>
        </w:rPr>
        <w:t xml:space="preserve"> effectively reduce hardware </w:t>
      </w:r>
      <w:r w:rsidR="00A45433" w:rsidRPr="00A45433">
        <w:rPr>
          <w:rFonts w:ascii="Times New Roman" w:hAnsi="Times New Roman" w:cs="Times New Roman"/>
        </w:rPr>
        <w:lastRenderedPageBreak/>
        <w:t xml:space="preserve">consumption. </w:t>
      </w:r>
      <w:r w:rsidR="00A45433">
        <w:rPr>
          <w:rFonts w:ascii="Times New Roman" w:hAnsi="Times New Roman" w:cs="Times New Roman"/>
        </w:rPr>
        <w:t>That is t</w:t>
      </w:r>
      <w:r w:rsidR="00A45433" w:rsidRPr="00A45433">
        <w:rPr>
          <w:rFonts w:ascii="Times New Roman" w:hAnsi="Times New Roman" w:cs="Times New Roman"/>
        </w:rPr>
        <w:t xml:space="preserve">he working mechanism of neural networks makes weights in neural networks reusable. At the same time, the interaction between layers causes different layers have different effects on network performance. </w:t>
      </w:r>
    </w:p>
    <w:p w14:paraId="54FD05D1" w14:textId="2C4A2002" w:rsidR="00795C74" w:rsidRPr="00A45433" w:rsidRDefault="00795C74" w:rsidP="00A45433">
      <w:pPr>
        <w:pStyle w:val="a3"/>
        <w:rPr>
          <w:rFonts w:ascii="Times New Roman" w:hAnsi="Times New Roman" w:cs="Times New Roman"/>
        </w:rPr>
      </w:pPr>
      <w:r>
        <w:rPr>
          <w:rFonts w:ascii="Times New Roman" w:hAnsi="Times New Roman" w:cs="Times New Roman"/>
        </w:rPr>
        <w:t>According to the aforementioned hypotheses, we proposed</w:t>
      </w:r>
      <w:r w:rsidRPr="006B56C1">
        <w:rPr>
          <w:rFonts w:ascii="Times New Roman" w:hAnsi="Times New Roman" w:cs="Times New Roman"/>
        </w:rPr>
        <w:t xml:space="preserve"> a</w:t>
      </w:r>
      <w:r>
        <w:rPr>
          <w:rFonts w:ascii="Times New Roman" w:hAnsi="Times New Roman" w:cs="Times New Roman"/>
        </w:rPr>
        <w:t>n</w:t>
      </w:r>
      <w:r w:rsidRPr="006B56C1">
        <w:rPr>
          <w:rFonts w:ascii="Times New Roman" w:hAnsi="Times New Roman" w:cs="Times New Roman"/>
        </w:rPr>
        <w:t xml:space="preserve"> </w:t>
      </w:r>
      <w:r>
        <w:rPr>
          <w:rFonts w:ascii="Times New Roman" w:hAnsi="Times New Roman" w:cs="Times New Roman"/>
        </w:rPr>
        <w:t>approach</w:t>
      </w:r>
      <w:r w:rsidRPr="006B56C1">
        <w:rPr>
          <w:rFonts w:ascii="Times New Roman" w:hAnsi="Times New Roman" w:cs="Times New Roman"/>
        </w:rPr>
        <w:t xml:space="preserve"> to search </w:t>
      </w:r>
      <w:r w:rsidR="00A45433">
        <w:rPr>
          <w:rFonts w:ascii="Times New Roman" w:hAnsi="Times New Roman" w:cs="Times New Roman"/>
        </w:rPr>
        <w:t xml:space="preserve">and achieve </w:t>
      </w:r>
      <w:r>
        <w:rPr>
          <w:rFonts w:ascii="Times New Roman" w:hAnsi="Times New Roman" w:cs="Times New Roman" w:hint="eastAsia"/>
        </w:rPr>
        <w:t>layer</w:t>
      </w:r>
      <w:r>
        <w:rPr>
          <w:rFonts w:ascii="Times New Roman" w:hAnsi="Times New Roman" w:cs="Times New Roman"/>
        </w:rPr>
        <w:t xml:space="preserve">-wise </w:t>
      </w:r>
      <w:r w:rsidRPr="006B56C1">
        <w:rPr>
          <w:rFonts w:ascii="Times New Roman" w:hAnsi="Times New Roman" w:cs="Times New Roman"/>
        </w:rPr>
        <w:t>quantization strategie</w:t>
      </w:r>
      <w:r>
        <w:rPr>
          <w:rFonts w:ascii="Times New Roman" w:hAnsi="Times New Roman" w:cs="Times New Roman"/>
        </w:rPr>
        <w:t>s based on the greedy algorithm</w:t>
      </w:r>
      <w:r w:rsidRPr="006B56C1">
        <w:rPr>
          <w:rFonts w:ascii="Times New Roman" w:hAnsi="Times New Roman" w:cs="Times New Roman"/>
        </w:rPr>
        <w:t>,</w:t>
      </w:r>
      <w:r>
        <w:rPr>
          <w:rFonts w:ascii="Times New Roman" w:hAnsi="Times New Roman" w:cs="Times New Roman"/>
        </w:rPr>
        <w:t xml:space="preserve"> and the objective is to find the optimal quantization strategy that can be implemented in </w:t>
      </w:r>
      <w:r w:rsidR="00A45433" w:rsidRPr="006B56C1">
        <w:rPr>
          <w:rFonts w:ascii="Times New Roman" w:hAnsi="Times New Roman" w:cs="Times New Roman"/>
        </w:rPr>
        <w:t>arrhythmia automatic diagnostic hardware</w:t>
      </w:r>
      <w:r>
        <w:rPr>
          <w:rFonts w:ascii="Times New Roman" w:hAnsi="Times New Roman" w:cs="Times New Roman"/>
        </w:rPr>
        <w:t xml:space="preserve"> with minimal energy and minimal performance degradation</w:t>
      </w:r>
      <w:r w:rsidR="00A45433">
        <w:rPr>
          <w:rFonts w:ascii="Times New Roman" w:hAnsi="Times New Roman" w:cs="Times New Roman"/>
        </w:rPr>
        <w:t>.</w:t>
      </w:r>
      <w:r w:rsidR="00A45433" w:rsidRPr="00A45433">
        <w:rPr>
          <w:rFonts w:ascii="Times New Roman" w:hAnsi="Times New Roman" w:cs="Times New Roman"/>
        </w:rPr>
        <w:t xml:space="preserve"> </w:t>
      </w:r>
      <w:r w:rsidR="00A45433">
        <w:rPr>
          <w:rFonts w:ascii="Times New Roman" w:hAnsi="Times New Roman" w:cs="Times New Roman"/>
        </w:rPr>
        <w:t>And t</w:t>
      </w:r>
      <w:r w:rsidR="00A45433" w:rsidRPr="00A45433">
        <w:rPr>
          <w:rFonts w:ascii="Times New Roman" w:hAnsi="Times New Roman" w:cs="Times New Roman"/>
        </w:rPr>
        <w:t>he flowchart details our layer-wise quantization strategy in Fig. X.</w:t>
      </w:r>
    </w:p>
    <w:p w14:paraId="71E38B10" w14:textId="071CE795" w:rsidR="000D1433" w:rsidRDefault="000D1433" w:rsidP="000D1433">
      <w:pPr>
        <w:pStyle w:val="a3"/>
        <w:ind w:firstLineChars="0" w:firstLine="0"/>
        <w:jc w:val="center"/>
      </w:pPr>
      <w:r>
        <w:object w:dxaOrig="5626" w:dyaOrig="10201" w14:anchorId="5FAF8CBB">
          <v:shape id="_x0000_i1027" type="#_x0000_t75" style="width:209.1pt;height:379.6pt" o:ole="">
            <v:imagedata r:id="rId16" o:title=""/>
          </v:shape>
          <o:OLEObject Type="Embed" ProgID="Visio.Drawing.15" ShapeID="_x0000_i1027" DrawAspect="Content" ObjectID="_1647631023" r:id="rId17"/>
        </w:object>
      </w:r>
    </w:p>
    <w:p w14:paraId="7AECE304" w14:textId="1A11A085" w:rsidR="00CB082F" w:rsidRDefault="00CB082F" w:rsidP="00CB082F">
      <w:pPr>
        <w:pStyle w:val="a3"/>
        <w:ind w:firstLineChars="0" w:firstLine="0"/>
        <w:jc w:val="center"/>
        <w:rPr>
          <w:rFonts w:ascii="Times New Roman" w:hAnsi="Times New Roman" w:cs="Times New Roman"/>
        </w:rPr>
      </w:pPr>
      <w:r>
        <w:rPr>
          <w:rFonts w:ascii="Times New Roman" w:hAnsi="Times New Roman" w:cs="Times New Roman" w:hint="eastAsia"/>
        </w:rPr>
        <w:t>Fig</w:t>
      </w:r>
      <w:r>
        <w:rPr>
          <w:rFonts w:ascii="Times New Roman" w:hAnsi="Times New Roman" w:cs="Times New Roman"/>
        </w:rPr>
        <w:t xml:space="preserve">. X. </w:t>
      </w:r>
      <w:r w:rsidR="006F0642">
        <w:rPr>
          <w:rFonts w:ascii="Times New Roman" w:hAnsi="Times New Roman" w:cs="Times New Roman"/>
        </w:rPr>
        <w:t>Flowchart of the proposed layer-wise quantization</w:t>
      </w:r>
    </w:p>
    <w:p w14:paraId="1915E2BE" w14:textId="6FB4B7B5" w:rsidR="00795C74" w:rsidRDefault="00795C74" w:rsidP="00795C74">
      <w:pPr>
        <w:pStyle w:val="a3"/>
        <w:rPr>
          <w:rFonts w:ascii="Times New Roman" w:hAnsi="Times New Roman" w:cs="Times New Roman"/>
        </w:rPr>
      </w:pPr>
      <w:r>
        <w:rPr>
          <w:rFonts w:ascii="Times New Roman" w:hAnsi="Times New Roman" w:cs="Times New Roman"/>
        </w:rPr>
        <w:t>It is notable that the order of layers in layer-wise quantization isn’t</w:t>
      </w:r>
      <w:r w:rsidRPr="00A56947">
        <w:rPr>
          <w:rFonts w:ascii="Times New Roman" w:hAnsi="Times New Roman" w:cs="Times New Roman"/>
        </w:rPr>
        <w:t xml:space="preserve"> </w:t>
      </w:r>
      <w:r>
        <w:rPr>
          <w:rFonts w:ascii="Times New Roman" w:hAnsi="Times New Roman" w:cs="Times New Roman"/>
        </w:rPr>
        <w:t>their position in the network,</w:t>
      </w:r>
      <w:r w:rsidRPr="00A56947">
        <w:rPr>
          <w:rFonts w:ascii="Times New Roman" w:hAnsi="Times New Roman" w:cs="Times New Roman"/>
        </w:rPr>
        <w:t xml:space="preserve"> </w:t>
      </w:r>
      <w:r>
        <w:rPr>
          <w:rFonts w:ascii="Times New Roman" w:hAnsi="Times New Roman" w:cs="Times New Roman"/>
        </w:rPr>
        <w:t>rather than ranking according to their weights distribution. A</w:t>
      </w:r>
      <w:r w:rsidRPr="00A56947">
        <w:rPr>
          <w:rFonts w:ascii="Times New Roman" w:hAnsi="Times New Roman" w:cs="Times New Roman"/>
        </w:rPr>
        <w:t xml:space="preserve"> specific </w:t>
      </w:r>
      <w:r>
        <w:rPr>
          <w:rFonts w:ascii="Times New Roman" w:hAnsi="Times New Roman" w:cs="Times New Roman"/>
        </w:rPr>
        <w:t>description of the ranking</w:t>
      </w:r>
      <w:r w:rsidRPr="00A56947">
        <w:rPr>
          <w:rFonts w:ascii="Times New Roman" w:hAnsi="Times New Roman" w:cs="Times New Roman"/>
        </w:rPr>
        <w:t xml:space="preserve"> method will </w:t>
      </w:r>
      <w:r>
        <w:rPr>
          <w:rFonts w:ascii="Times New Roman" w:hAnsi="Times New Roman" w:cs="Times New Roman"/>
        </w:rPr>
        <w:t>present</w:t>
      </w:r>
      <w:r w:rsidRPr="00A56947">
        <w:rPr>
          <w:rFonts w:ascii="Times New Roman" w:hAnsi="Times New Roman" w:cs="Times New Roman"/>
        </w:rPr>
        <w:t xml:space="preserve"> in</w:t>
      </w:r>
      <w:r>
        <w:rPr>
          <w:rFonts w:ascii="Times New Roman" w:hAnsi="Times New Roman" w:cs="Times New Roman"/>
        </w:rPr>
        <w:t xml:space="preserve"> Section</w:t>
      </w:r>
      <w:r w:rsidRPr="00835DF3">
        <w:rPr>
          <w:rFonts w:ascii="Times New Roman" w:hAnsi="Times New Roman" w:cs="Times New Roman"/>
        </w:rPr>
        <w:t>-Ⅲ</w:t>
      </w:r>
      <w:r>
        <w:rPr>
          <w:rFonts w:ascii="Times New Roman" w:hAnsi="Times New Roman" w:cs="Times New Roman"/>
        </w:rPr>
        <w:t xml:space="preserve"> C</w:t>
      </w:r>
      <w:r w:rsidRPr="00A56947">
        <w:rPr>
          <w:rFonts w:ascii="Times New Roman" w:hAnsi="Times New Roman" w:cs="Times New Roman"/>
        </w:rPr>
        <w:t>.</w:t>
      </w:r>
    </w:p>
    <w:p w14:paraId="2142F460" w14:textId="3E375212" w:rsidR="009D4B08" w:rsidRPr="00795C74" w:rsidRDefault="00821C3A" w:rsidP="00821C3A">
      <w:pPr>
        <w:pStyle w:val="a3"/>
        <w:spacing w:line="320" w:lineRule="exact"/>
        <w:rPr>
          <w:rFonts w:ascii="Times New Roman" w:hAnsi="Times New Roman" w:cs="Times New Roman"/>
        </w:rPr>
      </w:pPr>
      <w:r>
        <w:rPr>
          <w:rFonts w:ascii="Times New Roman" w:hAnsi="Times New Roman" w:cs="Times New Roman"/>
        </w:rPr>
        <w:t xml:space="preserve">Based on the sorted layers, </w:t>
      </w:r>
      <w:r w:rsidRPr="00A56947">
        <w:rPr>
          <w:rFonts w:ascii="Times New Roman" w:hAnsi="Times New Roman" w:cs="Times New Roman"/>
        </w:rPr>
        <w:t xml:space="preserve">the floating-point weights </w:t>
      </w:r>
      <w:r>
        <w:rPr>
          <w:rFonts w:ascii="Times New Roman" w:hAnsi="Times New Roman" w:cs="Times New Roman"/>
        </w:rPr>
        <w:t xml:space="preserve">are </w:t>
      </w:r>
      <w:r w:rsidRPr="00A56947">
        <w:rPr>
          <w:rFonts w:ascii="Times New Roman" w:hAnsi="Times New Roman" w:cs="Times New Roman"/>
        </w:rPr>
        <w:t>obtain</w:t>
      </w:r>
      <w:r>
        <w:rPr>
          <w:rFonts w:ascii="Times New Roman" w:hAnsi="Times New Roman" w:cs="Times New Roman"/>
        </w:rPr>
        <w:t>ed</w:t>
      </w:r>
      <w:r w:rsidRPr="00A56947">
        <w:rPr>
          <w:rFonts w:ascii="Times New Roman" w:hAnsi="Times New Roman" w:cs="Times New Roman"/>
        </w:rPr>
        <w:t xml:space="preserve">, as well as </w:t>
      </w:r>
      <w:r>
        <w:rPr>
          <w:rFonts w:ascii="Times New Roman" w:hAnsi="Times New Roman" w:cs="Times New Roman"/>
        </w:rPr>
        <w:t xml:space="preserve">the number of computations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nc</m:t>
            </m:r>
          </m:sub>
        </m:sSub>
      </m:oMath>
      <w:r>
        <w:rPr>
          <w:rFonts w:ascii="Times New Roman" w:hAnsi="Times New Roman" w:cs="Times New Roman"/>
        </w:rPr>
        <w:t xml:space="preserve">, number of weights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nw</m:t>
            </m:r>
          </m:sub>
        </m:sSub>
      </m:oMath>
      <w:r>
        <w:rPr>
          <w:rFonts w:ascii="Times New Roman" w:hAnsi="Times New Roman" w:cs="Times New Roman"/>
        </w:rPr>
        <w:t>,</w:t>
      </w:r>
      <w:r w:rsidRPr="00A56947">
        <w:rPr>
          <w:rFonts w:ascii="Times New Roman" w:hAnsi="Times New Roman" w:cs="Times New Roman"/>
        </w:rPr>
        <w:t xml:space="preserve"> and </w:t>
      </w:r>
      <w:r>
        <w:rPr>
          <w:rFonts w:ascii="Times New Roman" w:hAnsi="Times New Roman" w:cs="Times New Roman"/>
        </w:rPr>
        <w:t xml:space="preserve">number of </w:t>
      </w:r>
      <w:r w:rsidRPr="00A56947">
        <w:rPr>
          <w:rFonts w:ascii="Times New Roman" w:hAnsi="Times New Roman" w:cs="Times New Roman"/>
        </w:rPr>
        <w:t>activation</w:t>
      </w:r>
      <w:r>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oMath>
      <w:r w:rsidRPr="00A56947">
        <w:rPr>
          <w:rFonts w:ascii="Times New Roman" w:hAnsi="Times New Roman" w:cs="Times New Roman"/>
        </w:rPr>
        <w:t xml:space="preserve"> </w:t>
      </w:r>
      <w:r>
        <w:rPr>
          <w:rFonts w:ascii="Times New Roman" w:hAnsi="Times New Roman" w:cs="Times New Roman"/>
        </w:rPr>
        <w:t>of each</w:t>
      </w:r>
      <w:r w:rsidRPr="00A56947">
        <w:rPr>
          <w:rFonts w:ascii="Times New Roman" w:hAnsi="Times New Roman" w:cs="Times New Roman"/>
        </w:rPr>
        <w:t xml:space="preserve"> layer.</w:t>
      </w:r>
      <w:r>
        <w:rPr>
          <w:rFonts w:ascii="Times New Roman" w:hAnsi="Times New Roman" w:cs="Times New Roman" w:hint="eastAsia"/>
        </w:rPr>
        <w:t xml:space="preserve"> </w:t>
      </w:r>
      <w:r>
        <w:rPr>
          <w:rFonts w:ascii="Times New Roman" w:hAnsi="Times New Roman" w:cs="Times New Roman"/>
        </w:rPr>
        <w:t>A s</w:t>
      </w:r>
      <w:r w:rsidR="00795C74" w:rsidRPr="00A56947">
        <w:rPr>
          <w:rFonts w:ascii="Times New Roman" w:hAnsi="Times New Roman" w:cs="Times New Roman"/>
        </w:rPr>
        <w:t>ymmetric quantization</w:t>
      </w:r>
      <w:r>
        <w:rPr>
          <w:rFonts w:ascii="Times New Roman" w:hAnsi="Times New Roman" w:cs="Times New Roman"/>
        </w:rPr>
        <w:t>, shown in Algorithm 1,</w:t>
      </w:r>
      <w:r w:rsidR="00795C74" w:rsidRPr="00A56947">
        <w:rPr>
          <w:rFonts w:ascii="Times New Roman" w:hAnsi="Times New Roman" w:cs="Times New Roman"/>
        </w:rPr>
        <w:t xml:space="preserve"> </w:t>
      </w:r>
      <w:r w:rsidR="00795C74">
        <w:rPr>
          <w:rFonts w:ascii="Times New Roman" w:hAnsi="Times New Roman" w:cs="Times New Roman"/>
        </w:rPr>
        <w:t>is applied to the sorted layers sequentially</w:t>
      </w:r>
      <w:r w:rsidR="00795C74" w:rsidRPr="00A56947">
        <w:rPr>
          <w:rFonts w:ascii="Times New Roman" w:hAnsi="Times New Roman" w:cs="Times New Roman"/>
        </w:rPr>
        <w:t>.</w:t>
      </w:r>
      <w:r w:rsidR="00795C74">
        <w:rPr>
          <w:rFonts w:ascii="Times New Roman" w:hAnsi="Times New Roman" w:cs="Times New Roman"/>
        </w:rPr>
        <w:t xml:space="preserve"> F</w:t>
      </w:r>
      <w:r w:rsidR="00795C74" w:rsidRPr="00A56947">
        <w:rPr>
          <w:rFonts w:ascii="Times New Roman" w:hAnsi="Times New Roman" w:cs="Times New Roman"/>
        </w:rPr>
        <w:t>irst</w:t>
      </w:r>
      <w:r w:rsidR="00795C74">
        <w:rPr>
          <w:rFonts w:ascii="Times New Roman" w:hAnsi="Times New Roman" w:cs="Times New Roman"/>
        </w:rPr>
        <w:t>,</w:t>
      </w:r>
      <w:r w:rsidR="00795C74" w:rsidRPr="00A56947">
        <w:rPr>
          <w:rFonts w:ascii="Times New Roman" w:hAnsi="Times New Roman" w:cs="Times New Roman"/>
        </w:rPr>
        <w:t xml:space="preserve"> we</w:t>
      </w:r>
      <w:r w:rsidR="00795C74">
        <w:rPr>
          <w:rFonts w:ascii="Times New Roman" w:hAnsi="Times New Roman" w:cs="Times New Roman"/>
        </w:rPr>
        <w:t xml:space="preserve"> set the maximum absolute value of weight as </w:t>
      </w:r>
      <m:oMath>
        <m:r>
          <w:rPr>
            <w:rFonts w:ascii="Cambria Math" w:hAnsi="Cambria Math" w:cs="Times New Roman"/>
          </w:rPr>
          <m:t>maximum</m:t>
        </m:r>
      </m:oMath>
      <w:r w:rsidR="00782E83">
        <w:rPr>
          <w:rFonts w:ascii="Times New Roman" w:hAnsi="Times New Roman" w:cs="Times New Roman"/>
        </w:rPr>
        <w:t xml:space="preserve">, </w:t>
      </w:r>
      <w:r>
        <w:rPr>
          <w:rFonts w:ascii="Times New Roman" w:hAnsi="Times New Roman" w:cs="Times New Roman"/>
        </w:rPr>
        <w:t xml:space="preserve">and </w:t>
      </w:r>
      <w:r w:rsidR="00782E83">
        <w:rPr>
          <w:rFonts w:ascii="Times New Roman" w:hAnsi="Times New Roman" w:cs="Times New Roman"/>
        </w:rPr>
        <w:t>then weights are scaled by</w:t>
      </w:r>
      <w:r w:rsidR="00782E83" w:rsidRPr="00A56947">
        <w:rPr>
          <w:rFonts w:ascii="Times New Roman" w:hAnsi="Times New Roman" w:cs="Times New Roman"/>
        </w:rPr>
        <w:t xml:space="preserve"> </w:t>
      </w:r>
      <m:oMath>
        <m:r>
          <w:rPr>
            <w:rFonts w:ascii="Cambria Math" w:hAnsi="Cambria Math" w:cs="Times New Roman"/>
          </w:rPr>
          <m:t>maximum</m:t>
        </m:r>
      </m:oMath>
      <w:r w:rsidR="00782E83" w:rsidRPr="00A56947">
        <w:rPr>
          <w:rFonts w:ascii="Times New Roman" w:hAnsi="Times New Roman" w:cs="Times New Roman"/>
        </w:rPr>
        <w:t xml:space="preserve"> to </w:t>
      </w:r>
      <w:r w:rsidR="00795C74" w:rsidRPr="00A56947">
        <w:rPr>
          <w:rFonts w:ascii="Times New Roman" w:hAnsi="Times New Roman" w:cs="Times New Roman"/>
        </w:rPr>
        <w:t xml:space="preserve">obtain the </w:t>
      </w:r>
      <w:r w:rsidR="00795C74">
        <w:rPr>
          <w:rFonts w:ascii="Times New Roman" w:hAnsi="Times New Roman" w:cs="Times New Roman"/>
        </w:rPr>
        <w:t xml:space="preserve">normalized weights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norm</m:t>
            </m:r>
          </m:sub>
        </m:sSub>
      </m:oMath>
      <w:r>
        <w:rPr>
          <w:rFonts w:ascii="Times New Roman" w:hAnsi="Times New Roman" w:cs="Times New Roman" w:hint="eastAsia"/>
        </w:rPr>
        <w:t xml:space="preserve"> </w:t>
      </w:r>
      <w:r w:rsidR="00782E83">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norm</m:t>
            </m:r>
          </m:sub>
        </m:sSub>
        <m:r>
          <w:rPr>
            <w:rFonts w:ascii="Cambria Math" w:hAnsi="Cambria Math" w:cs="Times New Roman"/>
          </w:rPr>
          <m:t>∈[1, -1]</m:t>
        </m:r>
      </m:oMath>
      <w:r w:rsidR="00782E83">
        <w:rPr>
          <w:rFonts w:ascii="Times New Roman" w:hAnsi="Times New Roman" w:cs="Times New Roman" w:hint="eastAsia"/>
        </w:rPr>
        <w:t>)</w:t>
      </w:r>
      <w:r w:rsidR="00795C74">
        <w:rPr>
          <w:rFonts w:ascii="Times New Roman" w:hAnsi="Times New Roman" w:cs="Times New Roman"/>
        </w:rPr>
        <w:t xml:space="preserve">. And the range of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norm</m:t>
            </m:r>
          </m:sub>
        </m:sSub>
      </m:oMath>
      <w:r w:rsidR="00795C74">
        <w:rPr>
          <w:rFonts w:ascii="Times New Roman" w:hAnsi="Times New Roman" w:cs="Times New Roman"/>
        </w:rPr>
        <w:t xml:space="preserve"> will further divide into</w:t>
      </w:r>
      <w:r>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bit-1</m:t>
            </m:r>
          </m:sup>
        </m:sSup>
        <m:r>
          <w:rPr>
            <w:rFonts w:ascii="Cambria Math" w:hAnsi="Cambria Math" w:cs="Times New Roman"/>
          </w:rPr>
          <m:t>-1</m:t>
        </m:r>
      </m:oMath>
      <w:r w:rsidR="00795C74">
        <w:rPr>
          <w:rFonts w:ascii="Times New Roman" w:hAnsi="Times New Roman" w:cs="Times New Roman"/>
        </w:rPr>
        <w:t xml:space="preserve"> </w:t>
      </w:r>
      <w:r w:rsidR="00795C74" w:rsidRPr="00A56947">
        <w:rPr>
          <w:rFonts w:ascii="Times New Roman" w:hAnsi="Times New Roman" w:cs="Times New Roman"/>
        </w:rPr>
        <w:t>discrete values</w:t>
      </w:r>
      <w:r w:rsidR="00795C74">
        <w:rPr>
          <w:rFonts w:ascii="Times New Roman" w:hAnsi="Times New Roman" w:cs="Times New Roman"/>
        </w:rPr>
        <w:t xml:space="preserve"> of</w:t>
      </w:r>
      <w:r w:rsidR="00795C74" w:rsidRPr="00A56947">
        <w:rPr>
          <w:rFonts w:ascii="Times New Roman" w:hAnsi="Times New Roman" w:cs="Times New Roman"/>
        </w:rPr>
        <w:t xml:space="preserve"> the corresponding bit width. It sho</w:t>
      </w:r>
      <w:r w:rsidR="00795C74">
        <w:rPr>
          <w:rFonts w:ascii="Times New Roman" w:hAnsi="Times New Roman" w:cs="Times New Roman"/>
        </w:rPr>
        <w:t xml:space="preserve">uld be noted that the </w:t>
      </w:r>
      <w:r w:rsidR="00795C74" w:rsidRPr="00D14A33">
        <w:rPr>
          <w:rFonts w:ascii="Times New Roman" w:hAnsi="Times New Roman" w:cs="Times New Roman"/>
        </w:rPr>
        <w:t>true form</w:t>
      </w:r>
      <w:r w:rsidR="00795C74" w:rsidRPr="00A56947">
        <w:rPr>
          <w:rFonts w:ascii="Times New Roman" w:hAnsi="Times New Roman" w:cs="Times New Roman"/>
        </w:rPr>
        <w:t xml:space="preserve"> </w:t>
      </w:r>
      <w:r w:rsidR="00795C74">
        <w:rPr>
          <w:rFonts w:ascii="Times New Roman" w:hAnsi="Times New Roman" w:cs="Times New Roman"/>
        </w:rPr>
        <w:t>of weights</w:t>
      </w:r>
      <w:r w:rsidR="00795C74" w:rsidRPr="00A56947">
        <w:rPr>
          <w:rFonts w:ascii="Times New Roman" w:hAnsi="Times New Roman" w:cs="Times New Roman"/>
        </w:rPr>
        <w:t xml:space="preserve"> </w:t>
      </w:r>
      <w:r w:rsidR="00795C74">
        <w:rPr>
          <w:rFonts w:ascii="Times New Roman" w:hAnsi="Times New Roman" w:cs="Times New Roman"/>
        </w:rPr>
        <w:t xml:space="preserve">is </w:t>
      </w:r>
      <w:r w:rsidR="00795C74" w:rsidRPr="00A56947">
        <w:rPr>
          <w:rFonts w:ascii="Times New Roman" w:hAnsi="Times New Roman" w:cs="Times New Roman"/>
        </w:rPr>
        <w:t>use</w:t>
      </w:r>
      <w:r w:rsidR="00795C74">
        <w:rPr>
          <w:rFonts w:ascii="Times New Roman" w:hAnsi="Times New Roman" w:cs="Times New Roman"/>
        </w:rPr>
        <w:t>d</w:t>
      </w:r>
      <w:r w:rsidR="00795C74" w:rsidRPr="00A56947">
        <w:rPr>
          <w:rFonts w:ascii="Times New Roman" w:hAnsi="Times New Roman" w:cs="Times New Roman"/>
        </w:rPr>
        <w:t xml:space="preserve"> here </w:t>
      </w:r>
      <w:r w:rsidR="00795C74">
        <w:rPr>
          <w:rFonts w:ascii="Times New Roman" w:hAnsi="Times New Roman" w:cs="Times New Roman"/>
        </w:rPr>
        <w:t xml:space="preserve">to </w:t>
      </w:r>
      <w:r w:rsidR="00795C74" w:rsidRPr="00A56947">
        <w:rPr>
          <w:rFonts w:ascii="Times New Roman" w:hAnsi="Times New Roman" w:cs="Times New Roman"/>
        </w:rPr>
        <w:t xml:space="preserve">represents </w:t>
      </w:r>
      <w:r w:rsidR="00795C74">
        <w:rPr>
          <w:rFonts w:ascii="Times New Roman" w:hAnsi="Times New Roman" w:cs="Times New Roman"/>
        </w:rPr>
        <w:t xml:space="preserve">both </w:t>
      </w:r>
      <w:r w:rsidR="00795C74" w:rsidRPr="00A56947">
        <w:rPr>
          <w:rFonts w:ascii="Times New Roman" w:hAnsi="Times New Roman" w:cs="Times New Roman"/>
        </w:rPr>
        <w:t xml:space="preserve">positive and negative numbers, so 0 has </w:t>
      </w:r>
      <w:r w:rsidR="00795C74" w:rsidRPr="00A56947">
        <w:rPr>
          <w:rFonts w:ascii="Times New Roman" w:hAnsi="Times New Roman" w:cs="Times New Roman"/>
        </w:rPr>
        <w:lastRenderedPageBreak/>
        <w:t>two representations</w:t>
      </w:r>
      <w:r w:rsidR="00795C74">
        <w:rPr>
          <w:rFonts w:ascii="Times New Roman" w:hAnsi="Times New Roman" w:cs="Times New Roman"/>
        </w:rPr>
        <w:t>: +0 and -0</w:t>
      </w:r>
      <w:r w:rsidR="00795C74" w:rsidRPr="00A56947">
        <w:rPr>
          <w:rFonts w:ascii="Times New Roman" w:hAnsi="Times New Roman" w:cs="Times New Roman"/>
        </w:rPr>
        <w:t xml:space="preserve">, but </w:t>
      </w:r>
      <w:r w:rsidR="00795C74">
        <w:rPr>
          <w:rFonts w:ascii="Times New Roman" w:hAnsi="Times New Roman" w:cs="Times New Roman"/>
        </w:rPr>
        <w:t>only one</w:t>
      </w:r>
      <w:r w:rsidR="00795C74" w:rsidRPr="00A56947">
        <w:rPr>
          <w:rFonts w:ascii="Times New Roman" w:hAnsi="Times New Roman" w:cs="Times New Roman"/>
        </w:rPr>
        <w:t xml:space="preserve"> </w:t>
      </w:r>
      <w:r w:rsidR="00795C74">
        <w:rPr>
          <w:rFonts w:ascii="Times New Roman" w:hAnsi="Times New Roman" w:cs="Times New Roman"/>
        </w:rPr>
        <w:t>is</w:t>
      </w:r>
      <w:r w:rsidR="00795C74" w:rsidRPr="00A56947">
        <w:rPr>
          <w:rFonts w:ascii="Times New Roman" w:hAnsi="Times New Roman" w:cs="Times New Roman"/>
        </w:rPr>
        <w:t xml:space="preserve"> used, so</w:t>
      </w:r>
      <w:r w:rsidR="00795C74">
        <w:rPr>
          <w:rFonts w:ascii="Times New Roman" w:hAnsi="Times New Roman" w:cs="Times New Roman"/>
        </w:rPr>
        <w:t xml:space="preserve"> there are</w:t>
      </w:r>
      <w:r w:rsidR="00795C74" w:rsidRPr="00A56947">
        <w:rPr>
          <w:rFonts w:ascii="Times New Roman" w:hAnsi="Times New Roman" w:cs="Times New Roman"/>
        </w:rPr>
        <w:t xml:space="preserve"> only</w:t>
      </w:r>
      <w:r>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bit-1</m:t>
            </m:r>
          </m:sup>
        </m:sSup>
        <m:r>
          <w:rPr>
            <w:rFonts w:ascii="Cambria Math" w:hAnsi="Cambria Math" w:cs="Times New Roman"/>
          </w:rPr>
          <m:t>-1</m:t>
        </m:r>
      </m:oMath>
      <w:r w:rsidR="00795C74">
        <w:rPr>
          <w:rFonts w:ascii="Times New Roman" w:hAnsi="Times New Roman" w:cs="Times New Roman"/>
        </w:rPr>
        <w:t xml:space="preserve"> q</w:t>
      </w:r>
      <w:proofErr w:type="spellStart"/>
      <w:r w:rsidR="00795C74" w:rsidRPr="00A56947">
        <w:rPr>
          <w:rFonts w:ascii="Times New Roman" w:hAnsi="Times New Roman" w:cs="Times New Roman"/>
        </w:rPr>
        <w:t>uantization</w:t>
      </w:r>
      <w:proofErr w:type="spellEnd"/>
      <w:r w:rsidR="00795C74" w:rsidRPr="00A56947">
        <w:rPr>
          <w:rFonts w:ascii="Times New Roman" w:hAnsi="Times New Roman" w:cs="Times New Roman"/>
        </w:rPr>
        <w:t xml:space="preserve"> level</w:t>
      </w:r>
      <w:r w:rsidR="00795C74">
        <w:rPr>
          <w:rFonts w:ascii="Times New Roman" w:hAnsi="Times New Roman" w:cs="Times New Roman"/>
        </w:rPr>
        <w:t>s, and</w:t>
      </w:r>
      <w:r w:rsidR="00795C74" w:rsidRPr="00D646E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norm</m:t>
            </m:r>
          </m:sub>
        </m:sSub>
      </m:oMath>
      <w:r w:rsidR="00795C74" w:rsidRPr="00A56947">
        <w:rPr>
          <w:rFonts w:ascii="Times New Roman" w:hAnsi="Times New Roman" w:cs="Times New Roman"/>
        </w:rPr>
        <w:t xml:space="preserve">will be replaced by the nearest </w:t>
      </w:r>
      <w:r w:rsidR="00795C74">
        <w:rPr>
          <w:rFonts w:ascii="Times New Roman" w:hAnsi="Times New Roman" w:cs="Times New Roman"/>
        </w:rPr>
        <w:t xml:space="preserve">quantization level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q_norm</m:t>
            </m:r>
          </m:sub>
        </m:sSub>
      </m:oMath>
      <w:r w:rsidR="00795C74">
        <w:rPr>
          <w:rFonts w:ascii="Times New Roman" w:hAnsi="Times New Roman" w:cs="Times New Roman"/>
        </w:rPr>
        <w:t xml:space="preserve">. Finally,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q</m:t>
            </m:r>
          </m:sub>
        </m:sSub>
      </m:oMath>
      <w:r w:rsidR="00987A93">
        <w:rPr>
          <w:rFonts w:ascii="Times New Roman" w:hAnsi="Times New Roman" w:cs="Times New Roman" w:hint="eastAsia"/>
        </w:rPr>
        <w:t xml:space="preserve"> </w:t>
      </w:r>
      <w:r w:rsidR="00795C74">
        <w:rPr>
          <w:rFonts w:ascii="Times New Roman" w:hAnsi="Times New Roman" w:cs="Times New Roman"/>
        </w:rPr>
        <w:t xml:space="preserve">are </w:t>
      </w:r>
      <w:r w:rsidR="00795C74" w:rsidRPr="00A56947">
        <w:rPr>
          <w:rFonts w:ascii="Times New Roman" w:hAnsi="Times New Roman" w:cs="Times New Roman"/>
        </w:rPr>
        <w:t>returned</w:t>
      </w:r>
      <w:r>
        <w:rPr>
          <w:rFonts w:ascii="Times New Roman" w:hAnsi="Times New Roman" w:cs="Times New Roman"/>
        </w:rPr>
        <w:t xml:space="preserve"> as the quantized weights</w:t>
      </w:r>
      <w:r w:rsidR="00795C74" w:rsidRPr="00A56947">
        <w:rPr>
          <w:rFonts w:ascii="Times New Roman" w:hAnsi="Times New Roman" w:cs="Times New Roman"/>
        </w:rPr>
        <w:t xml:space="preserve">. </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4843"/>
      </w:tblGrid>
      <w:tr w:rsidR="00440332" w14:paraId="18C925CD" w14:textId="77777777" w:rsidTr="00D31240">
        <w:trPr>
          <w:jc w:val="center"/>
        </w:trPr>
        <w:tc>
          <w:tcPr>
            <w:tcW w:w="4843" w:type="dxa"/>
            <w:tcBorders>
              <w:top w:val="single" w:sz="4" w:space="0" w:color="auto"/>
              <w:left w:val="nil"/>
              <w:bottom w:val="single" w:sz="4" w:space="0" w:color="auto"/>
              <w:right w:val="nil"/>
            </w:tcBorders>
            <w:hideMark/>
          </w:tcPr>
          <w:p w14:paraId="15487BFC" w14:textId="031F0B77" w:rsidR="00440332" w:rsidRDefault="00440332" w:rsidP="001C5F71">
            <w:pPr>
              <w:rPr>
                <w:rFonts w:ascii="Times New Roman" w:hAnsi="Times New Roman" w:cs="Times New Roman"/>
              </w:rPr>
            </w:pPr>
            <w:r>
              <w:rPr>
                <w:rFonts w:ascii="Times New Roman" w:hAnsi="Times New Roman" w:cs="Times New Roman"/>
                <w:b/>
              </w:rPr>
              <w:t>Algo</w:t>
            </w:r>
            <w:r w:rsidR="001C5F71">
              <w:rPr>
                <w:rFonts w:ascii="Times New Roman" w:hAnsi="Times New Roman" w:cs="Times New Roman"/>
                <w:b/>
              </w:rPr>
              <w:t>r</w:t>
            </w:r>
            <w:r>
              <w:rPr>
                <w:rFonts w:ascii="Times New Roman" w:hAnsi="Times New Roman" w:cs="Times New Roman"/>
                <w:b/>
              </w:rPr>
              <w:t>ithm 1</w:t>
            </w:r>
            <w:r>
              <w:rPr>
                <w:rFonts w:ascii="Times New Roman" w:hAnsi="Times New Roman" w:cs="Times New Roman"/>
              </w:rPr>
              <w:t xml:space="preserve"> </w:t>
            </w:r>
            <w:r w:rsidR="006A2706">
              <w:rPr>
                <w:rFonts w:ascii="Times New Roman" w:hAnsi="Times New Roman" w:cs="Times New Roman"/>
              </w:rPr>
              <w:t>S</w:t>
            </w:r>
            <w:r w:rsidR="006A2706" w:rsidRPr="00A56947">
              <w:rPr>
                <w:rFonts w:ascii="Times New Roman" w:hAnsi="Times New Roman" w:cs="Times New Roman"/>
              </w:rPr>
              <w:t xml:space="preserve">ymmetric </w:t>
            </w:r>
            <w:r w:rsidR="006A2706">
              <w:rPr>
                <w:rFonts w:ascii="Times New Roman" w:hAnsi="Times New Roman" w:cs="Times New Roman"/>
              </w:rPr>
              <w:t>Q</w:t>
            </w:r>
            <w:r w:rsidR="006A2706" w:rsidRPr="00A56947">
              <w:rPr>
                <w:rFonts w:ascii="Times New Roman" w:hAnsi="Times New Roman" w:cs="Times New Roman"/>
              </w:rPr>
              <w:t>uantization</w:t>
            </w:r>
          </w:p>
        </w:tc>
      </w:tr>
      <w:tr w:rsidR="00440332" w14:paraId="7E7C97E9" w14:textId="77777777" w:rsidTr="00D31240">
        <w:trPr>
          <w:jc w:val="center"/>
        </w:trPr>
        <w:tc>
          <w:tcPr>
            <w:tcW w:w="4843" w:type="dxa"/>
            <w:tcBorders>
              <w:top w:val="single" w:sz="4" w:space="0" w:color="auto"/>
              <w:left w:val="nil"/>
              <w:bottom w:val="single" w:sz="4" w:space="0" w:color="auto"/>
              <w:right w:val="nil"/>
            </w:tcBorders>
            <w:hideMark/>
          </w:tcPr>
          <w:p w14:paraId="77BBE63D" w14:textId="33B10D6B" w:rsidR="00440332" w:rsidRDefault="00821C3A">
            <w:pPr>
              <w:rPr>
                <w:rFonts w:ascii="Times New Roman" w:hAnsi="Times New Roman" w:cs="Times New Roman"/>
                <w:b/>
              </w:rPr>
            </w:pPr>
            <w:r w:rsidRPr="00821C3A">
              <w:rPr>
                <w:rFonts w:hint="eastAsia"/>
                <w:kern w:val="0"/>
                <w:position w:val="-16"/>
              </w:rPr>
              <w:object w:dxaOrig="3940" w:dyaOrig="2960" w14:anchorId="48A2ABCC">
                <v:shape id="_x0000_i1028" type="#_x0000_t75" style="width:197pt;height:148.6pt" o:ole="">
                  <v:imagedata r:id="rId18" o:title=""/>
                </v:shape>
                <o:OLEObject Type="Embed" ProgID="Equation.DSMT4" ShapeID="_x0000_i1028" DrawAspect="Content" ObjectID="_1647631024" r:id="rId19"/>
              </w:object>
            </w:r>
          </w:p>
        </w:tc>
      </w:tr>
    </w:tbl>
    <w:p w14:paraId="38959048" w14:textId="7584B293" w:rsidR="005773C2" w:rsidRDefault="00081C78" w:rsidP="00A56947">
      <w:pPr>
        <w:pStyle w:val="a3"/>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fter</w:t>
      </w:r>
      <w:r>
        <w:rPr>
          <w:rFonts w:ascii="Times New Roman" w:hAnsi="Times New Roman" w:cs="Times New Roman"/>
        </w:rPr>
        <w:t xml:space="preserve"> getting the quantized weights</w:t>
      </w:r>
      <w:r w:rsidR="00E6053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q</m:t>
            </m:r>
          </m:sub>
        </m:sSub>
      </m:oMath>
      <w:r>
        <w:rPr>
          <w:rFonts w:ascii="Times New Roman" w:hAnsi="Times New Roman" w:cs="Times New Roman"/>
        </w:rPr>
        <w:t>, the n</w:t>
      </w:r>
      <w:proofErr w:type="spellStart"/>
      <w:r w:rsidR="001B01E1">
        <w:rPr>
          <w:rFonts w:ascii="Times New Roman" w:hAnsi="Times New Roman" w:cs="Times New Roman"/>
        </w:rPr>
        <w:t>eural</w:t>
      </w:r>
      <w:proofErr w:type="spellEnd"/>
      <w:r w:rsidR="001B01E1">
        <w:rPr>
          <w:rFonts w:ascii="Times New Roman" w:hAnsi="Times New Roman" w:cs="Times New Roman"/>
        </w:rPr>
        <w:t xml:space="preserve"> network will </w:t>
      </w:r>
      <w:r w:rsidR="00CC61FF">
        <w:rPr>
          <w:rFonts w:ascii="Times New Roman" w:hAnsi="Times New Roman" w:cs="Times New Roman"/>
        </w:rPr>
        <w:t xml:space="preserve">replace the float-point weights with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q</m:t>
            </m:r>
          </m:sub>
        </m:sSub>
      </m:oMath>
      <w:r w:rsidR="00DF18C1">
        <w:rPr>
          <w:rFonts w:ascii="Times New Roman" w:hAnsi="Times New Roman" w:cs="Times New Roman"/>
        </w:rPr>
        <w:t xml:space="preserve"> </w:t>
      </w:r>
      <w:r w:rsidR="00CC61FF">
        <w:rPr>
          <w:rFonts w:ascii="Times New Roman" w:hAnsi="Times New Roman" w:cs="Times New Roman"/>
        </w:rPr>
        <w:t>and</w:t>
      </w:r>
      <w:r w:rsidR="001B01E1">
        <w:rPr>
          <w:rFonts w:ascii="Times New Roman" w:hAnsi="Times New Roman" w:cs="Times New Roman"/>
        </w:rPr>
        <w:t xml:space="preserve"> </w:t>
      </w:r>
      <w:r w:rsidR="00A56947" w:rsidRPr="00A56947">
        <w:rPr>
          <w:rFonts w:ascii="Times New Roman" w:hAnsi="Times New Roman" w:cs="Times New Roman"/>
        </w:rPr>
        <w:t xml:space="preserve">recalculate the </w:t>
      </w:r>
      <w:r w:rsidR="001B01E1">
        <w:rPr>
          <w:rFonts w:ascii="Times New Roman" w:hAnsi="Times New Roman" w:cs="Times New Roman"/>
        </w:rPr>
        <w:t xml:space="preserve">classification accuracy in </w:t>
      </w:r>
      <w:r w:rsidR="003C7A37">
        <w:rPr>
          <w:rFonts w:ascii="Times New Roman" w:hAnsi="Times New Roman" w:cs="Times New Roman"/>
        </w:rPr>
        <w:t xml:space="preserve">the </w:t>
      </w:r>
      <w:r w:rsidR="001B01E1">
        <w:rPr>
          <w:rFonts w:ascii="Times New Roman" w:hAnsi="Times New Roman" w:cs="Times New Roman"/>
        </w:rPr>
        <w:t xml:space="preserve">validation set. </w:t>
      </w:r>
      <w:r w:rsidR="00CC61FF">
        <w:rPr>
          <w:rFonts w:ascii="Times New Roman" w:hAnsi="Times New Roman" w:cs="Times New Roman"/>
        </w:rPr>
        <w:t>When all of the accurac</w:t>
      </w:r>
      <w:r w:rsidR="003C7A37">
        <w:rPr>
          <w:rFonts w:ascii="Times New Roman" w:hAnsi="Times New Roman" w:cs="Times New Roman"/>
        </w:rPr>
        <w:t>ies</w:t>
      </w:r>
      <w:r w:rsidR="00CC61FF">
        <w:rPr>
          <w:rFonts w:ascii="Times New Roman" w:hAnsi="Times New Roman" w:cs="Times New Roman"/>
        </w:rPr>
        <w:t xml:space="preserve"> of possible bit</w:t>
      </w:r>
      <w:r w:rsidR="00DF18C1">
        <w:rPr>
          <w:rFonts w:ascii="Times New Roman" w:hAnsi="Times New Roman" w:cs="Times New Roman"/>
        </w:rPr>
        <w:t xml:space="preserve"> widths</w:t>
      </w:r>
      <w:r w:rsidR="00CC61FF">
        <w:rPr>
          <w:rFonts w:ascii="Times New Roman" w:hAnsi="Times New Roman" w:cs="Times New Roman"/>
        </w:rPr>
        <w:t xml:space="preserve"> in this layer are acquired, they are delivered to</w:t>
      </w:r>
      <w:r w:rsidR="00D646E9">
        <w:rPr>
          <w:rFonts w:ascii="Times New Roman" w:hAnsi="Times New Roman" w:cs="Times New Roman"/>
        </w:rPr>
        <w:t xml:space="preserve"> </w:t>
      </w:r>
      <w:r w:rsidR="007C524D">
        <w:rPr>
          <w:rFonts w:ascii="Times New Roman" w:hAnsi="Times New Roman" w:cs="Times New Roman"/>
        </w:rPr>
        <w:t>the Algorithm 2 (</w:t>
      </w:r>
      <w:r w:rsidR="00D646E9">
        <w:rPr>
          <w:rFonts w:ascii="Times New Roman" w:hAnsi="Times New Roman" w:cs="Times New Roman"/>
        </w:rPr>
        <w:t>G</w:t>
      </w:r>
      <w:r w:rsidR="00A56947" w:rsidRPr="00A56947">
        <w:rPr>
          <w:rFonts w:ascii="Times New Roman" w:hAnsi="Times New Roman" w:cs="Times New Roman"/>
        </w:rPr>
        <w:t xml:space="preserve">reedy </w:t>
      </w:r>
      <w:r w:rsidR="007C524D">
        <w:rPr>
          <w:rFonts w:ascii="Times New Roman" w:hAnsi="Times New Roman" w:cs="Times New Roman"/>
        </w:rPr>
        <w:t>C</w:t>
      </w:r>
      <w:r w:rsidR="00A56947" w:rsidRPr="00A56947">
        <w:rPr>
          <w:rFonts w:ascii="Times New Roman" w:hAnsi="Times New Roman" w:cs="Times New Roman"/>
        </w:rPr>
        <w:t>riterion</w:t>
      </w:r>
      <w:r w:rsidR="007C524D">
        <w:rPr>
          <w:rFonts w:ascii="Times New Roman" w:hAnsi="Times New Roman" w:cs="Times New Roman"/>
        </w:rPr>
        <w:t>)</w:t>
      </w:r>
      <w:r w:rsidR="00A56947" w:rsidRPr="00A56947">
        <w:rPr>
          <w:rFonts w:ascii="Times New Roman" w:hAnsi="Times New Roman" w:cs="Times New Roman"/>
        </w:rPr>
        <w:t xml:space="preserve"> a</w:t>
      </w:r>
      <w:r w:rsidR="00CC61FF">
        <w:rPr>
          <w:rFonts w:ascii="Times New Roman" w:hAnsi="Times New Roman" w:cs="Times New Roman"/>
        </w:rPr>
        <w:t xml:space="preserve">long with </w:t>
      </w:r>
      <w:r w:rsidR="00DF18C1">
        <w:rPr>
          <w:rFonts w:ascii="Times New Roman" w:hAnsi="Times New Roman" w:cs="Times New Roman"/>
        </w:rPr>
        <w:t xml:space="preserve">the number of computations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nc</m:t>
            </m:r>
          </m:sub>
        </m:sSub>
      </m:oMath>
      <w:r w:rsidR="00DF18C1">
        <w:rPr>
          <w:rFonts w:ascii="Times New Roman" w:hAnsi="Times New Roman" w:cs="Times New Roman"/>
        </w:rPr>
        <w:t xml:space="preserve">, </w:t>
      </w:r>
      <w:r w:rsidR="00821C3A">
        <w:rPr>
          <w:rFonts w:ascii="Times New Roman" w:hAnsi="Times New Roman" w:cs="Times New Roman"/>
        </w:rPr>
        <w:t xml:space="preserve">number of </w:t>
      </w:r>
      <w:r w:rsidR="00DF18C1">
        <w:rPr>
          <w:rFonts w:ascii="Times New Roman" w:hAnsi="Times New Roman" w:cs="Times New Roman"/>
        </w:rPr>
        <w:t xml:space="preserve">weights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nw</m:t>
            </m:r>
          </m:sub>
        </m:sSub>
      </m:oMath>
      <w:r w:rsidR="00DF18C1">
        <w:rPr>
          <w:rFonts w:ascii="Times New Roman" w:hAnsi="Times New Roman" w:cs="Times New Roman"/>
        </w:rPr>
        <w:t>,</w:t>
      </w:r>
      <w:r w:rsidR="00DF18C1" w:rsidRPr="00A56947">
        <w:rPr>
          <w:rFonts w:ascii="Times New Roman" w:hAnsi="Times New Roman" w:cs="Times New Roman"/>
        </w:rPr>
        <w:t xml:space="preserve"> and </w:t>
      </w:r>
      <w:r w:rsidR="00821C3A">
        <w:rPr>
          <w:rFonts w:ascii="Times New Roman" w:hAnsi="Times New Roman" w:cs="Times New Roman"/>
        </w:rPr>
        <w:t xml:space="preserve">number of </w:t>
      </w:r>
      <w:r w:rsidR="00DF18C1" w:rsidRPr="00A56947">
        <w:rPr>
          <w:rFonts w:ascii="Times New Roman" w:hAnsi="Times New Roman" w:cs="Times New Roman"/>
        </w:rPr>
        <w:t>activation</w:t>
      </w:r>
      <w:r w:rsidR="00DF18C1">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oMath>
      <w:r w:rsidR="00A56947" w:rsidRPr="00A56947">
        <w:rPr>
          <w:rFonts w:ascii="Times New Roman" w:hAnsi="Times New Roman" w:cs="Times New Roman"/>
        </w:rPr>
        <w:t xml:space="preserve"> </w:t>
      </w:r>
      <w:r w:rsidR="00CC61FF">
        <w:rPr>
          <w:rFonts w:ascii="Times New Roman" w:hAnsi="Times New Roman" w:cs="Times New Roman"/>
        </w:rPr>
        <w:t xml:space="preserve">of this </w:t>
      </w:r>
      <w:r w:rsidR="00A56947" w:rsidRPr="00A56947">
        <w:rPr>
          <w:rFonts w:ascii="Times New Roman" w:hAnsi="Times New Roman" w:cs="Times New Roman"/>
        </w:rPr>
        <w:t xml:space="preserve">layer. </w:t>
      </w:r>
      <w:r w:rsidR="00CC61FF">
        <w:rPr>
          <w:rFonts w:ascii="Times New Roman" w:hAnsi="Times New Roman" w:cs="Times New Roman"/>
        </w:rPr>
        <w:t xml:space="preserve">Greedy criterion </w:t>
      </w:r>
      <w:r w:rsidR="00DF18C1">
        <w:rPr>
          <w:rFonts w:ascii="Times New Roman" w:hAnsi="Times New Roman" w:cs="Times New Roman"/>
        </w:rPr>
        <w:t>will guide</w:t>
      </w:r>
      <w:r w:rsidR="005773C2">
        <w:rPr>
          <w:rFonts w:ascii="Times New Roman" w:hAnsi="Times New Roman" w:cs="Times New Roman"/>
        </w:rPr>
        <w:t xml:space="preserve"> the algorithm</w:t>
      </w:r>
      <w:r w:rsidR="00A56947" w:rsidRPr="00A56947">
        <w:rPr>
          <w:rFonts w:ascii="Times New Roman" w:hAnsi="Times New Roman" w:cs="Times New Roman"/>
        </w:rPr>
        <w:t xml:space="preserve"> </w:t>
      </w:r>
      <w:r w:rsidR="005773C2">
        <w:rPr>
          <w:rFonts w:ascii="Times New Roman" w:hAnsi="Times New Roman" w:cs="Times New Roman"/>
        </w:rPr>
        <w:t xml:space="preserve">to select the optimal quantization strategy in both </w:t>
      </w:r>
      <w:r w:rsidR="007C524D">
        <w:rPr>
          <w:rFonts w:ascii="Times New Roman" w:hAnsi="Times New Roman" w:cs="Times New Roman"/>
        </w:rPr>
        <w:t xml:space="preserve">neural network </w:t>
      </w:r>
      <w:r w:rsidR="005773C2">
        <w:rPr>
          <w:rFonts w:ascii="Times New Roman" w:hAnsi="Times New Roman" w:cs="Times New Roman"/>
        </w:rPr>
        <w:t xml:space="preserve">performance and </w:t>
      </w:r>
      <w:r w:rsidR="00345D56">
        <w:rPr>
          <w:rFonts w:ascii="Times New Roman" w:hAnsi="Times New Roman" w:cs="Times New Roman"/>
        </w:rPr>
        <w:t>power consumption</w:t>
      </w:r>
      <w:r w:rsidR="00A56947" w:rsidRPr="00A56947">
        <w:rPr>
          <w:rFonts w:ascii="Times New Roman" w:hAnsi="Times New Roman" w:cs="Times New Roman"/>
        </w:rPr>
        <w:t>.</w:t>
      </w:r>
      <w:r w:rsidR="005773C2">
        <w:rPr>
          <w:rFonts w:ascii="Times New Roman" w:hAnsi="Times New Roman" w:cs="Times New Roman"/>
        </w:rPr>
        <w:t xml:space="preserve"> </w:t>
      </w:r>
      <w:r w:rsidR="00D14A5E">
        <w:rPr>
          <w:rFonts w:ascii="Times New Roman" w:hAnsi="Times New Roman" w:cs="Times New Roman"/>
        </w:rPr>
        <w:t>Moons’ s</w:t>
      </w:r>
      <w:r w:rsidR="00173BEC">
        <w:rPr>
          <w:rFonts w:ascii="Times New Roman" w:hAnsi="Times New Roman" w:cs="Times New Roman"/>
        </w:rPr>
        <w:fldChar w:fldCharType="begin"/>
      </w:r>
      <w:r w:rsidR="00173BEC">
        <w:rPr>
          <w:rFonts w:ascii="Times New Roman" w:hAnsi="Times New Roman" w:cs="Times New Roman"/>
        </w:rPr>
        <w:instrText xml:space="preserve"> REF _Ref29844952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[28]</w:t>
      </w:r>
      <w:r w:rsidR="00173BEC">
        <w:rPr>
          <w:rFonts w:ascii="Times New Roman" w:hAnsi="Times New Roman" w:cs="Times New Roman"/>
        </w:rPr>
        <w:fldChar w:fldCharType="end"/>
      </w:r>
      <w:r w:rsidR="00A56947" w:rsidRPr="00A56947">
        <w:rPr>
          <w:rFonts w:ascii="Times New Roman" w:hAnsi="Times New Roman" w:cs="Times New Roman"/>
        </w:rPr>
        <w:t xml:space="preserve"> </w:t>
      </w:r>
      <w:r w:rsidR="005773C2">
        <w:rPr>
          <w:rFonts w:ascii="Times New Roman" w:hAnsi="Times New Roman" w:cs="Times New Roman"/>
        </w:rPr>
        <w:t xml:space="preserve">energy </w:t>
      </w:r>
      <w:r w:rsidR="00A56947" w:rsidRPr="00A56947">
        <w:rPr>
          <w:rFonts w:ascii="Times New Roman" w:hAnsi="Times New Roman" w:cs="Times New Roman"/>
        </w:rPr>
        <w:t>model</w:t>
      </w:r>
      <w:r w:rsidR="005773C2">
        <w:rPr>
          <w:rFonts w:ascii="Times New Roman" w:hAnsi="Times New Roman" w:cs="Times New Roman"/>
        </w:rPr>
        <w:t xml:space="preserve"> is applied</w:t>
      </w:r>
      <w:r w:rsidR="00A56947" w:rsidRPr="00A56947">
        <w:rPr>
          <w:rFonts w:ascii="Times New Roman" w:hAnsi="Times New Roman" w:cs="Times New Roman"/>
        </w:rPr>
        <w:t xml:space="preserve"> </w:t>
      </w:r>
      <w:r w:rsidR="005773C2">
        <w:rPr>
          <w:rFonts w:ascii="Times New Roman" w:hAnsi="Times New Roman" w:cs="Times New Roman"/>
        </w:rPr>
        <w:t xml:space="preserve">to </w:t>
      </w:r>
      <w:r w:rsidR="00A56947" w:rsidRPr="00A56947">
        <w:rPr>
          <w:rFonts w:ascii="Times New Roman" w:hAnsi="Times New Roman" w:cs="Times New Roman"/>
        </w:rPr>
        <w:t xml:space="preserve">calculate the power consumption of </w:t>
      </w:r>
      <w:r w:rsidR="007C524D">
        <w:rPr>
          <w:rFonts w:ascii="Times New Roman" w:hAnsi="Times New Roman" w:cs="Times New Roman"/>
        </w:rPr>
        <w:t xml:space="preserve">neural </w:t>
      </w:r>
      <w:r w:rsidR="00A56947" w:rsidRPr="00A56947">
        <w:rPr>
          <w:rFonts w:ascii="Times New Roman" w:hAnsi="Times New Roman" w:cs="Times New Roman"/>
        </w:rPr>
        <w:t xml:space="preserve">network </w:t>
      </w:r>
      <w:r w:rsidR="005773C2">
        <w:rPr>
          <w:rFonts w:ascii="Times New Roman" w:hAnsi="Times New Roman" w:cs="Times New Roman"/>
        </w:rPr>
        <w:t>in</w:t>
      </w:r>
      <w:r w:rsidR="00656F9E">
        <w:rPr>
          <w:rFonts w:ascii="Times New Roman" w:hAnsi="Times New Roman" w:cs="Times New Roman"/>
        </w:rPr>
        <w:t xml:space="preserve"> inference</w:t>
      </w:r>
      <w:r w:rsidR="00DF18C1">
        <w:rPr>
          <w:rFonts w:ascii="Times New Roman" w:hAnsi="Times New Roman" w:cs="Times New Roman"/>
        </w:rPr>
        <w:t xml:space="preserve"> </w:t>
      </w:r>
      <w:r w:rsidR="00FE1FF8">
        <w:rPr>
          <w:rFonts w:ascii="Times New Roman" w:hAnsi="Times New Roman" w:cs="Times New Roman"/>
        </w:rPr>
        <w:t>(line</w:t>
      </w:r>
      <w:r w:rsidR="007C524D">
        <w:rPr>
          <w:rFonts w:ascii="Times New Roman" w:hAnsi="Times New Roman" w:cs="Times New Roman"/>
        </w:rPr>
        <w:t>3</w:t>
      </w:r>
      <w:r w:rsidR="00FE1FF8">
        <w:rPr>
          <w:rFonts w:ascii="Times New Roman" w:hAnsi="Times New Roman" w:cs="Times New Roman"/>
        </w:rPr>
        <w:t>-</w:t>
      </w:r>
      <w:r w:rsidR="007C524D">
        <w:rPr>
          <w:rFonts w:ascii="Times New Roman" w:hAnsi="Times New Roman" w:cs="Times New Roman"/>
        </w:rPr>
        <w:t>6</w:t>
      </w:r>
      <w:r w:rsidR="00FE1FF8">
        <w:rPr>
          <w:rFonts w:ascii="Times New Roman" w:hAnsi="Times New Roman" w:cs="Times New Roman"/>
        </w:rPr>
        <w:t>)</w:t>
      </w:r>
      <w:r w:rsidR="005B5F6C">
        <w:rPr>
          <w:rFonts w:ascii="Times New Roman" w:hAnsi="Times New Roman" w:cs="Times New Roman"/>
        </w:rPr>
        <w:t>, the</w:t>
      </w:r>
      <w:r w:rsidR="007C524D">
        <w:rPr>
          <w:rFonts w:ascii="Times New Roman" w:hAnsi="Times New Roman" w:cs="Times New Roman"/>
        </w:rPr>
        <w:t xml:space="preserve"> </w:t>
      </w:r>
      <m:oMath>
        <m:r>
          <w:rPr>
            <w:rFonts w:ascii="Cambria Math" w:hAnsi="Cambria Math" w:cs="Times New Roman"/>
          </w:rPr>
          <m:t>p</m:t>
        </m:r>
      </m:oMath>
      <w:r w:rsidR="007C524D">
        <w:rPr>
          <w:rFonts w:ascii="Times New Roman" w:hAnsi="Times New Roman" w:cs="Times New Roman" w:hint="eastAsia"/>
        </w:rPr>
        <w:t xml:space="preserve"> </w:t>
      </w:r>
      <w:r w:rsidR="005B5F6C">
        <w:rPr>
          <w:rFonts w:ascii="Times New Roman" w:hAnsi="Times New Roman" w:cs="Times New Roman"/>
        </w:rPr>
        <w:t>in line</w:t>
      </w:r>
      <w:r w:rsidR="007C524D">
        <w:rPr>
          <w:rFonts w:ascii="Times New Roman" w:hAnsi="Times New Roman" w:cs="Times New Roman"/>
        </w:rPr>
        <w:t xml:space="preserve"> 4</w:t>
      </w:r>
      <w:r w:rsidR="00F31705">
        <w:rPr>
          <w:rFonts w:ascii="Times New Roman" w:hAnsi="Times New Roman" w:cs="Times New Roman"/>
        </w:rPr>
        <w:t xml:space="preserve">, </w:t>
      </w:r>
      <w:r w:rsidR="007C524D">
        <w:rPr>
          <w:rFonts w:ascii="Times New Roman" w:hAnsi="Times New Roman" w:cs="Times New Roman"/>
        </w:rPr>
        <w:t>5</w:t>
      </w:r>
      <w:r w:rsidR="00F31705">
        <w:rPr>
          <w:rFonts w:ascii="Times New Roman" w:hAnsi="Times New Roman" w:cs="Times New Roman"/>
        </w:rPr>
        <w:t xml:space="preserve"> is set to 6 as the reduction in memory-access due to the parallelism in hardware</w:t>
      </w:r>
      <w:r w:rsidR="00656F9E">
        <w:rPr>
          <w:rFonts w:ascii="Times New Roman" w:hAnsi="Times New Roman" w:cs="Times New Roman"/>
        </w:rPr>
        <w:t>.</w:t>
      </w:r>
      <w:r w:rsidR="009A5439" w:rsidRPr="009A5439">
        <w:rPr>
          <w:rFonts w:ascii="Times New Roman" w:hAnsi="Times New Roman" w:cs="Times New Roman"/>
        </w:rPr>
        <w:t xml:space="preserve"> </w:t>
      </w:r>
      <w:r w:rsidR="00656F9E">
        <w:rPr>
          <w:rFonts w:ascii="Times New Roman" w:hAnsi="Times New Roman" w:cs="Times New Roman"/>
        </w:rPr>
        <w:t>T</w:t>
      </w:r>
      <w:r w:rsidR="005773C2">
        <w:rPr>
          <w:rFonts w:ascii="Times New Roman" w:hAnsi="Times New Roman" w:cs="Times New Roman"/>
        </w:rPr>
        <w:t>h</w:t>
      </w:r>
      <w:r w:rsidR="005B5F6C">
        <w:rPr>
          <w:rFonts w:ascii="Times New Roman" w:hAnsi="Times New Roman" w:cs="Times New Roman"/>
        </w:rPr>
        <w:t>e total energy</w:t>
      </w:r>
      <w:r w:rsidR="00755E5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inf</m:t>
            </m:r>
          </m:sub>
        </m:sSub>
      </m:oMath>
      <w:r w:rsidR="00755E54">
        <w:rPr>
          <w:rFonts w:ascii="Times New Roman" w:hAnsi="Times New Roman" w:cs="Times New Roman" w:hint="eastAsia"/>
        </w:rPr>
        <w:t xml:space="preserve"> </w:t>
      </w:r>
      <w:r w:rsidR="00B7626B">
        <w:rPr>
          <w:rFonts w:ascii="Times New Roman" w:hAnsi="Times New Roman" w:cs="Times New Roman"/>
        </w:rPr>
        <w:t>per inference is the sum of comput</w:t>
      </w:r>
      <w:r w:rsidR="003C7A37">
        <w:rPr>
          <w:rFonts w:ascii="Times New Roman" w:hAnsi="Times New Roman" w:cs="Times New Roman"/>
        </w:rPr>
        <w:t>ing</w:t>
      </w:r>
      <w:r w:rsidR="00B7626B">
        <w:rPr>
          <w:rFonts w:ascii="Times New Roman" w:hAnsi="Times New Roman" w:cs="Times New Roman"/>
        </w:rPr>
        <w:t xml:space="preserve"> energy</w:t>
      </w:r>
      <w:r w:rsidR="00755E5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oMath>
      <w:r w:rsidR="00755E54">
        <w:rPr>
          <w:rFonts w:ascii="Times New Roman" w:hAnsi="Times New Roman" w:cs="Times New Roman" w:hint="eastAsia"/>
        </w:rPr>
        <w:t xml:space="preserve"> </w:t>
      </w:r>
      <w:r w:rsidR="00B7626B">
        <w:rPr>
          <w:rFonts w:ascii="Times New Roman" w:hAnsi="Times New Roman" w:cs="Times New Roman"/>
        </w:rPr>
        <w:t>and memory-access energy of weights</w:t>
      </w:r>
      <w:r w:rsidR="005B5F6C">
        <w:rPr>
          <w:rFonts w:ascii="Times New Roman" w:hAnsi="Times New Roman" w:cs="Times New Roman"/>
        </w:rPr>
        <w:t xml:space="preserve"> </w:t>
      </w:r>
      <w:r w:rsidR="00B7626B" w:rsidRPr="00B7626B">
        <w:rPr>
          <w:rFonts w:ascii="Times New Roman" w:hAnsi="Times New Roman" w:cs="Times New Roman"/>
          <w:position w:val="-10"/>
        </w:rPr>
        <w:object w:dxaOrig="320" w:dyaOrig="300" w14:anchorId="0DEB10EC">
          <v:shape id="_x0000_i1029" type="#_x0000_t75" style="width:16.15pt;height:15pt" o:ole="">
            <v:imagedata r:id="rId20" o:title=""/>
          </v:shape>
          <o:OLEObject Type="Embed" ProgID="Equation.DSMT4" ShapeID="_x0000_i1029" DrawAspect="Content" ObjectID="_1647631025" r:id="rId21"/>
        </w:object>
      </w:r>
      <w:r w:rsidR="00B7626B">
        <w:rPr>
          <w:rFonts w:ascii="Times New Roman" w:hAnsi="Times New Roman" w:cs="Times New Roman"/>
        </w:rPr>
        <w:t>and activation</w:t>
      </w:r>
      <w:r w:rsidR="00755E5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oMath>
      <w:r w:rsidR="00B7626B">
        <w:rPr>
          <w:rFonts w:ascii="Times New Roman" w:hAnsi="Times New Roman" w:cs="Times New Roman"/>
        </w:rPr>
        <w:t>:</w:t>
      </w:r>
    </w:p>
    <w:p w14:paraId="417BFF09" w14:textId="12AD4F64" w:rsidR="00B7626B" w:rsidRDefault="007A4B3A" w:rsidP="00B7626B">
      <w:pPr>
        <w:pStyle w:val="a3"/>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inf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oMath>
      </m:oMathPara>
    </w:p>
    <w:p w14:paraId="4D90BDA0" w14:textId="0AFBE654" w:rsidR="000837AC" w:rsidRDefault="000837AC" w:rsidP="00A56947">
      <w:pPr>
        <w:pStyle w:val="a3"/>
        <w:rPr>
          <w:rFonts w:ascii="Times New Roman" w:hAnsi="Times New Roman" w:cs="Times New Roman"/>
        </w:rPr>
      </w:pPr>
      <w:r>
        <w:rPr>
          <w:rFonts w:ascii="Times New Roman" w:hAnsi="Times New Roman" w:cs="Times New Roman"/>
        </w:rPr>
        <w:t xml:space="preserve">The </w:t>
      </w:r>
      <w:r w:rsidRPr="000837AC">
        <w:rPr>
          <w:rFonts w:ascii="Times New Roman" w:hAnsi="Times New Roman" w:cs="Times New Roman"/>
          <w:i/>
          <w:iCs/>
        </w:rPr>
        <w:t>p</w:t>
      </w:r>
      <w:r>
        <w:rPr>
          <w:rFonts w:ascii="Times New Roman" w:hAnsi="Times New Roman" w:cs="Times New Roman"/>
        </w:rPr>
        <w:t>, the parameter of reuse time in hardware, is set as 6.</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5284"/>
      </w:tblGrid>
      <w:tr w:rsidR="000837AC" w14:paraId="11E6ABE5" w14:textId="77777777" w:rsidTr="00782E83">
        <w:trPr>
          <w:jc w:val="center"/>
        </w:trPr>
        <w:tc>
          <w:tcPr>
            <w:tcW w:w="4843" w:type="dxa"/>
            <w:tcBorders>
              <w:top w:val="single" w:sz="4" w:space="0" w:color="auto"/>
              <w:left w:val="nil"/>
              <w:bottom w:val="single" w:sz="4" w:space="0" w:color="auto"/>
              <w:right w:val="nil"/>
            </w:tcBorders>
            <w:hideMark/>
          </w:tcPr>
          <w:p w14:paraId="07CB00B4" w14:textId="55CFCC02" w:rsidR="000837AC" w:rsidRDefault="000837AC" w:rsidP="00782E83">
            <w:pPr>
              <w:rPr>
                <w:rFonts w:ascii="Times New Roman" w:hAnsi="Times New Roman" w:cs="Times New Roman"/>
              </w:rPr>
            </w:pPr>
            <w:r>
              <w:rPr>
                <w:rFonts w:ascii="Times New Roman" w:hAnsi="Times New Roman" w:cs="Times New Roman"/>
                <w:b/>
              </w:rPr>
              <w:t xml:space="preserve">Algorithm </w:t>
            </w:r>
            <w:r w:rsidR="00D83079">
              <w:rPr>
                <w:rFonts w:ascii="Times New Roman" w:hAnsi="Times New Roman" w:cs="Times New Roman"/>
                <w:b/>
              </w:rPr>
              <w:t>2</w:t>
            </w:r>
            <w:r>
              <w:rPr>
                <w:rFonts w:ascii="Times New Roman" w:hAnsi="Times New Roman" w:cs="Times New Roman"/>
              </w:rPr>
              <w:t xml:space="preserve"> </w:t>
            </w:r>
            <w:r w:rsidR="007C524D">
              <w:rPr>
                <w:rFonts w:ascii="Times New Roman" w:hAnsi="Times New Roman" w:cs="Times New Roman"/>
              </w:rPr>
              <w:t>G</w:t>
            </w:r>
            <w:r w:rsidR="007C524D" w:rsidRPr="00A56947">
              <w:rPr>
                <w:rFonts w:ascii="Times New Roman" w:hAnsi="Times New Roman" w:cs="Times New Roman"/>
              </w:rPr>
              <w:t xml:space="preserve">reedy </w:t>
            </w:r>
            <w:r w:rsidR="007C524D">
              <w:rPr>
                <w:rFonts w:ascii="Times New Roman" w:hAnsi="Times New Roman" w:cs="Times New Roman"/>
              </w:rPr>
              <w:t>C</w:t>
            </w:r>
            <w:r w:rsidR="007C524D" w:rsidRPr="00A56947">
              <w:rPr>
                <w:rFonts w:ascii="Times New Roman" w:hAnsi="Times New Roman" w:cs="Times New Roman"/>
              </w:rPr>
              <w:t>riterion</w:t>
            </w:r>
          </w:p>
        </w:tc>
      </w:tr>
      <w:tr w:rsidR="000837AC" w14:paraId="67A0CC99" w14:textId="77777777" w:rsidTr="00782E83">
        <w:trPr>
          <w:jc w:val="center"/>
        </w:trPr>
        <w:tc>
          <w:tcPr>
            <w:tcW w:w="4843" w:type="dxa"/>
            <w:tcBorders>
              <w:top w:val="single" w:sz="4" w:space="0" w:color="auto"/>
              <w:left w:val="nil"/>
              <w:bottom w:val="single" w:sz="4" w:space="0" w:color="auto"/>
              <w:right w:val="nil"/>
            </w:tcBorders>
            <w:hideMark/>
          </w:tcPr>
          <w:p w14:paraId="595D3400" w14:textId="214D7383" w:rsidR="000837AC" w:rsidRDefault="007C524D" w:rsidP="00782E83">
            <w:pPr>
              <w:rPr>
                <w:rFonts w:ascii="Times New Roman" w:hAnsi="Times New Roman" w:cs="Times New Roman"/>
                <w:b/>
              </w:rPr>
            </w:pPr>
            <w:r>
              <w:rPr>
                <w:rFonts w:hint="eastAsia"/>
                <w:kern w:val="0"/>
                <w:position w:val="-182"/>
              </w:rPr>
              <w:object w:dxaOrig="5160" w:dyaOrig="7180" w14:anchorId="0F532EE7">
                <v:shape id="_x0000_i1030" type="#_x0000_t75" style="width:253.45pt;height:353.1pt" o:ole="">
                  <v:imagedata r:id="rId22" o:title=""/>
                </v:shape>
                <o:OLEObject Type="Embed" ProgID="Equation.DSMT4" ShapeID="_x0000_i1030" DrawAspect="Content" ObjectID="_1647631026" r:id="rId23"/>
              </w:object>
            </w:r>
          </w:p>
        </w:tc>
      </w:tr>
    </w:tbl>
    <w:p w14:paraId="48D502ED" w14:textId="545DC6A1" w:rsidR="001529A7" w:rsidRDefault="001529A7" w:rsidP="000837AC">
      <w:pPr>
        <w:pStyle w:val="a3"/>
        <w:rPr>
          <w:rFonts w:ascii="Times New Roman" w:hAnsi="Times New Roman" w:cs="Times New Roman"/>
        </w:rPr>
      </w:pPr>
      <w:r w:rsidRPr="001529A7">
        <w:rPr>
          <w:rFonts w:ascii="Times New Roman" w:hAnsi="Times New Roman" w:cs="Times New Roman"/>
        </w:rPr>
        <w:t>For the same layer</w:t>
      </w:r>
      <w:r w:rsidR="007C524D">
        <w:rPr>
          <w:rFonts w:ascii="Times New Roman" w:hAnsi="Times New Roman" w:cs="Times New Roman"/>
        </w:rPr>
        <w:t>,</w:t>
      </w:r>
      <w:r w:rsidR="005545CD" w:rsidRPr="005545C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nc</m:t>
            </m:r>
          </m:sub>
        </m:sSub>
      </m:oMath>
      <w:r w:rsidR="007C52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nw</m:t>
            </m:r>
          </m:sub>
        </m:sSub>
      </m:oMath>
      <w:r w:rsidR="007C524D">
        <w:rPr>
          <w:rFonts w:ascii="Times New Roman" w:hAnsi="Times New Roman" w:cs="Times New Roman"/>
        </w:rPr>
        <w:t xml:space="preserve"> </w:t>
      </w:r>
      <w:r w:rsidR="007C524D" w:rsidRPr="00A56947">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oMath>
      <w:r w:rsidRPr="001529A7">
        <w:rPr>
          <w:rFonts w:ascii="Times New Roman" w:hAnsi="Times New Roman" w:cs="Times New Roman"/>
        </w:rPr>
        <w:t xml:space="preserve"> are all fixed values</w:t>
      </w:r>
      <w:r>
        <w:rPr>
          <w:rFonts w:ascii="Times New Roman" w:hAnsi="Times New Roman" w:cs="Times New Roman"/>
        </w:rPr>
        <w:t>, so</w:t>
      </w:r>
      <w:r w:rsidRPr="001529A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inf</m:t>
            </m:r>
          </m:sub>
        </m:sSub>
      </m:oMath>
      <w:r w:rsidR="005545CD">
        <w:rPr>
          <w:rFonts w:ascii="Times New Roman" w:hAnsi="Times New Roman" w:cs="Times New Roman"/>
        </w:rPr>
        <w:t xml:space="preserve"> </w:t>
      </w:r>
      <w:r w:rsidRPr="001529A7">
        <w:rPr>
          <w:rFonts w:ascii="Times New Roman" w:hAnsi="Times New Roman" w:cs="Times New Roman"/>
        </w:rPr>
        <w:t xml:space="preserve">of different bit widths of the same layer </w:t>
      </w:r>
      <w:r w:rsidR="003C7A37">
        <w:rPr>
          <w:rFonts w:ascii="Times New Roman" w:hAnsi="Times New Roman" w:cs="Times New Roman"/>
        </w:rPr>
        <w:t>are</w:t>
      </w:r>
      <w:r w:rsidRPr="001529A7">
        <w:rPr>
          <w:rFonts w:ascii="Times New Roman" w:hAnsi="Times New Roman" w:cs="Times New Roman"/>
        </w:rPr>
        <w:t xml:space="preserve"> only </w:t>
      </w:r>
      <w:r>
        <w:rPr>
          <w:rFonts w:ascii="Times New Roman" w:hAnsi="Times New Roman" w:cs="Times New Roman"/>
        </w:rPr>
        <w:t>associated with</w:t>
      </w:r>
      <w:r w:rsidRPr="001529A7">
        <w:rPr>
          <w:rFonts w:ascii="Times New Roman" w:hAnsi="Times New Roman" w:cs="Times New Roman"/>
        </w:rPr>
        <w:t xml:space="preserve"> the bit width. However, considering the amount of </w:t>
      </w:r>
      <w:r>
        <w:rPr>
          <w:rFonts w:ascii="Times New Roman" w:hAnsi="Times New Roman" w:cs="Times New Roman"/>
        </w:rPr>
        <w:t>the three terms vary by layers</w:t>
      </w:r>
      <w:r w:rsidRPr="001529A7">
        <w:rPr>
          <w:rFonts w:ascii="Times New Roman" w:hAnsi="Times New Roman" w:cs="Times New Roman"/>
        </w:rPr>
        <w:t xml:space="preserve">, </w:t>
      </w:r>
      <w:r w:rsidR="00DF18C1">
        <w:rPr>
          <w:rFonts w:ascii="Times New Roman" w:hAnsi="Times New Roman" w:cs="Times New Roman"/>
        </w:rPr>
        <w:t xml:space="preserve">if only the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inf</m:t>
            </m:r>
          </m:sub>
        </m:sSub>
      </m:oMath>
      <w:r w:rsidR="00DF18C1">
        <w:rPr>
          <w:rFonts w:ascii="Times New Roman" w:hAnsi="Times New Roman" w:cs="Times New Roman"/>
        </w:rPr>
        <w:t xml:space="preserve"> is used, </w:t>
      </w:r>
      <w:r>
        <w:rPr>
          <w:rFonts w:ascii="Times New Roman" w:hAnsi="Times New Roman" w:cs="Times New Roman"/>
        </w:rPr>
        <w:t>Greedy cri</w:t>
      </w:r>
      <w:r w:rsidRPr="001529A7">
        <w:rPr>
          <w:rFonts w:ascii="Times New Roman" w:hAnsi="Times New Roman" w:cs="Times New Roman"/>
        </w:rPr>
        <w:t>terion tend</w:t>
      </w:r>
      <w:r w:rsidR="005545CD">
        <w:rPr>
          <w:rFonts w:ascii="Times New Roman" w:hAnsi="Times New Roman" w:cs="Times New Roman"/>
        </w:rPr>
        <w:t>s</w:t>
      </w:r>
      <w:r w:rsidRPr="001529A7">
        <w:rPr>
          <w:rFonts w:ascii="Times New Roman" w:hAnsi="Times New Roman" w:cs="Times New Roman"/>
        </w:rPr>
        <w:t xml:space="preserve"> to </w:t>
      </w:r>
      <w:r w:rsidR="00D41788">
        <w:rPr>
          <w:rFonts w:ascii="Times New Roman" w:hAnsi="Times New Roman" w:cs="Times New Roman"/>
        </w:rPr>
        <w:t>adopt an a</w:t>
      </w:r>
      <w:r w:rsidR="00D41788" w:rsidRPr="00D41788">
        <w:rPr>
          <w:rFonts w:ascii="Times New Roman" w:hAnsi="Times New Roman" w:cs="Times New Roman"/>
        </w:rPr>
        <w:t xml:space="preserve">daptive </w:t>
      </w:r>
      <w:r w:rsidR="00D41788">
        <w:rPr>
          <w:rFonts w:ascii="Times New Roman" w:hAnsi="Times New Roman" w:cs="Times New Roman"/>
        </w:rPr>
        <w:t>quantization strategy that using</w:t>
      </w:r>
      <w:r w:rsidRPr="001529A7">
        <w:rPr>
          <w:rFonts w:ascii="Times New Roman" w:hAnsi="Times New Roman" w:cs="Times New Roman"/>
        </w:rPr>
        <w:t xml:space="preserve"> lower bit widths for </w:t>
      </w:r>
      <w:r w:rsidR="00D41788">
        <w:rPr>
          <w:rFonts w:ascii="Times New Roman" w:hAnsi="Times New Roman" w:cs="Times New Roman"/>
        </w:rPr>
        <w:t>high-consumption</w:t>
      </w:r>
      <w:r w:rsidRPr="001529A7">
        <w:rPr>
          <w:rFonts w:ascii="Times New Roman" w:hAnsi="Times New Roman" w:cs="Times New Roman"/>
        </w:rPr>
        <w:t xml:space="preserve"> </w:t>
      </w:r>
      <w:r w:rsidR="00D41788">
        <w:rPr>
          <w:rFonts w:ascii="Times New Roman" w:hAnsi="Times New Roman" w:cs="Times New Roman"/>
        </w:rPr>
        <w:t>layers</w:t>
      </w:r>
      <w:r w:rsidRPr="001529A7">
        <w:rPr>
          <w:rFonts w:ascii="Times New Roman" w:hAnsi="Times New Roman" w:cs="Times New Roman"/>
        </w:rPr>
        <w:t xml:space="preserve">, </w:t>
      </w:r>
      <w:r w:rsidR="00D41788">
        <w:rPr>
          <w:rFonts w:ascii="Times New Roman" w:hAnsi="Times New Roman" w:cs="Times New Roman"/>
        </w:rPr>
        <w:t>whereas</w:t>
      </w:r>
      <w:r w:rsidRPr="001529A7">
        <w:rPr>
          <w:rFonts w:ascii="Times New Roman" w:hAnsi="Times New Roman" w:cs="Times New Roman"/>
        </w:rPr>
        <w:t>, high bit wi</w:t>
      </w:r>
      <w:r w:rsidR="00D41788">
        <w:rPr>
          <w:rFonts w:ascii="Times New Roman" w:hAnsi="Times New Roman" w:cs="Times New Roman"/>
        </w:rPr>
        <w:t>dths for low-consumption layers</w:t>
      </w:r>
      <w:r w:rsidR="00D41788" w:rsidRPr="001529A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inf</m:t>
            </m:r>
          </m:sub>
        </m:sSub>
      </m:oMath>
      <w:r w:rsidR="00D41788">
        <w:rPr>
          <w:rFonts w:ascii="Times New Roman" w:hAnsi="Times New Roman" w:cs="Times New Roman"/>
        </w:rPr>
        <w:t>. And it</w:t>
      </w:r>
      <w:r w:rsidRPr="001529A7">
        <w:rPr>
          <w:rFonts w:ascii="Times New Roman" w:hAnsi="Times New Roman" w:cs="Times New Roman"/>
        </w:rPr>
        <w:t xml:space="preserve"> makes </w:t>
      </w:r>
      <w:r w:rsidR="00D41788">
        <w:rPr>
          <w:rFonts w:ascii="Times New Roman" w:hAnsi="Times New Roman" w:cs="Times New Roman"/>
        </w:rPr>
        <w:t xml:space="preserve">the </w:t>
      </w:r>
      <w:r w:rsidRPr="001529A7">
        <w:rPr>
          <w:rFonts w:ascii="Times New Roman" w:hAnsi="Times New Roman" w:cs="Times New Roman"/>
        </w:rPr>
        <w:t>quantization strategy</w:t>
      </w:r>
      <w:r w:rsidR="00D41788" w:rsidRPr="001529A7">
        <w:rPr>
          <w:rFonts w:ascii="Times New Roman" w:hAnsi="Times New Roman" w:cs="Times New Roman"/>
        </w:rPr>
        <w:t xml:space="preserve"> </w:t>
      </w:r>
      <w:r w:rsidR="00D41788">
        <w:rPr>
          <w:rFonts w:ascii="Times New Roman" w:hAnsi="Times New Roman" w:cs="Times New Roman"/>
        </w:rPr>
        <w:t>inflexible</w:t>
      </w:r>
      <w:r w:rsidRPr="001529A7">
        <w:rPr>
          <w:rFonts w:ascii="Times New Roman" w:hAnsi="Times New Roman" w:cs="Times New Roman"/>
        </w:rPr>
        <w:t xml:space="preserve">. Therefore, we innovatively propose </w:t>
      </w:r>
      <w:r w:rsidR="00D41788">
        <w:rPr>
          <w:rFonts w:ascii="Times New Roman" w:hAnsi="Times New Roman" w:cs="Times New Roman"/>
        </w:rPr>
        <w:t xml:space="preserve">using </w:t>
      </w:r>
      <w:r w:rsidR="003C7A37">
        <w:rPr>
          <w:rFonts w:ascii="Times New Roman" w:hAnsi="Times New Roman" w:cs="Times New Roman"/>
        </w:rPr>
        <w:t xml:space="preserve">the </w:t>
      </w:r>
      <w:r w:rsidR="00D41788">
        <w:rPr>
          <w:rFonts w:ascii="Times New Roman" w:hAnsi="Times New Roman" w:cs="Times New Roman"/>
        </w:rPr>
        <w:t>energy-</w:t>
      </w:r>
      <w:r w:rsidRPr="001529A7">
        <w:rPr>
          <w:rFonts w:ascii="Times New Roman" w:hAnsi="Times New Roman" w:cs="Times New Roman"/>
        </w:rPr>
        <w:t xml:space="preserve">consumption </w:t>
      </w:r>
      <w:r w:rsidR="00D41788">
        <w:rPr>
          <w:rFonts w:ascii="Times New Roman" w:hAnsi="Times New Roman" w:cs="Times New Roman"/>
        </w:rPr>
        <w:t xml:space="preserve">curve </w:t>
      </w:r>
      <w:r w:rsidRPr="001529A7">
        <w:rPr>
          <w:rFonts w:ascii="Times New Roman" w:hAnsi="Times New Roman" w:cs="Times New Roman"/>
        </w:rPr>
        <w:t xml:space="preserve">slope </w:t>
      </w:r>
      <m:oMath>
        <m:r>
          <w:rPr>
            <w:rFonts w:ascii="Cambria Math" w:hAnsi="Cambria Math" w:cs="Times New Roman"/>
          </w:rPr>
          <m:t>S</m:t>
        </m:r>
      </m:oMath>
      <w:r w:rsidR="00D41788">
        <w:rPr>
          <w:rFonts w:ascii="Times New Roman" w:hAnsi="Times New Roman" w:cs="Times New Roman"/>
        </w:rPr>
        <w:t xml:space="preserve"> </w:t>
      </w:r>
      <w:r w:rsidRPr="001529A7">
        <w:rPr>
          <w:rFonts w:ascii="Times New Roman" w:hAnsi="Times New Roman" w:cs="Times New Roman"/>
        </w:rPr>
        <w:t>instead of</w:t>
      </w:r>
      <w:r w:rsidR="000837AC">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inf</m:t>
            </m:r>
          </m:sub>
        </m:sSub>
      </m:oMath>
      <w:r w:rsidRPr="001529A7">
        <w:rPr>
          <w:rFonts w:ascii="Times New Roman" w:hAnsi="Times New Roman" w:cs="Times New Roman"/>
        </w:rPr>
        <w:t>, that is,</w:t>
      </w:r>
      <w:r w:rsidR="00AE3D5B" w:rsidRPr="00AE3D5B">
        <w:rPr>
          <w:rFonts w:ascii="Times New Roman" w:hAnsi="Times New Roman" w:cs="Times New Roman"/>
        </w:rPr>
        <w:t xml:space="preserve"> using the least</w:t>
      </w:r>
      <w:r w:rsidR="003C7A37">
        <w:rPr>
          <w:rFonts w:ascii="Times New Roman" w:hAnsi="Times New Roman" w:cs="Times New Roman"/>
        </w:rPr>
        <w:t>-</w:t>
      </w:r>
      <w:r w:rsidR="00AE3D5B" w:rsidRPr="00AE3D5B">
        <w:rPr>
          <w:rFonts w:ascii="Times New Roman" w:hAnsi="Times New Roman" w:cs="Times New Roman"/>
        </w:rPr>
        <w:t>squares method to fit the power consumption of the same layer at differ</w:t>
      </w:r>
      <w:r w:rsidR="00AE3D5B">
        <w:rPr>
          <w:rFonts w:ascii="Times New Roman" w:hAnsi="Times New Roman" w:cs="Times New Roman"/>
        </w:rPr>
        <w:t>ent bit widths and</w:t>
      </w:r>
      <w:r w:rsidR="00AE3D5B" w:rsidRPr="00AE3D5B">
        <w:rPr>
          <w:rFonts w:ascii="Times New Roman" w:hAnsi="Times New Roman" w:cs="Times New Roman"/>
        </w:rPr>
        <w:t xml:space="preserve"> using the slope </w:t>
      </w:r>
      <m:oMath>
        <m:r>
          <w:rPr>
            <w:rFonts w:ascii="Cambria Math" w:hAnsi="Cambria Math" w:cs="Times New Roman"/>
          </w:rPr>
          <m:t>S</m:t>
        </m:r>
      </m:oMath>
      <w:r w:rsidR="00AE3D5B">
        <w:rPr>
          <w:rFonts w:ascii="Times New Roman" w:hAnsi="Times New Roman" w:cs="Times New Roman"/>
        </w:rPr>
        <w:t xml:space="preserve"> </w:t>
      </w:r>
      <w:r w:rsidR="00AE3D5B" w:rsidRPr="00AE3D5B">
        <w:rPr>
          <w:rFonts w:ascii="Times New Roman" w:hAnsi="Times New Roman" w:cs="Times New Roman"/>
        </w:rPr>
        <w:t>of the fitted</w:t>
      </w:r>
      <w:r w:rsidR="00AE3D5B">
        <w:rPr>
          <w:rFonts w:ascii="Times New Roman" w:hAnsi="Times New Roman" w:cs="Times New Roman"/>
        </w:rPr>
        <w:t xml:space="preserve"> curve instead of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inf</m:t>
            </m:r>
          </m:sub>
        </m:sSub>
      </m:oMath>
      <w:r w:rsidR="00AE3D5B">
        <w:rPr>
          <w:rFonts w:ascii="Times New Roman" w:hAnsi="Times New Roman" w:cs="Times New Roman"/>
        </w:rPr>
        <w:t xml:space="preserve"> for quantization strategy selection</w:t>
      </w:r>
      <w:r w:rsidRPr="001529A7">
        <w:rPr>
          <w:rFonts w:ascii="Times New Roman" w:hAnsi="Times New Roman" w:cs="Times New Roman"/>
        </w:rPr>
        <w:t>.</w:t>
      </w:r>
      <w:r w:rsidR="00AE3D5B">
        <w:rPr>
          <w:rFonts w:ascii="Times New Roman" w:hAnsi="Times New Roman" w:cs="Times New Roman"/>
        </w:rPr>
        <w:t xml:space="preserve"> The following function is used to evaluate and select the quantization strategy with highest </w:t>
      </w:r>
      <m:oMath>
        <m:r>
          <w:rPr>
            <w:rFonts w:ascii="Cambria Math" w:hAnsi="Cambria Math" w:cs="Times New Roman"/>
          </w:rPr>
          <m:t>score</m:t>
        </m:r>
      </m:oMath>
      <w:r w:rsidR="007C524D">
        <w:rPr>
          <w:rFonts w:ascii="Times New Roman" w:hAnsi="Times New Roman" w:cs="Times New Roman" w:hint="eastAsia"/>
        </w:rPr>
        <w:t xml:space="preserve"> </w:t>
      </w:r>
      <w:r w:rsidR="007C524D">
        <w:rPr>
          <w:rFonts w:ascii="Times New Roman" w:hAnsi="Times New Roman" w:cs="Times New Roman"/>
        </w:rPr>
        <w:t>for this</w:t>
      </w:r>
      <w:r w:rsidR="00AE3D5B">
        <w:rPr>
          <w:rFonts w:ascii="Times New Roman" w:hAnsi="Times New Roman" w:cs="Times New Roman"/>
        </w:rPr>
        <w:t xml:space="preserve"> layer, where </w:t>
      </w:r>
      <w:r w:rsidR="00AE3D5B" w:rsidRPr="001529A7">
        <w:rPr>
          <w:rFonts w:ascii="Times New Roman" w:hAnsi="Times New Roman" w:cs="Times New Roman"/>
        </w:rPr>
        <w:t>β</w:t>
      </w:r>
      <w:r w:rsidR="00AE3D5B">
        <w:rPr>
          <w:rFonts w:ascii="Times New Roman" w:hAnsi="Times New Roman" w:cs="Times New Roman"/>
        </w:rPr>
        <w:t xml:space="preserve"> is the coefficient for flexibly guiding the selection</w:t>
      </w:r>
      <w:r w:rsidR="007C524D">
        <w:rPr>
          <w:rFonts w:ascii="Times New Roman" w:hAnsi="Times New Roman" w:cs="Times New Roman"/>
        </w:rPr>
        <w:t>.</w:t>
      </w:r>
    </w:p>
    <w:p w14:paraId="49CB0B20" w14:textId="5B643327" w:rsidR="00AE3D5B" w:rsidRPr="00AE3D5B" w:rsidRDefault="007C524D" w:rsidP="00AE3D5B">
      <w:pPr>
        <w:pStyle w:val="a3"/>
        <w:jc w:val="center"/>
        <w:rPr>
          <w:rFonts w:ascii="Times New Roman" w:hAnsi="Times New Roman" w:cs="Times New Roman"/>
        </w:rPr>
      </w:pPr>
      <m:oMathPara>
        <m:oMath>
          <m:r>
            <w:rPr>
              <w:rFonts w:ascii="Cambria Math" w:hAnsi="Cambria Math" w:cs="Times New Roman"/>
            </w:rPr>
            <m:t>score=acc-β×bit×S</m:t>
          </m:r>
        </m:oMath>
      </m:oMathPara>
    </w:p>
    <w:p w14:paraId="2B9C93DB" w14:textId="4AC6F0F3" w:rsidR="009601E2" w:rsidRDefault="005B5F6C" w:rsidP="009601E2">
      <w:pPr>
        <w:pStyle w:val="a3"/>
        <w:rPr>
          <w:rFonts w:ascii="Times New Roman" w:hAnsi="Times New Roman" w:cs="Times New Roman"/>
        </w:rPr>
      </w:pPr>
      <w:r>
        <w:rPr>
          <w:rFonts w:ascii="Times New Roman" w:hAnsi="Times New Roman" w:cs="Times New Roman"/>
        </w:rPr>
        <w:t xml:space="preserve">When </w:t>
      </w:r>
      <w:r w:rsidR="00F31705">
        <w:rPr>
          <w:rFonts w:ascii="Times New Roman" w:hAnsi="Times New Roman" w:cs="Times New Roman"/>
        </w:rPr>
        <w:t>the optimal bit width of one layer is</w:t>
      </w:r>
      <w:r w:rsidR="000646E7">
        <w:rPr>
          <w:rFonts w:ascii="Times New Roman" w:hAnsi="Times New Roman" w:cs="Times New Roman"/>
        </w:rPr>
        <w:t xml:space="preserve"> determined</w:t>
      </w:r>
      <w:r w:rsidR="00F31705">
        <w:rPr>
          <w:rFonts w:ascii="Times New Roman" w:hAnsi="Times New Roman" w:cs="Times New Roman"/>
        </w:rPr>
        <w:t xml:space="preserve"> by the </w:t>
      </w:r>
      <w:r w:rsidR="00F31705">
        <w:rPr>
          <w:rFonts w:ascii="Times New Roman" w:hAnsi="Times New Roman" w:cs="Times New Roman" w:hint="eastAsia"/>
        </w:rPr>
        <w:t>G</w:t>
      </w:r>
      <w:r w:rsidR="00F31705">
        <w:rPr>
          <w:rFonts w:ascii="Times New Roman" w:hAnsi="Times New Roman" w:cs="Times New Roman"/>
        </w:rPr>
        <w:t xml:space="preserve">reedy criterion, </w:t>
      </w:r>
      <w:r w:rsidR="000646E7">
        <w:rPr>
          <w:rFonts w:ascii="Times New Roman" w:hAnsi="Times New Roman" w:cs="Times New Roman"/>
        </w:rPr>
        <w:t>the weights of this layer will be quantized to this bit width and replace the float-point weight</w:t>
      </w:r>
      <w:r w:rsidR="006A2706">
        <w:rPr>
          <w:rFonts w:ascii="Times New Roman" w:hAnsi="Times New Roman" w:cs="Times New Roman"/>
        </w:rPr>
        <w:t>s</w:t>
      </w:r>
      <w:r w:rsidR="000646E7">
        <w:rPr>
          <w:rFonts w:ascii="Times New Roman" w:hAnsi="Times New Roman" w:cs="Times New Roman"/>
        </w:rPr>
        <w:t xml:space="preserve"> to quantify the next layer until all layers are quantized.</w:t>
      </w:r>
      <w:r w:rsidR="000646E7">
        <w:rPr>
          <w:rFonts w:ascii="Times New Roman" w:hAnsi="Times New Roman" w:cs="Times New Roman" w:hint="eastAsia"/>
        </w:rPr>
        <w:t xml:space="preserve"> </w:t>
      </w:r>
      <w:r w:rsidR="00A56947" w:rsidRPr="00A56947">
        <w:rPr>
          <w:rFonts w:ascii="Times New Roman" w:hAnsi="Times New Roman" w:cs="Times New Roman"/>
        </w:rPr>
        <w:t xml:space="preserve">At the same time, we also quantify </w:t>
      </w:r>
      <w:r w:rsidR="000646E7">
        <w:rPr>
          <w:rFonts w:ascii="Times New Roman" w:hAnsi="Times New Roman" w:cs="Times New Roman"/>
        </w:rPr>
        <w:t xml:space="preserve">activations of </w:t>
      </w:r>
      <w:r w:rsidR="003C7A37">
        <w:rPr>
          <w:rFonts w:ascii="Times New Roman" w:hAnsi="Times New Roman" w:cs="Times New Roman"/>
        </w:rPr>
        <w:t xml:space="preserve">the </w:t>
      </w:r>
      <w:r w:rsidR="000646E7">
        <w:rPr>
          <w:rFonts w:ascii="Times New Roman" w:hAnsi="Times New Roman" w:cs="Times New Roman"/>
        </w:rPr>
        <w:t>previous</w:t>
      </w:r>
      <w:r w:rsidR="00A56947" w:rsidRPr="00A56947">
        <w:rPr>
          <w:rFonts w:ascii="Times New Roman" w:hAnsi="Times New Roman" w:cs="Times New Roman"/>
        </w:rPr>
        <w:t xml:space="preserve"> layer,</w:t>
      </w:r>
      <w:r w:rsidR="000646E7">
        <w:rPr>
          <w:rFonts w:ascii="Times New Roman" w:hAnsi="Times New Roman" w:cs="Times New Roman"/>
        </w:rPr>
        <w:t xml:space="preserve"> which </w:t>
      </w:r>
      <w:r w:rsidR="000646E7">
        <w:rPr>
          <w:rFonts w:ascii="Times New Roman" w:hAnsi="Times New Roman" w:cs="Times New Roman" w:hint="eastAsia"/>
        </w:rPr>
        <w:t>is</w:t>
      </w:r>
      <w:r w:rsidR="000646E7">
        <w:rPr>
          <w:rFonts w:ascii="Times New Roman" w:hAnsi="Times New Roman" w:cs="Times New Roman"/>
        </w:rPr>
        <w:t xml:space="preserve"> importan</w:t>
      </w:r>
      <w:r w:rsidR="009601E2">
        <w:rPr>
          <w:rFonts w:ascii="Times New Roman" w:hAnsi="Times New Roman" w:cs="Times New Roman"/>
        </w:rPr>
        <w:t xml:space="preserve">t to save energy by computing with </w:t>
      </w:r>
      <w:r w:rsidR="003C7A37">
        <w:rPr>
          <w:rFonts w:ascii="Times New Roman" w:hAnsi="Times New Roman" w:cs="Times New Roman"/>
        </w:rPr>
        <w:t xml:space="preserve">the </w:t>
      </w:r>
      <w:r w:rsidR="009601E2">
        <w:rPr>
          <w:rFonts w:ascii="Times New Roman" w:hAnsi="Times New Roman" w:cs="Times New Roman"/>
        </w:rPr>
        <w:t>same bit width</w:t>
      </w:r>
      <w:r w:rsidR="00A56947" w:rsidRPr="00A56947">
        <w:rPr>
          <w:rFonts w:ascii="Times New Roman" w:hAnsi="Times New Roman" w:cs="Times New Roman"/>
        </w:rPr>
        <w:t xml:space="preserve">. After </w:t>
      </w:r>
      <w:r w:rsidR="009601E2">
        <w:rPr>
          <w:rFonts w:ascii="Times New Roman" w:hAnsi="Times New Roman" w:cs="Times New Roman"/>
        </w:rPr>
        <w:t>all of the layer</w:t>
      </w:r>
      <w:r w:rsidR="006A2706">
        <w:rPr>
          <w:rFonts w:ascii="Times New Roman" w:hAnsi="Times New Roman" w:cs="Times New Roman"/>
        </w:rPr>
        <w:t>s</w:t>
      </w:r>
      <w:r w:rsidR="009601E2">
        <w:rPr>
          <w:rFonts w:ascii="Times New Roman" w:hAnsi="Times New Roman" w:cs="Times New Roman"/>
        </w:rPr>
        <w:t xml:space="preserve"> quantized</w:t>
      </w:r>
      <w:r w:rsidR="00A56947" w:rsidRPr="00A56947">
        <w:rPr>
          <w:rFonts w:ascii="Times New Roman" w:hAnsi="Times New Roman" w:cs="Times New Roman"/>
        </w:rPr>
        <w:t xml:space="preserve">, </w:t>
      </w:r>
      <w:r w:rsidR="009601E2">
        <w:rPr>
          <w:rFonts w:ascii="Times New Roman" w:hAnsi="Times New Roman" w:cs="Times New Roman"/>
        </w:rPr>
        <w:t>the final quantization strategy for the neural network is determined, and it</w:t>
      </w:r>
      <w:r w:rsidR="00485EEA">
        <w:rPr>
          <w:rFonts w:ascii="Times New Roman" w:hAnsi="Times New Roman" w:cs="Times New Roman"/>
        </w:rPr>
        <w:t xml:space="preserve"> i</w:t>
      </w:r>
      <w:r w:rsidR="009601E2">
        <w:rPr>
          <w:rFonts w:ascii="Times New Roman" w:hAnsi="Times New Roman" w:cs="Times New Roman"/>
        </w:rPr>
        <w:t xml:space="preserve">s possible to adjust the selection by changing </w:t>
      </w:r>
      <w:r w:rsidR="006A2706">
        <w:rPr>
          <w:rFonts w:ascii="Times New Roman" w:hAnsi="Times New Roman" w:cs="Times New Roman"/>
        </w:rPr>
        <w:t xml:space="preserve">the </w:t>
      </w:r>
      <w:r w:rsidR="006A2706" w:rsidRPr="006A2706">
        <w:rPr>
          <w:rFonts w:ascii="Times New Roman" w:hAnsi="Times New Roman" w:cs="Times New Roman"/>
        </w:rPr>
        <w:t>coefficient</w:t>
      </w:r>
      <w:r w:rsidR="006A2706">
        <w:rPr>
          <w:rFonts w:ascii="Times New Roman" w:hAnsi="Times New Roman" w:cs="Times New Roman"/>
        </w:rPr>
        <w:t xml:space="preserve"> </w:t>
      </w:r>
      <w:r w:rsidR="009601E2" w:rsidRPr="007C524D">
        <w:rPr>
          <w:rFonts w:ascii="Times New Roman" w:hAnsi="Times New Roman" w:cs="Times New Roman"/>
          <w:i/>
          <w:iCs/>
        </w:rPr>
        <w:t>β</w:t>
      </w:r>
      <w:r w:rsidR="009601E2">
        <w:rPr>
          <w:rFonts w:ascii="Times New Roman" w:hAnsi="Times New Roman" w:cs="Times New Roman"/>
        </w:rPr>
        <w:t xml:space="preserve">. </w:t>
      </w:r>
    </w:p>
    <w:p w14:paraId="35436414" w14:textId="34B4DD0A" w:rsidR="002E2DFB" w:rsidRDefault="009601E2" w:rsidP="009601E2">
      <w:pPr>
        <w:pStyle w:val="a3"/>
        <w:rPr>
          <w:rFonts w:ascii="Times New Roman" w:hAnsi="Times New Roman" w:cs="Times New Roman"/>
        </w:rPr>
      </w:pPr>
      <w:r>
        <w:rPr>
          <w:rFonts w:ascii="Times New Roman" w:hAnsi="Times New Roman" w:cs="Times New Roman"/>
        </w:rPr>
        <w:t xml:space="preserve">Under our quantization scheme, an efficient flexible and layer-wise quantization strategy is available. </w:t>
      </w:r>
      <w:r w:rsidRPr="006B56C1">
        <w:rPr>
          <w:rFonts w:ascii="Times New Roman" w:hAnsi="Times New Roman" w:cs="Times New Roman"/>
        </w:rPr>
        <w:t>L</w:t>
      </w:r>
      <w:r w:rsidR="00F31705" w:rsidRPr="006B56C1">
        <w:rPr>
          <w:rFonts w:ascii="Times New Roman" w:hAnsi="Times New Roman" w:cs="Times New Roman"/>
        </w:rPr>
        <w:t>ayer</w:t>
      </w:r>
      <w:r>
        <w:rPr>
          <w:rFonts w:ascii="Times New Roman" w:hAnsi="Times New Roman" w:cs="Times New Roman"/>
        </w:rPr>
        <w:t>s</w:t>
      </w:r>
      <w:r w:rsidR="00F31705" w:rsidRPr="006B56C1">
        <w:rPr>
          <w:rFonts w:ascii="Times New Roman" w:hAnsi="Times New Roman" w:cs="Times New Roman"/>
        </w:rPr>
        <w:t xml:space="preserve"> </w:t>
      </w:r>
      <w:r w:rsidR="00F31705">
        <w:rPr>
          <w:rFonts w:ascii="Times New Roman" w:hAnsi="Times New Roman" w:cs="Times New Roman"/>
        </w:rPr>
        <w:t xml:space="preserve">of neural networks </w:t>
      </w:r>
      <w:r>
        <w:rPr>
          <w:rFonts w:ascii="Times New Roman" w:hAnsi="Times New Roman" w:cs="Times New Roman"/>
        </w:rPr>
        <w:t>are</w:t>
      </w:r>
      <w:r w:rsidR="00F31705" w:rsidRPr="006B56C1">
        <w:rPr>
          <w:rFonts w:ascii="Times New Roman" w:hAnsi="Times New Roman" w:cs="Times New Roman"/>
        </w:rPr>
        <w:t xml:space="preserve"> </w:t>
      </w:r>
      <w:r w:rsidR="00485EEA">
        <w:rPr>
          <w:rFonts w:ascii="Times New Roman" w:hAnsi="Times New Roman" w:cs="Times New Roman"/>
        </w:rPr>
        <w:t>interrelated because of the positions</w:t>
      </w:r>
      <w:r w:rsidR="00EB45BF">
        <w:rPr>
          <w:rFonts w:ascii="Times New Roman" w:hAnsi="Times New Roman" w:cs="Times New Roman"/>
        </w:rPr>
        <w:t>,</w:t>
      </w:r>
      <w:r w:rsidR="00485EEA">
        <w:rPr>
          <w:rFonts w:ascii="Times New Roman" w:hAnsi="Times New Roman" w:cs="Times New Roman"/>
        </w:rPr>
        <w:t xml:space="preserve"> </w:t>
      </w:r>
      <w:r w:rsidR="00EB45BF">
        <w:rPr>
          <w:rFonts w:ascii="Times New Roman" w:hAnsi="Times New Roman" w:cs="Times New Roman"/>
        </w:rPr>
        <w:t>so</w:t>
      </w:r>
      <w:r w:rsidR="00F31705" w:rsidRPr="006B56C1">
        <w:rPr>
          <w:rFonts w:ascii="Times New Roman" w:hAnsi="Times New Roman" w:cs="Times New Roman"/>
        </w:rPr>
        <w:t xml:space="preserve"> the optimal solution can only be obtained by </w:t>
      </w:r>
      <w:r w:rsidR="00485EEA">
        <w:rPr>
          <w:rFonts w:ascii="Times New Roman" w:hAnsi="Times New Roman" w:cs="Times New Roman"/>
        </w:rPr>
        <w:t>brute</w:t>
      </w:r>
      <w:r w:rsidR="00F31705" w:rsidRPr="006B56C1">
        <w:rPr>
          <w:rFonts w:ascii="Times New Roman" w:hAnsi="Times New Roman" w:cs="Times New Roman"/>
        </w:rPr>
        <w:t xml:space="preserve"> search </w:t>
      </w:r>
      <w:r w:rsidR="00485EEA">
        <w:rPr>
          <w:rFonts w:ascii="Times New Roman" w:hAnsi="Times New Roman" w:cs="Times New Roman"/>
        </w:rPr>
        <w:t xml:space="preserve">method </w:t>
      </w:r>
      <w:r w:rsidR="00EB45BF">
        <w:rPr>
          <w:rFonts w:ascii="Times New Roman" w:hAnsi="Times New Roman" w:cs="Times New Roman"/>
        </w:rPr>
        <w:t>on the quantization strategies</w:t>
      </w:r>
      <w:r w:rsidR="00FE0730">
        <w:rPr>
          <w:rFonts w:ascii="Times New Roman" w:hAnsi="Times New Roman" w:cs="Times New Roman"/>
        </w:rPr>
        <w:t xml:space="preserve"> of every</w:t>
      </w:r>
      <w:r w:rsidR="00F31705" w:rsidRPr="006B56C1">
        <w:rPr>
          <w:rFonts w:ascii="Times New Roman" w:hAnsi="Times New Roman" w:cs="Times New Roman"/>
        </w:rPr>
        <w:t xml:space="preserve"> layer or dynamic programming. However, these two methods are time-consuming and labor-intensive, the optimal </w:t>
      </w:r>
      <w:r w:rsidR="00F31705" w:rsidRPr="006B56C1">
        <w:rPr>
          <w:rFonts w:ascii="Times New Roman" w:hAnsi="Times New Roman" w:cs="Times New Roman"/>
        </w:rPr>
        <w:lastRenderedPageBreak/>
        <w:t xml:space="preserve">solution may </w:t>
      </w:r>
      <w:r w:rsidR="00485EEA">
        <w:rPr>
          <w:rFonts w:ascii="Times New Roman" w:hAnsi="Times New Roman" w:cs="Times New Roman"/>
        </w:rPr>
        <w:t xml:space="preserve">even </w:t>
      </w:r>
      <w:r w:rsidR="00F31705" w:rsidRPr="006B56C1">
        <w:rPr>
          <w:rFonts w:ascii="Times New Roman" w:hAnsi="Times New Roman" w:cs="Times New Roman"/>
        </w:rPr>
        <w:t>change</w:t>
      </w:r>
      <w:r w:rsidR="00EB45BF" w:rsidRPr="00EB45BF">
        <w:rPr>
          <w:rFonts w:ascii="Times New Roman" w:hAnsi="Times New Roman" w:cs="Times New Roman"/>
        </w:rPr>
        <w:t xml:space="preserve"> </w:t>
      </w:r>
      <w:r w:rsidR="00EB45BF" w:rsidRPr="006B56C1">
        <w:rPr>
          <w:rFonts w:ascii="Times New Roman" w:hAnsi="Times New Roman" w:cs="Times New Roman"/>
        </w:rPr>
        <w:t>when weight</w:t>
      </w:r>
      <w:r w:rsidR="00EB45BF">
        <w:rPr>
          <w:rFonts w:ascii="Times New Roman" w:hAnsi="Times New Roman" w:cs="Times New Roman"/>
        </w:rPr>
        <w:t>s change</w:t>
      </w:r>
      <w:r w:rsidR="00F31705" w:rsidRPr="006B56C1">
        <w:rPr>
          <w:rFonts w:ascii="Times New Roman" w:hAnsi="Times New Roman" w:cs="Times New Roman"/>
        </w:rPr>
        <w:t>.</w:t>
      </w:r>
      <w:r w:rsidR="00F31705">
        <w:rPr>
          <w:rFonts w:ascii="Times New Roman" w:hAnsi="Times New Roman" w:cs="Times New Roman"/>
        </w:rPr>
        <w:t xml:space="preserve"> </w:t>
      </w:r>
      <w:r w:rsidR="00A56947" w:rsidRPr="00A56947">
        <w:rPr>
          <w:rFonts w:ascii="Times New Roman" w:hAnsi="Times New Roman" w:cs="Times New Roman"/>
        </w:rPr>
        <w:t xml:space="preserve">This method can </w:t>
      </w:r>
      <w:r w:rsidR="00EB45BF">
        <w:rPr>
          <w:rFonts w:ascii="Times New Roman" w:hAnsi="Times New Roman" w:cs="Times New Roman"/>
        </w:rPr>
        <w:t>accelerate</w:t>
      </w:r>
      <w:r w:rsidR="00A56947" w:rsidRPr="00A56947">
        <w:rPr>
          <w:rFonts w:ascii="Times New Roman" w:hAnsi="Times New Roman" w:cs="Times New Roman"/>
        </w:rPr>
        <w:t xml:space="preserve"> </w:t>
      </w:r>
      <w:r w:rsidR="00EB45BF">
        <w:rPr>
          <w:rFonts w:ascii="Times New Roman" w:hAnsi="Times New Roman" w:cs="Times New Roman"/>
        </w:rPr>
        <w:t>quantization selection</w:t>
      </w:r>
      <w:r w:rsidR="00A56947" w:rsidRPr="00A56947">
        <w:rPr>
          <w:rFonts w:ascii="Times New Roman" w:hAnsi="Times New Roman" w:cs="Times New Roman"/>
        </w:rPr>
        <w:t xml:space="preserve">: Take an 8-layer neural network as an example, the weight bit width of each layer parameter </w:t>
      </w:r>
      <w:r w:rsidR="00485EEA">
        <w:rPr>
          <w:rFonts w:ascii="Times New Roman" w:hAnsi="Times New Roman" w:cs="Times New Roman"/>
        </w:rPr>
        <w:t>ranging</w:t>
      </w:r>
      <w:r w:rsidR="00A56947" w:rsidRPr="00A56947">
        <w:rPr>
          <w:rFonts w:ascii="Times New Roman" w:hAnsi="Times New Roman" w:cs="Times New Roman"/>
        </w:rPr>
        <w:t xml:space="preserve"> 1-8, the </w:t>
      </w:r>
      <w:r w:rsidR="00485EEA">
        <w:rPr>
          <w:rFonts w:ascii="Times New Roman" w:hAnsi="Times New Roman" w:cs="Times New Roman"/>
        </w:rPr>
        <w:t>brute</w:t>
      </w:r>
      <w:r w:rsidR="00A56947" w:rsidRPr="00A56947">
        <w:rPr>
          <w:rFonts w:ascii="Times New Roman" w:hAnsi="Times New Roman" w:cs="Times New Roman"/>
        </w:rPr>
        <w:t xml:space="preserve"> search needs to be performed</w:t>
      </w:r>
      <w:r w:rsidR="00485EEA">
        <w:rPr>
          <w:rFonts w:ascii="Times New Roman" w:hAnsi="Times New Roman" w:cs="Times New Roman"/>
        </w:rPr>
        <w:t xml:space="preserve"> </w:t>
      </w:r>
      <w:r w:rsidR="00485EEA" w:rsidRPr="00C4373E">
        <w:rPr>
          <w:position w:val="-6"/>
        </w:rPr>
        <w:object w:dxaOrig="700" w:dyaOrig="279" w14:anchorId="454265C3">
          <v:shape id="_x0000_i1031" type="#_x0000_t75" style="width:35.15pt;height:13.25pt" o:ole="">
            <v:imagedata r:id="rId24" o:title=""/>
          </v:shape>
          <o:OLEObject Type="Embed" ProgID="Equation.DSMT4" ShapeID="_x0000_i1031" DrawAspect="Content" ObjectID="_1647631027" r:id="rId25"/>
        </w:object>
      </w:r>
      <w:r w:rsidR="00485EEA">
        <w:t xml:space="preserve"> </w:t>
      </w:r>
      <w:r w:rsidR="00485EEA">
        <w:rPr>
          <w:rFonts w:ascii="Times New Roman" w:hAnsi="Times New Roman" w:cs="Times New Roman" w:hint="cs"/>
        </w:rPr>
        <w:t>t</w:t>
      </w:r>
      <w:r w:rsidR="00485EEA">
        <w:rPr>
          <w:rFonts w:ascii="Times New Roman" w:hAnsi="Times New Roman" w:cs="Times New Roman"/>
        </w:rPr>
        <w:t>imes</w:t>
      </w:r>
      <w:r w:rsidR="00A56947" w:rsidRPr="00A56947">
        <w:rPr>
          <w:rFonts w:ascii="Times New Roman" w:hAnsi="Times New Roman" w:cs="Times New Roman"/>
        </w:rPr>
        <w:t xml:space="preserve">, while </w:t>
      </w:r>
      <w:r w:rsidR="00485EEA">
        <w:rPr>
          <w:rFonts w:ascii="Times New Roman" w:hAnsi="Times New Roman" w:cs="Times New Roman"/>
        </w:rPr>
        <w:t>our</w:t>
      </w:r>
      <w:r w:rsidR="00A56947" w:rsidRPr="00A56947">
        <w:rPr>
          <w:rFonts w:ascii="Times New Roman" w:hAnsi="Times New Roman" w:cs="Times New Roman"/>
        </w:rPr>
        <w:t xml:space="preserve"> </w:t>
      </w:r>
      <w:r w:rsidR="00485EEA">
        <w:rPr>
          <w:rFonts w:ascii="Times New Roman" w:hAnsi="Times New Roman" w:cs="Times New Roman"/>
        </w:rPr>
        <w:t>quantization method demand only</w:t>
      </w:r>
      <w:r w:rsidR="00A56947" w:rsidRPr="00A56947">
        <w:rPr>
          <w:rFonts w:ascii="Times New Roman" w:hAnsi="Times New Roman" w:cs="Times New Roman"/>
        </w:rPr>
        <w:t xml:space="preserve"> 64 times</w:t>
      </w:r>
      <w:r w:rsidR="00485EEA">
        <w:rPr>
          <w:rFonts w:ascii="Times New Roman" w:hAnsi="Times New Roman" w:cs="Times New Roman"/>
        </w:rPr>
        <w:t xml:space="preserve"> to find the suboptimal strategy</w:t>
      </w:r>
      <w:r w:rsidR="00EB45BF">
        <w:rPr>
          <w:rFonts w:ascii="Times New Roman" w:hAnsi="Times New Roman" w:cs="Times New Roman"/>
        </w:rPr>
        <w:t xml:space="preserve"> and </w:t>
      </w:r>
      <w:r w:rsidR="00485EEA">
        <w:rPr>
          <w:rFonts w:ascii="Times New Roman" w:hAnsi="Times New Roman" w:cs="Times New Roman"/>
        </w:rPr>
        <w:t>c</w:t>
      </w:r>
      <w:r w:rsidR="00A56947" w:rsidRPr="00A56947">
        <w:rPr>
          <w:rFonts w:ascii="Times New Roman" w:hAnsi="Times New Roman" w:cs="Times New Roman"/>
        </w:rPr>
        <w:t>o</w:t>
      </w:r>
      <w:r w:rsidR="00485EEA">
        <w:rPr>
          <w:rFonts w:ascii="Times New Roman" w:hAnsi="Times New Roman" w:cs="Times New Roman"/>
        </w:rPr>
        <w:t>-</w:t>
      </w:r>
      <w:r w:rsidR="00A56947" w:rsidRPr="00A56947">
        <w:rPr>
          <w:rFonts w:ascii="Times New Roman" w:hAnsi="Times New Roman" w:cs="Times New Roman"/>
        </w:rPr>
        <w:t xml:space="preserve">design of </w:t>
      </w:r>
      <w:r w:rsidR="00485EEA">
        <w:rPr>
          <w:rFonts w:ascii="Times New Roman" w:hAnsi="Times New Roman" w:cs="Times New Roman"/>
        </w:rPr>
        <w:t>performance</w:t>
      </w:r>
      <w:r w:rsidR="00A56947" w:rsidRPr="00A56947">
        <w:rPr>
          <w:rFonts w:ascii="Times New Roman" w:hAnsi="Times New Roman" w:cs="Times New Roman"/>
        </w:rPr>
        <w:t xml:space="preserve"> and hardware consumption </w:t>
      </w:r>
      <w:r w:rsidR="00485EEA">
        <w:rPr>
          <w:rFonts w:ascii="Times New Roman" w:hAnsi="Times New Roman" w:cs="Times New Roman"/>
        </w:rPr>
        <w:t>is also provided</w:t>
      </w:r>
    </w:p>
    <w:p w14:paraId="44442AC5" w14:textId="5FABB872" w:rsidR="00EE672E" w:rsidRPr="00EE672E" w:rsidRDefault="00AE3D00" w:rsidP="00EE672E">
      <w:pPr>
        <w:pStyle w:val="a3"/>
        <w:numPr>
          <w:ilvl w:val="0"/>
          <w:numId w:val="2"/>
        </w:numPr>
        <w:ind w:firstLineChars="0"/>
        <w:rPr>
          <w:rFonts w:ascii="Arial" w:hAnsi="Arial" w:cs="Arial"/>
          <w:i/>
          <w:color w:val="9933FF"/>
          <w:sz w:val="22"/>
        </w:rPr>
      </w:pPr>
      <w:r>
        <w:rPr>
          <w:rFonts w:ascii="Arial" w:hAnsi="Arial" w:cs="Arial"/>
          <w:i/>
          <w:color w:val="9933FF"/>
          <w:sz w:val="22"/>
        </w:rPr>
        <w:t xml:space="preserve">The </w:t>
      </w:r>
      <w:r w:rsidR="00EE672E">
        <w:rPr>
          <w:rFonts w:ascii="Arial" w:hAnsi="Arial" w:cs="Arial"/>
          <w:i/>
          <w:color w:val="9933FF"/>
          <w:sz w:val="22"/>
        </w:rPr>
        <w:t>Ranking</w:t>
      </w:r>
      <w:r w:rsidR="002270E4" w:rsidRPr="002270E4">
        <w:rPr>
          <w:rFonts w:ascii="Arial" w:hAnsi="Arial" w:cs="Arial"/>
          <w:i/>
          <w:color w:val="9933FF"/>
          <w:sz w:val="22"/>
        </w:rPr>
        <w:t xml:space="preserve"> </w:t>
      </w:r>
      <w:r w:rsidR="00EE672E">
        <w:rPr>
          <w:rFonts w:ascii="Arial" w:hAnsi="Arial" w:cs="Arial"/>
          <w:i/>
          <w:color w:val="9933FF"/>
          <w:sz w:val="22"/>
        </w:rPr>
        <w:t>S</w:t>
      </w:r>
      <w:r w:rsidR="002270E4" w:rsidRPr="002270E4">
        <w:rPr>
          <w:rFonts w:ascii="Arial" w:hAnsi="Arial" w:cs="Arial"/>
          <w:i/>
          <w:color w:val="9933FF"/>
          <w:sz w:val="22"/>
        </w:rPr>
        <w:t>trategy of Layers</w:t>
      </w:r>
    </w:p>
    <w:p w14:paraId="67BE5C3A" w14:textId="77777777" w:rsidR="00B356F9" w:rsidRDefault="00B356F9" w:rsidP="00B356F9">
      <w:pPr>
        <w:ind w:firstLineChars="200" w:firstLine="420"/>
        <w:rPr>
          <w:rFonts w:ascii="Times New Roman" w:hAnsi="Times New Roman" w:cs="Times New Roman"/>
        </w:rPr>
      </w:pPr>
      <w:r>
        <w:rPr>
          <w:rFonts w:ascii="Times New Roman" w:hAnsi="Times New Roman" w:cs="Times New Roman"/>
        </w:rPr>
        <w:t xml:space="preserve">This section will detail our ranking strategy and provide two different strategies. </w:t>
      </w:r>
      <w:r w:rsidR="00D14A5E">
        <w:rPr>
          <w:rFonts w:ascii="Times New Roman" w:hAnsi="Times New Roman" w:cs="Times New Roman"/>
        </w:rPr>
        <w:t>Because we use the layer-wise quantization strategy</w:t>
      </w:r>
      <w:r>
        <w:rPr>
          <w:rFonts w:ascii="Times New Roman" w:hAnsi="Times New Roman" w:cs="Times New Roman"/>
        </w:rPr>
        <w:t>,</w:t>
      </w:r>
      <w:r w:rsidRPr="00AE3D00">
        <w:rPr>
          <w:rFonts w:ascii="Times New Roman" w:hAnsi="Times New Roman" w:cs="Times New Roman"/>
        </w:rPr>
        <w:t xml:space="preserve"> the input</w:t>
      </w:r>
      <w:r>
        <w:rPr>
          <w:rFonts w:ascii="Times New Roman" w:hAnsi="Times New Roman" w:cs="Times New Roman"/>
        </w:rPr>
        <w:t>-</w:t>
      </w:r>
      <w:r w:rsidRPr="00AE3D00">
        <w:rPr>
          <w:rFonts w:ascii="Times New Roman" w:hAnsi="Times New Roman" w:cs="Times New Roman"/>
        </w:rPr>
        <w:t xml:space="preserve">output relationships </w:t>
      </w:r>
      <w:r>
        <w:rPr>
          <w:rFonts w:ascii="Times New Roman" w:hAnsi="Times New Roman" w:cs="Times New Roman"/>
        </w:rPr>
        <w:t xml:space="preserve">of </w:t>
      </w:r>
      <w:r w:rsidRPr="00AE3D00">
        <w:rPr>
          <w:rFonts w:ascii="Times New Roman" w:hAnsi="Times New Roman" w:cs="Times New Roman"/>
        </w:rPr>
        <w:t>layer</w:t>
      </w:r>
      <w:r>
        <w:rPr>
          <w:rFonts w:ascii="Times New Roman" w:hAnsi="Times New Roman" w:cs="Times New Roman"/>
        </w:rPr>
        <w:t>s</w:t>
      </w:r>
      <w:r w:rsidRPr="00AE3D00">
        <w:rPr>
          <w:rFonts w:ascii="Times New Roman" w:hAnsi="Times New Roman" w:cs="Times New Roman"/>
        </w:rPr>
        <w:t xml:space="preserve"> and each layer are interrelated</w:t>
      </w:r>
      <w:r w:rsidR="00D14A5E">
        <w:rPr>
          <w:rFonts w:ascii="Times New Roman" w:hAnsi="Times New Roman" w:cs="Times New Roman"/>
        </w:rPr>
        <w:t xml:space="preserve">, it is necessary to decide </w:t>
      </w:r>
      <w:r>
        <w:rPr>
          <w:rFonts w:ascii="Times New Roman" w:hAnsi="Times New Roman" w:cs="Times New Roman"/>
        </w:rPr>
        <w:t xml:space="preserve">the </w:t>
      </w:r>
      <w:r w:rsidR="00D14A5E">
        <w:rPr>
          <w:rFonts w:ascii="Times New Roman" w:hAnsi="Times New Roman" w:cs="Times New Roman"/>
        </w:rPr>
        <w:t xml:space="preserve">order of the layers to </w:t>
      </w:r>
      <w:r w:rsidRPr="00AE3D00">
        <w:rPr>
          <w:rFonts w:ascii="Times New Roman" w:hAnsi="Times New Roman" w:cs="Times New Roman"/>
        </w:rPr>
        <w:t>perform hierarchical quantization.</w:t>
      </w:r>
      <w:r>
        <w:rPr>
          <w:rFonts w:ascii="Times New Roman" w:hAnsi="Times New Roman" w:cs="Times New Roman"/>
        </w:rPr>
        <w:t xml:space="preserve"> </w:t>
      </w:r>
      <w:r w:rsidR="00AE3D00">
        <w:rPr>
          <w:rFonts w:ascii="Times New Roman" w:hAnsi="Times New Roman" w:cs="Times New Roman"/>
        </w:rPr>
        <w:t xml:space="preserve">The </w:t>
      </w:r>
      <w:r w:rsidR="00EE672E">
        <w:rPr>
          <w:rFonts w:ascii="Times New Roman" w:hAnsi="Times New Roman" w:cs="Times New Roman"/>
        </w:rPr>
        <w:t>ranking</w:t>
      </w:r>
      <w:r w:rsidR="00AE3D00">
        <w:rPr>
          <w:rFonts w:ascii="Times New Roman" w:hAnsi="Times New Roman" w:cs="Times New Roman"/>
        </w:rPr>
        <w:t xml:space="preserve"> </w:t>
      </w:r>
      <w:r w:rsidR="00AE3D00" w:rsidRPr="00AE3D00">
        <w:rPr>
          <w:rFonts w:ascii="Times New Roman" w:hAnsi="Times New Roman" w:cs="Times New Roman"/>
        </w:rPr>
        <w:t xml:space="preserve">strategy is </w:t>
      </w:r>
      <w:r w:rsidR="009B5BE6">
        <w:rPr>
          <w:rFonts w:ascii="Times New Roman" w:hAnsi="Times New Roman" w:cs="Times New Roman"/>
        </w:rPr>
        <w:t>an</w:t>
      </w:r>
      <w:r w:rsidR="00EE672E">
        <w:rPr>
          <w:rFonts w:ascii="Times New Roman" w:hAnsi="Times New Roman" w:cs="Times New Roman"/>
        </w:rPr>
        <w:t xml:space="preserve"> </w:t>
      </w:r>
      <w:r w:rsidR="00AE3D00">
        <w:rPr>
          <w:rFonts w:ascii="Times New Roman" w:hAnsi="Times New Roman" w:cs="Times New Roman"/>
        </w:rPr>
        <w:t>emerging theme of our research</w:t>
      </w:r>
      <w:r w:rsidR="00EE672E">
        <w:rPr>
          <w:rFonts w:ascii="Times New Roman" w:hAnsi="Times New Roman" w:cs="Times New Roman"/>
        </w:rPr>
        <w:t xml:space="preserve"> because the performance of layer-wise quantization will suffer a huge impact by the ranking strategy. </w:t>
      </w:r>
    </w:p>
    <w:p w14:paraId="41EBD007" w14:textId="61A14419" w:rsidR="009F3E83" w:rsidRDefault="00AE3D00" w:rsidP="00AE3D00">
      <w:pPr>
        <w:ind w:firstLineChars="200" w:firstLine="420"/>
        <w:rPr>
          <w:rFonts w:ascii="Times New Roman" w:hAnsi="Times New Roman" w:cs="Times New Roman"/>
        </w:rPr>
      </w:pPr>
      <w:r w:rsidRPr="00AE3D00">
        <w:rPr>
          <w:rFonts w:ascii="Times New Roman" w:hAnsi="Times New Roman" w:cs="Times New Roman"/>
        </w:rPr>
        <w:t xml:space="preserve">The view that </w:t>
      </w:r>
      <w:r w:rsidR="00E15C70">
        <w:rPr>
          <w:rFonts w:ascii="Times New Roman" w:hAnsi="Times New Roman" w:cs="Times New Roman"/>
        </w:rPr>
        <w:t>large</w:t>
      </w:r>
      <w:r w:rsidRPr="00AE3D00">
        <w:rPr>
          <w:rFonts w:ascii="Times New Roman" w:hAnsi="Times New Roman" w:cs="Times New Roman"/>
        </w:rPr>
        <w:t xml:space="preserve"> weights </w:t>
      </w:r>
      <w:r w:rsidR="00241A14">
        <w:rPr>
          <w:rFonts w:ascii="Times New Roman" w:hAnsi="Times New Roman" w:cs="Times New Roman"/>
        </w:rPr>
        <w:t xml:space="preserve">and activations </w:t>
      </w:r>
      <w:r w:rsidRPr="00AE3D00">
        <w:rPr>
          <w:rFonts w:ascii="Times New Roman" w:hAnsi="Times New Roman" w:cs="Times New Roman"/>
        </w:rPr>
        <w:t xml:space="preserve">have </w:t>
      </w:r>
      <w:r w:rsidR="00CD2674">
        <w:rPr>
          <w:rFonts w:ascii="Times New Roman" w:hAnsi="Times New Roman" w:cs="Times New Roman"/>
        </w:rPr>
        <w:t xml:space="preserve">a </w:t>
      </w:r>
      <w:r w:rsidR="00241A14">
        <w:rPr>
          <w:rFonts w:ascii="Times New Roman" w:hAnsi="Times New Roman" w:cs="Times New Roman"/>
        </w:rPr>
        <w:t>significant</w:t>
      </w:r>
      <w:r w:rsidRPr="00AE3D00">
        <w:rPr>
          <w:rFonts w:ascii="Times New Roman" w:hAnsi="Times New Roman" w:cs="Times New Roman"/>
        </w:rPr>
        <w:t xml:space="preserve"> impact on the network has been widely accepted</w:t>
      </w:r>
      <w:r w:rsidR="00173BEC">
        <w:rPr>
          <w:rFonts w:ascii="Times New Roman" w:hAnsi="Times New Roman" w:cs="Times New Roman"/>
          <w:vertAlign w:val="superscript"/>
        </w:rPr>
        <w:fldChar w:fldCharType="begin"/>
      </w:r>
      <w:r w:rsidR="00173BEC">
        <w:rPr>
          <w:rFonts w:ascii="Times New Roman" w:hAnsi="Times New Roman" w:cs="Times New Roman"/>
        </w:rPr>
        <w:instrText xml:space="preserve"> REF _neb803B7C97_8E79_482B_82CC_857715475AFD \r \h </w:instrText>
      </w:r>
      <w:r w:rsidR="00173BEC">
        <w:rPr>
          <w:rFonts w:ascii="Times New Roman" w:hAnsi="Times New Roman" w:cs="Times New Roman"/>
          <w:vertAlign w:val="superscript"/>
        </w:rPr>
      </w:r>
      <w:r w:rsidR="00173BEC">
        <w:rPr>
          <w:rFonts w:ascii="Times New Roman" w:hAnsi="Times New Roman" w:cs="Times New Roman"/>
          <w:vertAlign w:val="superscript"/>
        </w:rPr>
        <w:fldChar w:fldCharType="separate"/>
      </w:r>
      <w:r w:rsidR="00296E32">
        <w:rPr>
          <w:rFonts w:ascii="Times New Roman" w:hAnsi="Times New Roman" w:cs="Times New Roman"/>
        </w:rPr>
        <w:t>[29]</w:t>
      </w:r>
      <w:r w:rsidR="00173BEC">
        <w:rPr>
          <w:rFonts w:ascii="Times New Roman" w:hAnsi="Times New Roman" w:cs="Times New Roman"/>
          <w:vertAlign w:val="superscript"/>
        </w:rPr>
        <w:fldChar w:fldCharType="end"/>
      </w:r>
      <w:r w:rsidRPr="00AE3D00">
        <w:rPr>
          <w:rFonts w:ascii="Times New Roman" w:hAnsi="Times New Roman" w:cs="Times New Roman"/>
        </w:rPr>
        <w:t xml:space="preserve">, but different quantization </w:t>
      </w:r>
      <w:r w:rsidR="0086557D">
        <w:rPr>
          <w:rFonts w:ascii="Times New Roman" w:hAnsi="Times New Roman" w:cs="Times New Roman" w:hint="eastAsia"/>
        </w:rPr>
        <w:t>method</w:t>
      </w:r>
      <w:r w:rsidR="0086557D">
        <w:rPr>
          <w:rFonts w:ascii="Times New Roman" w:hAnsi="Times New Roman" w:cs="Times New Roman"/>
        </w:rPr>
        <w:t>s have</w:t>
      </w:r>
      <w:r w:rsidR="00241A14">
        <w:rPr>
          <w:rFonts w:ascii="Times New Roman" w:hAnsi="Times New Roman" w:cs="Times New Roman"/>
        </w:rPr>
        <w:t xml:space="preserve"> </w:t>
      </w:r>
      <w:r w:rsidR="0086557D">
        <w:rPr>
          <w:rFonts w:ascii="Times New Roman" w:hAnsi="Times New Roman" w:cs="Times New Roman"/>
        </w:rPr>
        <w:t>the opposite treatment</w:t>
      </w:r>
      <w:r w:rsidR="00241A14">
        <w:rPr>
          <w:rFonts w:ascii="Times New Roman" w:hAnsi="Times New Roman" w:cs="Times New Roman"/>
        </w:rPr>
        <w:t xml:space="preserve"> </w:t>
      </w:r>
      <w:r w:rsidR="0086557D">
        <w:rPr>
          <w:rFonts w:ascii="Times New Roman" w:hAnsi="Times New Roman" w:cs="Times New Roman"/>
        </w:rPr>
        <w:t>for the large weights.</w:t>
      </w:r>
      <w:r w:rsidRPr="00AE3D00">
        <w:rPr>
          <w:rFonts w:ascii="Times New Roman" w:hAnsi="Times New Roman" w:cs="Times New Roman"/>
        </w:rPr>
        <w:t xml:space="preserve"> </w:t>
      </w:r>
      <w:r w:rsidR="00173BEC">
        <w:rPr>
          <w:rFonts w:ascii="Times New Roman" w:hAnsi="Times New Roman" w:cs="Times New Roman"/>
        </w:rPr>
        <w:fldChar w:fldCharType="begin"/>
      </w:r>
      <w:r w:rsidR="00173BEC">
        <w:rPr>
          <w:rFonts w:ascii="Times New Roman" w:hAnsi="Times New Roman" w:cs="Times New Roman"/>
        </w:rPr>
        <w:instrText xml:space="preserve"> REF _neb803B7C97_8E79_482B_82CC_857715475AFD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[29]</w:t>
      </w:r>
      <w:r w:rsidR="00173BEC">
        <w:rPr>
          <w:rFonts w:ascii="Times New Roman" w:hAnsi="Times New Roman" w:cs="Times New Roman"/>
        </w:rPr>
        <w:fldChar w:fldCharType="end"/>
      </w:r>
      <w:r w:rsidR="00173BEC">
        <w:rPr>
          <w:rFonts w:ascii="Times New Roman" w:hAnsi="Times New Roman" w:cs="Times New Roman"/>
        </w:rPr>
        <w:t xml:space="preserve"> </w:t>
      </w:r>
      <w:r w:rsidR="004B3912">
        <w:rPr>
          <w:rFonts w:ascii="Times New Roman" w:hAnsi="Times New Roman" w:cs="Times New Roman"/>
        </w:rPr>
        <w:t>show</w:t>
      </w:r>
      <w:r w:rsidRPr="00AE3D00">
        <w:rPr>
          <w:rFonts w:ascii="Times New Roman" w:hAnsi="Times New Roman" w:cs="Times New Roman"/>
        </w:rPr>
        <w:t xml:space="preserve"> that </w:t>
      </w:r>
      <w:r w:rsidR="00DB7866">
        <w:rPr>
          <w:rFonts w:ascii="Times New Roman" w:hAnsi="Times New Roman" w:cs="Times New Roman"/>
        </w:rPr>
        <w:t>preserving the large weights as high-precision can reduce quantization error and their frequency bring</w:t>
      </w:r>
      <w:r w:rsidR="00CD2674">
        <w:rPr>
          <w:rFonts w:ascii="Times New Roman" w:hAnsi="Times New Roman" w:cs="Times New Roman"/>
        </w:rPr>
        <w:t>s</w:t>
      </w:r>
      <w:r w:rsidR="00DB7866">
        <w:rPr>
          <w:rFonts w:ascii="Times New Roman" w:hAnsi="Times New Roman" w:cs="Times New Roman"/>
        </w:rPr>
        <w:t xml:space="preserve"> little hardware consumption</w:t>
      </w:r>
      <w:r w:rsidR="004B3912">
        <w:rPr>
          <w:rFonts w:ascii="Times New Roman" w:hAnsi="Times New Roman" w:cs="Times New Roman"/>
        </w:rPr>
        <w:t>.</w:t>
      </w:r>
      <w:r w:rsidRPr="00AE3D00">
        <w:rPr>
          <w:rFonts w:ascii="Times New Roman" w:hAnsi="Times New Roman" w:cs="Times New Roman"/>
        </w:rPr>
        <w:t xml:space="preserve"> </w:t>
      </w:r>
      <w:r w:rsidR="00DB7866">
        <w:rPr>
          <w:rFonts w:ascii="Times New Roman" w:hAnsi="Times New Roman" w:cs="Times New Roman"/>
        </w:rPr>
        <w:t>H</w:t>
      </w:r>
      <w:r w:rsidR="004B3912">
        <w:rPr>
          <w:rFonts w:ascii="Times New Roman" w:hAnsi="Times New Roman" w:cs="Times New Roman"/>
        </w:rPr>
        <w:t>owever,</w:t>
      </w:r>
      <w:r w:rsidRPr="00AE3D00">
        <w:rPr>
          <w:rFonts w:ascii="Times New Roman" w:hAnsi="Times New Roman" w:cs="Times New Roman"/>
        </w:rPr>
        <w:t xml:space="preserve"> </w:t>
      </w:r>
      <w:r w:rsidR="00173BEC">
        <w:rPr>
          <w:rFonts w:ascii="Times New Roman" w:hAnsi="Times New Roman" w:cs="Times New Roman"/>
        </w:rPr>
        <w:fldChar w:fldCharType="begin"/>
      </w:r>
      <w:r w:rsidR="00173BEC">
        <w:rPr>
          <w:rFonts w:ascii="Times New Roman" w:hAnsi="Times New Roman" w:cs="Times New Roman"/>
        </w:rPr>
        <w:instrText xml:space="preserve"> REF _nebA7461BA9_D656_44D0_A4B6_6CF9FFBC1F6C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[30]</w:t>
      </w:r>
      <w:r w:rsidR="00173BEC">
        <w:rPr>
          <w:rFonts w:ascii="Times New Roman" w:hAnsi="Times New Roman" w:cs="Times New Roman"/>
        </w:rPr>
        <w:fldChar w:fldCharType="end"/>
      </w:r>
      <w:r w:rsidR="00173BEC">
        <w:rPr>
          <w:rFonts w:ascii="Times New Roman" w:hAnsi="Times New Roman" w:cs="Times New Roman"/>
        </w:rPr>
        <w:t xml:space="preserve"> </w:t>
      </w:r>
      <w:r w:rsidRPr="00AE3D00">
        <w:rPr>
          <w:rFonts w:ascii="Times New Roman" w:hAnsi="Times New Roman" w:cs="Times New Roman"/>
        </w:rPr>
        <w:t xml:space="preserve">shows that </w:t>
      </w:r>
      <w:r w:rsidR="004B3912">
        <w:rPr>
          <w:rFonts w:ascii="Times New Roman" w:hAnsi="Times New Roman" w:cs="Times New Roman"/>
        </w:rPr>
        <w:t>the large</w:t>
      </w:r>
      <w:r w:rsidRPr="00AE3D00">
        <w:rPr>
          <w:rFonts w:ascii="Times New Roman" w:hAnsi="Times New Roman" w:cs="Times New Roman"/>
        </w:rPr>
        <w:t xml:space="preserve"> weight</w:t>
      </w:r>
      <w:r w:rsidR="004B3912">
        <w:rPr>
          <w:rFonts w:ascii="Times New Roman" w:hAnsi="Times New Roman" w:cs="Times New Roman"/>
        </w:rPr>
        <w:t>s</w:t>
      </w:r>
      <w:r w:rsidRPr="00AE3D00">
        <w:rPr>
          <w:rFonts w:ascii="Times New Roman" w:hAnsi="Times New Roman" w:cs="Times New Roman"/>
        </w:rPr>
        <w:t xml:space="preserve"> </w:t>
      </w:r>
      <w:r w:rsidR="004B3912">
        <w:rPr>
          <w:rFonts w:ascii="Times New Roman" w:hAnsi="Times New Roman" w:cs="Times New Roman"/>
        </w:rPr>
        <w:t>are infrequent</w:t>
      </w:r>
      <w:r w:rsidR="004B3912" w:rsidRPr="00AE3D00">
        <w:rPr>
          <w:rFonts w:ascii="Times New Roman" w:hAnsi="Times New Roman" w:cs="Times New Roman"/>
        </w:rPr>
        <w:t xml:space="preserve"> </w:t>
      </w:r>
      <w:r w:rsidR="004B3912">
        <w:rPr>
          <w:rFonts w:ascii="Times New Roman" w:hAnsi="Times New Roman" w:cs="Times New Roman"/>
        </w:rPr>
        <w:t xml:space="preserve">and </w:t>
      </w:r>
      <w:r w:rsidR="00DB7866">
        <w:rPr>
          <w:rFonts w:ascii="Times New Roman" w:hAnsi="Times New Roman" w:cs="Times New Roman"/>
        </w:rPr>
        <w:t>low-precision</w:t>
      </w:r>
      <w:r w:rsidR="004B3912">
        <w:rPr>
          <w:rFonts w:ascii="Times New Roman" w:hAnsi="Times New Roman" w:cs="Times New Roman"/>
        </w:rPr>
        <w:t xml:space="preserve"> </w:t>
      </w:r>
      <w:r w:rsidR="00DB7866">
        <w:rPr>
          <w:rFonts w:ascii="Times New Roman" w:hAnsi="Times New Roman" w:cs="Times New Roman"/>
        </w:rPr>
        <w:t>lead</w:t>
      </w:r>
      <w:r w:rsidR="00CD2674">
        <w:rPr>
          <w:rFonts w:ascii="Times New Roman" w:hAnsi="Times New Roman" w:cs="Times New Roman"/>
        </w:rPr>
        <w:t>s to</w:t>
      </w:r>
      <w:r w:rsidR="004B3912">
        <w:rPr>
          <w:rFonts w:ascii="Times New Roman" w:hAnsi="Times New Roman" w:cs="Times New Roman"/>
        </w:rPr>
        <w:t xml:space="preserve"> </w:t>
      </w:r>
      <w:r w:rsidR="00DB7866">
        <w:rPr>
          <w:rFonts w:ascii="Times New Roman" w:hAnsi="Times New Roman" w:cs="Times New Roman"/>
        </w:rPr>
        <w:t>less</w:t>
      </w:r>
      <w:r w:rsidR="004B3912">
        <w:rPr>
          <w:rFonts w:ascii="Times New Roman" w:hAnsi="Times New Roman" w:cs="Times New Roman"/>
        </w:rPr>
        <w:t xml:space="preserve"> performance degradation </w:t>
      </w:r>
      <w:r w:rsidR="00DB7866">
        <w:rPr>
          <w:rFonts w:ascii="Times New Roman" w:hAnsi="Times New Roman" w:cs="Times New Roman"/>
        </w:rPr>
        <w:t>but</w:t>
      </w:r>
      <w:r w:rsidR="004B3912">
        <w:rPr>
          <w:rFonts w:ascii="Times New Roman" w:hAnsi="Times New Roman" w:cs="Times New Roman"/>
        </w:rPr>
        <w:t xml:space="preserve"> maximize</w:t>
      </w:r>
      <w:r w:rsidR="00CD2674">
        <w:rPr>
          <w:rFonts w:ascii="Times New Roman" w:hAnsi="Times New Roman" w:cs="Times New Roman"/>
        </w:rPr>
        <w:t>s</w:t>
      </w:r>
      <w:r w:rsidR="004B3912">
        <w:rPr>
          <w:rFonts w:ascii="Times New Roman" w:hAnsi="Times New Roman" w:cs="Times New Roman"/>
        </w:rPr>
        <w:t xml:space="preserve"> the utility of quantization levels</w:t>
      </w:r>
      <w:r w:rsidRPr="00AE3D00">
        <w:rPr>
          <w:rFonts w:ascii="Times New Roman" w:hAnsi="Times New Roman" w:cs="Times New Roman"/>
        </w:rPr>
        <w:t xml:space="preserve">. </w:t>
      </w:r>
      <w:r w:rsidR="00CD2674">
        <w:rPr>
          <w:rFonts w:ascii="Times New Roman" w:hAnsi="Times New Roman" w:cs="Times New Roman"/>
        </w:rPr>
        <w:t>We</w:t>
      </w:r>
      <w:r w:rsidRPr="00AE3D00">
        <w:rPr>
          <w:rFonts w:ascii="Times New Roman" w:hAnsi="Times New Roman" w:cs="Times New Roman"/>
        </w:rPr>
        <w:t xml:space="preserve"> </w:t>
      </w:r>
      <w:r w:rsidR="00CD2674">
        <w:rPr>
          <w:rFonts w:ascii="Times New Roman" w:hAnsi="Times New Roman" w:cs="Times New Roman"/>
        </w:rPr>
        <w:t>adopt</w:t>
      </w:r>
      <w:r w:rsidR="00DB7866">
        <w:rPr>
          <w:rFonts w:ascii="Times New Roman" w:hAnsi="Times New Roman" w:cs="Times New Roman"/>
        </w:rPr>
        <w:t xml:space="preserve"> the view that large </w:t>
      </w:r>
      <w:r w:rsidRPr="00AE3D00">
        <w:rPr>
          <w:rFonts w:ascii="Times New Roman" w:hAnsi="Times New Roman" w:cs="Times New Roman"/>
        </w:rPr>
        <w:t xml:space="preserve">weights have a great impact on </w:t>
      </w:r>
      <w:r w:rsidR="00DB7866">
        <w:rPr>
          <w:rFonts w:ascii="Times New Roman" w:hAnsi="Times New Roman" w:cs="Times New Roman"/>
        </w:rPr>
        <w:t>neural</w:t>
      </w:r>
      <w:r w:rsidRPr="00AE3D00">
        <w:rPr>
          <w:rFonts w:ascii="Times New Roman" w:hAnsi="Times New Roman" w:cs="Times New Roman"/>
        </w:rPr>
        <w:t xml:space="preserve"> network</w:t>
      </w:r>
      <w:r w:rsidR="00DB7866">
        <w:rPr>
          <w:rFonts w:ascii="Times New Roman" w:hAnsi="Times New Roman" w:cs="Times New Roman"/>
        </w:rPr>
        <w:t xml:space="preserve"> performance</w:t>
      </w:r>
      <w:r w:rsidR="00CD2674">
        <w:rPr>
          <w:rFonts w:ascii="Times New Roman" w:hAnsi="Times New Roman" w:cs="Times New Roman"/>
        </w:rPr>
        <w:t xml:space="preserve"> and consider</w:t>
      </w:r>
      <w:r w:rsidRPr="00AE3D00">
        <w:rPr>
          <w:rFonts w:ascii="Times New Roman" w:hAnsi="Times New Roman" w:cs="Times New Roman"/>
        </w:rPr>
        <w:t xml:space="preserve"> that the </w:t>
      </w:r>
      <w:r w:rsidR="00CD2674">
        <w:rPr>
          <w:rFonts w:ascii="Times New Roman" w:hAnsi="Times New Roman" w:cs="Times New Roman"/>
        </w:rPr>
        <w:t xml:space="preserve">weights’ </w:t>
      </w:r>
      <w:r w:rsidRPr="00AE3D00">
        <w:rPr>
          <w:rFonts w:ascii="Times New Roman" w:hAnsi="Times New Roman" w:cs="Times New Roman"/>
        </w:rPr>
        <w:t>number of different layer</w:t>
      </w:r>
      <w:r w:rsidR="00CD2674">
        <w:rPr>
          <w:rFonts w:ascii="Times New Roman" w:hAnsi="Times New Roman" w:cs="Times New Roman"/>
        </w:rPr>
        <w:t>s</w:t>
      </w:r>
      <w:r w:rsidRPr="00AE3D00">
        <w:rPr>
          <w:rFonts w:ascii="Times New Roman" w:hAnsi="Times New Roman" w:cs="Times New Roman"/>
        </w:rPr>
        <w:t xml:space="preserve"> varies greatly, </w:t>
      </w:r>
      <w:r w:rsidR="00CD2674">
        <w:rPr>
          <w:rFonts w:ascii="Times New Roman" w:hAnsi="Times New Roman" w:cs="Times New Roman"/>
        </w:rPr>
        <w:t>so t</w:t>
      </w:r>
      <w:r w:rsidRPr="00AE3D00">
        <w:rPr>
          <w:rFonts w:ascii="Times New Roman" w:hAnsi="Times New Roman" w:cs="Times New Roman"/>
        </w:rPr>
        <w:t xml:space="preserve">he </w:t>
      </w:r>
      <w:r w:rsidR="00CD2674">
        <w:rPr>
          <w:rFonts w:ascii="Times New Roman" w:hAnsi="Times New Roman" w:cs="Times New Roman"/>
        </w:rPr>
        <w:t xml:space="preserve">mean of the absolute </w:t>
      </w:r>
      <w:r w:rsidRPr="00AE3D00">
        <w:rPr>
          <w:rFonts w:ascii="Times New Roman" w:hAnsi="Times New Roman" w:cs="Times New Roman"/>
        </w:rPr>
        <w:t xml:space="preserve">value </w:t>
      </w:r>
      <w:r w:rsidR="009F3E83" w:rsidRPr="009F3E83">
        <w:rPr>
          <w:rFonts w:ascii="Times New Roman" w:hAnsi="Times New Roman" w:cs="Times New Roman"/>
          <w:position w:val="-10"/>
        </w:rPr>
        <w:object w:dxaOrig="240" w:dyaOrig="300" w14:anchorId="0E71FE1C">
          <v:shape id="_x0000_i1032" type="#_x0000_t75" style="width:12.65pt;height:15pt" o:ole="">
            <v:imagedata r:id="rId26" o:title=""/>
          </v:shape>
          <o:OLEObject Type="Embed" ProgID="Equation.DSMT4" ShapeID="_x0000_i1032" DrawAspect="Content" ObjectID="_1647631028" r:id="rId27"/>
        </w:object>
      </w:r>
      <w:r w:rsidR="009F3E83">
        <w:rPr>
          <w:rFonts w:ascii="Times New Roman" w:hAnsi="Times New Roman" w:cs="Times New Roman"/>
        </w:rPr>
        <w:t xml:space="preserve"> </w:t>
      </w:r>
      <w:r w:rsidRPr="00AE3D00">
        <w:rPr>
          <w:rFonts w:ascii="Times New Roman" w:hAnsi="Times New Roman" w:cs="Times New Roman"/>
        </w:rPr>
        <w:t xml:space="preserve">of </w:t>
      </w:r>
      <w:r w:rsidR="00CD2674">
        <w:rPr>
          <w:rFonts w:ascii="Times New Roman" w:hAnsi="Times New Roman" w:cs="Times New Roman"/>
        </w:rPr>
        <w:t>each layer is</w:t>
      </w:r>
      <w:r w:rsidRPr="00AE3D00">
        <w:rPr>
          <w:rFonts w:ascii="Times New Roman" w:hAnsi="Times New Roman" w:cs="Times New Roman"/>
        </w:rPr>
        <w:t xml:space="preserve"> used as one of the indicators </w:t>
      </w:r>
      <w:r w:rsidR="00CD2674">
        <w:rPr>
          <w:rFonts w:ascii="Times New Roman" w:hAnsi="Times New Roman" w:cs="Times New Roman"/>
        </w:rPr>
        <w:t>for</w:t>
      </w:r>
      <w:r w:rsidRPr="00AE3D00">
        <w:rPr>
          <w:rFonts w:ascii="Times New Roman" w:hAnsi="Times New Roman" w:cs="Times New Roman"/>
        </w:rPr>
        <w:t xml:space="preserve"> layer</w:t>
      </w:r>
      <w:r w:rsidR="00CD2674">
        <w:rPr>
          <w:rFonts w:ascii="Times New Roman" w:hAnsi="Times New Roman" w:cs="Times New Roman"/>
        </w:rPr>
        <w:t>s</w:t>
      </w:r>
      <w:r w:rsidRPr="00AE3D00">
        <w:rPr>
          <w:rFonts w:ascii="Times New Roman" w:hAnsi="Times New Roman" w:cs="Times New Roman"/>
        </w:rPr>
        <w:t xml:space="preserve"> </w:t>
      </w:r>
      <w:r w:rsidR="00CD2674">
        <w:rPr>
          <w:rFonts w:ascii="Times New Roman" w:hAnsi="Times New Roman" w:cs="Times New Roman"/>
        </w:rPr>
        <w:t>sort</w:t>
      </w:r>
      <w:r w:rsidR="009F3E83">
        <w:rPr>
          <w:rFonts w:ascii="Times New Roman" w:hAnsi="Times New Roman" w:cs="Times New Roman"/>
        </w:rPr>
        <w:t>ing</w:t>
      </w:r>
      <w:r w:rsidR="00B356F9">
        <w:rPr>
          <w:rFonts w:ascii="Times New Roman" w:hAnsi="Times New Roman" w:cs="Times New Roman"/>
        </w:rPr>
        <w:t xml:space="preserve"> shown in Eq. (X)</w:t>
      </w:r>
      <w:r w:rsidR="009F3E83">
        <w:rPr>
          <w:rFonts w:ascii="Times New Roman" w:hAnsi="Times New Roman" w:cs="Times New Roman"/>
        </w:rPr>
        <w:t xml:space="preserve">, where </w:t>
      </w:r>
      <w:r w:rsidR="009F3E83" w:rsidRPr="009F3E83">
        <w:rPr>
          <w:rFonts w:ascii="Times New Roman" w:hAnsi="Times New Roman" w:cs="Times New Roman"/>
          <w:position w:val="-6"/>
        </w:rPr>
        <w:object w:dxaOrig="180" w:dyaOrig="200" w14:anchorId="210EBBD4">
          <v:shape id="_x0000_i1033" type="#_x0000_t75" style="width:9.8pt;height:9.8pt" o:ole="">
            <v:imagedata r:id="rId28" o:title=""/>
          </v:shape>
          <o:OLEObject Type="Embed" ProgID="Equation.DSMT4" ShapeID="_x0000_i1033" DrawAspect="Content" ObjectID="_1647631029" r:id="rId29"/>
        </w:object>
      </w:r>
      <w:r w:rsidR="009F3E83">
        <w:rPr>
          <w:rFonts w:ascii="Times New Roman" w:hAnsi="Times New Roman" w:cs="Times New Roman"/>
        </w:rPr>
        <w:t xml:space="preserve"> is the index of layer:</w:t>
      </w:r>
    </w:p>
    <w:p w14:paraId="26547F2F" w14:textId="1EAF91C2" w:rsidR="009F3E83" w:rsidRDefault="003A4E0A" w:rsidP="009F3E83">
      <w:pPr>
        <w:ind w:firstLineChars="200" w:firstLine="420"/>
        <w:jc w:val="center"/>
        <w:rPr>
          <w:rFonts w:ascii="Times New Roman" w:hAnsi="Times New Roman" w:cs="Times New Roman"/>
        </w:rPr>
      </w:pPr>
      <w:r w:rsidRPr="003A4E0A">
        <w:rPr>
          <w:rFonts w:ascii="Times New Roman" w:hAnsi="Times New Roman" w:cs="Times New Roman"/>
          <w:position w:val="-26"/>
        </w:rPr>
        <w:object w:dxaOrig="1060" w:dyaOrig="620" w14:anchorId="08FFA4E1">
          <v:shape id="_x0000_i1034" type="#_x0000_t75" style="width:52.4pt;height:33.4pt" o:ole="">
            <v:imagedata r:id="rId30" o:title=""/>
          </v:shape>
          <o:OLEObject Type="Embed" ProgID="Equation.DSMT4" ShapeID="_x0000_i1034" DrawAspect="Content" ObjectID="_1647631030" r:id="rId31"/>
        </w:object>
      </w:r>
      <w:r w:rsidR="00B356F9">
        <w:rPr>
          <w:rFonts w:ascii="Times New Roman" w:hAnsi="Times New Roman" w:cs="Times New Roman"/>
        </w:rPr>
        <w:tab/>
        <w:t>(X)</w:t>
      </w:r>
    </w:p>
    <w:p w14:paraId="6F008AC1" w14:textId="4D8B9B49" w:rsidR="00AE3D00" w:rsidRDefault="009D4B08" w:rsidP="00B0250B">
      <w:pPr>
        <w:ind w:firstLineChars="200" w:firstLine="420"/>
        <w:rPr>
          <w:rFonts w:ascii="Times New Roman" w:hAnsi="Times New Roman" w:cs="Times New Roman"/>
        </w:rPr>
      </w:pPr>
      <w:r>
        <w:rPr>
          <w:rFonts w:ascii="Times New Roman" w:hAnsi="Times New Roman" w:cs="Times New Roman"/>
        </w:rPr>
        <w:t>Besides</w:t>
      </w:r>
      <w:r w:rsidR="00AE3D00" w:rsidRPr="00AE3D00">
        <w:rPr>
          <w:rFonts w:ascii="Times New Roman" w:hAnsi="Times New Roman" w:cs="Times New Roman"/>
        </w:rPr>
        <w:t xml:space="preserve">, entropy </w:t>
      </w:r>
      <w:r w:rsidR="00B0250B" w:rsidRPr="009F3E83">
        <w:rPr>
          <w:rFonts w:ascii="Times New Roman" w:hAnsi="Times New Roman" w:cs="Times New Roman"/>
          <w:position w:val="-10"/>
        </w:rPr>
        <w:object w:dxaOrig="240" w:dyaOrig="300" w14:anchorId="3CA4D950">
          <v:shape id="_x0000_i1035" type="#_x0000_t75" style="width:12.65pt;height:15pt" o:ole="">
            <v:imagedata r:id="rId32" o:title=""/>
          </v:shape>
          <o:OLEObject Type="Embed" ProgID="Equation.DSMT4" ShapeID="_x0000_i1035" DrawAspect="Content" ObjectID="_1647631031" r:id="rId33"/>
        </w:object>
      </w:r>
      <w:r w:rsidR="009F3E83">
        <w:rPr>
          <w:rFonts w:ascii="Times New Roman" w:hAnsi="Times New Roman" w:cs="Times New Roman"/>
        </w:rPr>
        <w:t xml:space="preserve"> is the other</w:t>
      </w:r>
      <w:r w:rsidR="00AE3D00" w:rsidRPr="00AE3D00">
        <w:rPr>
          <w:rFonts w:ascii="Times New Roman" w:hAnsi="Times New Roman" w:cs="Times New Roman"/>
        </w:rPr>
        <w:t xml:space="preserve"> indicator</w:t>
      </w:r>
      <w:r w:rsidR="00B0250B">
        <w:rPr>
          <w:rFonts w:ascii="Times New Roman" w:hAnsi="Times New Roman" w:cs="Times New Roman"/>
        </w:rPr>
        <w:t xml:space="preserve"> in the work </w:t>
      </w:r>
      <w:r w:rsidR="00B0250B" w:rsidRPr="00B0250B">
        <w:rPr>
          <w:rFonts w:ascii="Times New Roman" w:hAnsi="Times New Roman" w:cs="Times New Roman"/>
        </w:rPr>
        <w:t>at which information is produced by a stochastic source of data</w:t>
      </w:r>
      <w:r w:rsidR="00B0250B">
        <w:rPr>
          <w:rFonts w:ascii="Times New Roman" w:hAnsi="Times New Roman" w:cs="Times New Roman"/>
        </w:rPr>
        <w:t>.</w:t>
      </w:r>
      <w:r w:rsidR="00AE3D00" w:rsidRPr="00AE3D00">
        <w:rPr>
          <w:rFonts w:ascii="Times New Roman" w:hAnsi="Times New Roman" w:cs="Times New Roman"/>
        </w:rPr>
        <w:t xml:space="preserve"> The larger </w:t>
      </w:r>
      <w:r w:rsidR="006165FF">
        <w:rPr>
          <w:rFonts w:ascii="Times New Roman" w:hAnsi="Times New Roman" w:cs="Times New Roman"/>
        </w:rPr>
        <w:t xml:space="preserve">the </w:t>
      </w:r>
      <w:r w:rsidR="00AE3D00" w:rsidRPr="00AE3D00">
        <w:rPr>
          <w:rFonts w:ascii="Times New Roman" w:hAnsi="Times New Roman" w:cs="Times New Roman"/>
        </w:rPr>
        <w:t>entropy, the more information the data contains, and the more the data is confusing</w:t>
      </w:r>
      <w:r w:rsidR="00CD2674">
        <w:rPr>
          <w:rFonts w:ascii="Times New Roman" w:hAnsi="Times New Roman" w:cs="Times New Roman"/>
        </w:rPr>
        <w:t>, which</w:t>
      </w:r>
      <w:r w:rsidR="00AE3D00" w:rsidRPr="00AE3D00">
        <w:rPr>
          <w:rFonts w:ascii="Times New Roman" w:hAnsi="Times New Roman" w:cs="Times New Roman"/>
        </w:rPr>
        <w:t xml:space="preserve"> is widely used in the field of neural network compression. The calculation of entropy is as follows</w:t>
      </w:r>
      <w:r w:rsidR="00B0250B">
        <w:rPr>
          <w:rFonts w:ascii="Times New Roman" w:hAnsi="Times New Roman" w:cs="Times New Roman"/>
        </w:rPr>
        <w:t xml:space="preserve">, where </w:t>
      </w:r>
      <w:r w:rsidR="00B0250B" w:rsidRPr="00B0250B">
        <w:rPr>
          <w:rFonts w:ascii="Times New Roman" w:hAnsi="Times New Roman" w:cs="Times New Roman"/>
          <w:position w:val="-10"/>
        </w:rPr>
        <w:object w:dxaOrig="220" w:dyaOrig="300" w14:anchorId="2DADAB28">
          <v:shape id="_x0000_i1036" type="#_x0000_t75" style="width:12.65pt;height:15pt" o:ole="">
            <v:imagedata r:id="rId34" o:title=""/>
          </v:shape>
          <o:OLEObject Type="Embed" ProgID="Equation.DSMT4" ShapeID="_x0000_i1036" DrawAspect="Content" ObjectID="_1647631032" r:id="rId35"/>
        </w:object>
      </w:r>
      <w:r w:rsidR="00B0250B">
        <w:rPr>
          <w:rFonts w:ascii="Times New Roman" w:hAnsi="Times New Roman" w:cs="Times New Roman"/>
        </w:rPr>
        <w:t xml:space="preserve"> is the probability of the</w:t>
      </w:r>
      <w:r w:rsidR="00B0250B" w:rsidRPr="00B0250B">
        <w:rPr>
          <w:rFonts w:ascii="Times New Roman" w:hAnsi="Times New Roman" w:cs="Times New Roman"/>
          <w:i/>
        </w:rPr>
        <w:t xml:space="preserve"> </w:t>
      </w:r>
      <w:proofErr w:type="spellStart"/>
      <w:r w:rsidR="00B0250B" w:rsidRPr="00B0250B">
        <w:rPr>
          <w:rFonts w:ascii="Times New Roman" w:hAnsi="Times New Roman" w:cs="Times New Roman"/>
          <w:i/>
        </w:rPr>
        <w:t>i</w:t>
      </w:r>
      <w:r w:rsidR="00B0250B">
        <w:rPr>
          <w:rFonts w:ascii="Times New Roman" w:hAnsi="Times New Roman" w:cs="Times New Roman"/>
        </w:rPr>
        <w:t>th</w:t>
      </w:r>
      <w:proofErr w:type="spellEnd"/>
      <w:r w:rsidR="00B0250B">
        <w:rPr>
          <w:rFonts w:ascii="Times New Roman" w:hAnsi="Times New Roman" w:cs="Times New Roman"/>
        </w:rPr>
        <w:t xml:space="preserve"> weight</w:t>
      </w:r>
      <w:r w:rsidR="00AE3D00" w:rsidRPr="00AE3D00">
        <w:rPr>
          <w:rFonts w:ascii="Times New Roman" w:hAnsi="Times New Roman" w:cs="Times New Roman"/>
        </w:rPr>
        <w:t>:</w:t>
      </w:r>
    </w:p>
    <w:p w14:paraId="56A3DDFA" w14:textId="0C11F1AC" w:rsidR="001C36DC" w:rsidRDefault="00B0250B" w:rsidP="00B356F9">
      <w:pPr>
        <w:ind w:firstLineChars="200" w:firstLine="420"/>
        <w:jc w:val="center"/>
        <w:rPr>
          <w:rFonts w:ascii="Times New Roman" w:hAnsi="Times New Roman" w:cs="Times New Roman"/>
        </w:rPr>
      </w:pPr>
      <w:r w:rsidRPr="00B0250B">
        <w:rPr>
          <w:rFonts w:ascii="Times New Roman" w:hAnsi="Times New Roman" w:cs="Times New Roman"/>
          <w:position w:val="-14"/>
        </w:rPr>
        <w:object w:dxaOrig="1480" w:dyaOrig="360" w14:anchorId="4C87B3BC">
          <v:shape id="_x0000_i1037" type="#_x0000_t75" style="width:74.3pt;height:16.15pt" o:ole="">
            <v:imagedata r:id="rId36" o:title=""/>
          </v:shape>
          <o:OLEObject Type="Embed" ProgID="Equation.DSMT4" ShapeID="_x0000_i1037" DrawAspect="Content" ObjectID="_1647631033" r:id="rId37"/>
        </w:object>
      </w:r>
      <w:r w:rsidR="00B356F9">
        <w:rPr>
          <w:rFonts w:ascii="Times New Roman" w:hAnsi="Times New Roman" w:cs="Times New Roman"/>
        </w:rPr>
        <w:tab/>
        <w:t>(X)</w:t>
      </w:r>
    </w:p>
    <w:p w14:paraId="00006BD0" w14:textId="77777777" w:rsidR="00B356F9" w:rsidRDefault="00B356F9" w:rsidP="00B356F9">
      <w:pPr>
        <w:ind w:firstLineChars="200" w:firstLine="420"/>
        <w:rPr>
          <w:rFonts w:ascii="Times New Roman" w:hAnsi="Times New Roman" w:cs="Times New Roman"/>
        </w:rPr>
      </w:pPr>
      <w:r>
        <w:rPr>
          <w:rFonts w:ascii="Times New Roman" w:hAnsi="Times New Roman" w:cs="Times New Roman"/>
        </w:rPr>
        <w:t xml:space="preserve">The Eq. (X) details our formulation of the ranking strategy, where </w:t>
      </w:r>
      <w:r w:rsidRPr="009F3E83">
        <w:rPr>
          <w:rFonts w:ascii="Times New Roman" w:hAnsi="Times New Roman" w:cs="Times New Roman"/>
          <w:position w:val="-10"/>
        </w:rPr>
        <w:object w:dxaOrig="240" w:dyaOrig="300" w14:anchorId="52E57531">
          <v:shape id="_x0000_i1038" type="#_x0000_t75" style="width:12.65pt;height:15pt" o:ole="">
            <v:imagedata r:id="rId26" o:title=""/>
          </v:shape>
          <o:OLEObject Type="Embed" ProgID="Equation.DSMT4" ShapeID="_x0000_i1038" DrawAspect="Content" ObjectID="_1647631034" r:id="rId38"/>
        </w:object>
      </w:r>
      <w:r>
        <w:rPr>
          <w:rFonts w:ascii="Times New Roman" w:hAnsi="Times New Roman" w:cs="Times New Roman"/>
        </w:rPr>
        <w:t xml:space="preserve"> is the mean of the absolute </w:t>
      </w:r>
      <w:r w:rsidRPr="00AE3D00">
        <w:rPr>
          <w:rFonts w:ascii="Times New Roman" w:hAnsi="Times New Roman" w:cs="Times New Roman"/>
        </w:rPr>
        <w:t xml:space="preserve">value of </w:t>
      </w:r>
      <w:r>
        <w:rPr>
          <w:rFonts w:ascii="Times New Roman" w:hAnsi="Times New Roman" w:cs="Times New Roman"/>
        </w:rPr>
        <w:t xml:space="preserve">each layer, </w:t>
      </w:r>
      <w:r w:rsidRPr="009F3E83">
        <w:rPr>
          <w:rFonts w:ascii="Times New Roman" w:hAnsi="Times New Roman" w:cs="Times New Roman"/>
          <w:position w:val="-10"/>
        </w:rPr>
        <w:object w:dxaOrig="240" w:dyaOrig="300" w14:anchorId="47CDABAC">
          <v:shape id="_x0000_i1039" type="#_x0000_t75" style="width:12.65pt;height:15pt" o:ole="">
            <v:imagedata r:id="rId32" o:title=""/>
          </v:shape>
          <o:OLEObject Type="Embed" ProgID="Equation.DSMT4" ShapeID="_x0000_i1039" DrawAspect="Content" ObjectID="_1647631035" r:id="rId39"/>
        </w:object>
      </w:r>
      <w:r>
        <w:rPr>
          <w:rFonts w:ascii="Times New Roman" w:hAnsi="Times New Roman" w:cs="Times New Roman"/>
        </w:rPr>
        <w:t xml:space="preserve"> is the entropy of each layer and </w:t>
      </w:r>
      <w:r w:rsidRPr="001C36DC">
        <w:rPr>
          <w:rFonts w:ascii="Times New Roman" w:hAnsi="Times New Roman" w:cs="Times New Roman"/>
        </w:rPr>
        <w:t xml:space="preserve">α is </w:t>
      </w:r>
      <w:r>
        <w:rPr>
          <w:rFonts w:ascii="Times New Roman" w:hAnsi="Times New Roman" w:cs="Times New Roman"/>
        </w:rPr>
        <w:t xml:space="preserve">the coefficient to balance the two indicators. </w:t>
      </w:r>
    </w:p>
    <w:p w14:paraId="5B226E11" w14:textId="1AC9D41A" w:rsidR="00B356F9" w:rsidRDefault="00B356F9" w:rsidP="00B356F9">
      <w:pPr>
        <w:jc w:val="center"/>
        <w:rPr>
          <w:rFonts w:ascii="Times New Roman" w:hAnsi="Times New Roman" w:cs="Times New Roman"/>
        </w:rPr>
      </w:pPr>
      <w:r w:rsidRPr="001C36DC">
        <w:rPr>
          <w:rFonts w:ascii="Times New Roman" w:hAnsi="Times New Roman" w:cs="Times New Roman"/>
          <w:position w:val="-10"/>
        </w:rPr>
        <w:object w:dxaOrig="1080" w:dyaOrig="300" w14:anchorId="383FBB47">
          <v:shape id="_x0000_i1040" type="#_x0000_t75" style="width:51.25pt;height:15pt" o:ole="">
            <v:imagedata r:id="rId40" o:title=""/>
          </v:shape>
          <o:OLEObject Type="Embed" ProgID="Equation.DSMT4" ShapeID="_x0000_i1040" DrawAspect="Content" ObjectID="_1647631036" r:id="rId41"/>
        </w:object>
      </w:r>
      <w:r>
        <w:rPr>
          <w:rFonts w:ascii="Times New Roman" w:hAnsi="Times New Roman" w:cs="Times New Roman"/>
        </w:rPr>
        <w:tab/>
        <w:t>(X)</w:t>
      </w:r>
    </w:p>
    <w:p w14:paraId="0B53FB51" w14:textId="6BDFFEE4" w:rsidR="00780BA7" w:rsidRDefault="00E66E9B" w:rsidP="00AE3D00">
      <w:pPr>
        <w:ind w:firstLineChars="200" w:firstLine="420"/>
        <w:rPr>
          <w:rFonts w:ascii="Arial" w:hAnsi="Arial" w:cs="Arial"/>
        </w:rPr>
      </w:pPr>
      <w:r>
        <w:rPr>
          <w:rFonts w:ascii="Times New Roman" w:hAnsi="Times New Roman" w:cs="Times New Roman"/>
        </w:rPr>
        <w:t>And</w:t>
      </w:r>
      <w:r w:rsidR="00B356F9">
        <w:rPr>
          <w:rFonts w:ascii="Times New Roman" w:hAnsi="Times New Roman" w:cs="Times New Roman"/>
        </w:rPr>
        <w:t xml:space="preserve"> l</w:t>
      </w:r>
      <w:r w:rsidR="00AE3D00" w:rsidRPr="00AE3D00">
        <w:rPr>
          <w:rFonts w:ascii="Times New Roman" w:hAnsi="Times New Roman" w:cs="Times New Roman"/>
        </w:rPr>
        <w:t>ayer</w:t>
      </w:r>
      <w:r w:rsidR="00B0250B">
        <w:rPr>
          <w:rFonts w:ascii="Times New Roman" w:hAnsi="Times New Roman" w:cs="Times New Roman"/>
        </w:rPr>
        <w:t>s</w:t>
      </w:r>
      <w:r w:rsidR="00AE3D00" w:rsidRPr="00AE3D00">
        <w:rPr>
          <w:rFonts w:ascii="Times New Roman" w:hAnsi="Times New Roman" w:cs="Times New Roman"/>
        </w:rPr>
        <w:t xml:space="preserve"> with </w:t>
      </w:r>
      <w:r w:rsidR="00B0250B">
        <w:rPr>
          <w:rFonts w:ascii="Times New Roman" w:hAnsi="Times New Roman" w:cs="Times New Roman"/>
        </w:rPr>
        <w:t>higher</w:t>
      </w:r>
      <w:r w:rsidR="00B0250B" w:rsidRPr="00B356F9">
        <w:rPr>
          <w:rFonts w:ascii="Times New Roman" w:hAnsi="Times New Roman" w:cs="Times New Roman"/>
          <w:i/>
          <w:iCs/>
        </w:rPr>
        <w:t xml:space="preserve"> </w:t>
      </w:r>
      <w:r w:rsidR="00B356F9" w:rsidRPr="00B356F9">
        <w:rPr>
          <w:rFonts w:ascii="Times New Roman" w:hAnsi="Times New Roman" w:cs="Times New Roman"/>
          <w:i/>
          <w:iCs/>
        </w:rPr>
        <w:t>I</w:t>
      </w:r>
      <w:r w:rsidR="00AE3D00" w:rsidRPr="00AE3D00">
        <w:rPr>
          <w:rFonts w:ascii="Times New Roman" w:hAnsi="Times New Roman" w:cs="Times New Roman"/>
        </w:rPr>
        <w:t xml:space="preserve"> </w:t>
      </w:r>
      <w:r w:rsidR="00B0250B">
        <w:rPr>
          <w:rFonts w:ascii="Times New Roman" w:hAnsi="Times New Roman" w:cs="Times New Roman"/>
        </w:rPr>
        <w:t>are thought to have</w:t>
      </w:r>
      <w:r w:rsidR="00AE3D00" w:rsidRPr="00AE3D00">
        <w:rPr>
          <w:rFonts w:ascii="Times New Roman" w:hAnsi="Times New Roman" w:cs="Times New Roman"/>
        </w:rPr>
        <w:t xml:space="preserve"> a greater impact on network</w:t>
      </w:r>
      <w:r w:rsidR="00B0250B">
        <w:rPr>
          <w:rFonts w:ascii="Times New Roman" w:hAnsi="Times New Roman" w:cs="Times New Roman"/>
        </w:rPr>
        <w:t xml:space="preserve"> performance</w:t>
      </w:r>
      <w:r w:rsidR="001C36DC">
        <w:rPr>
          <w:rFonts w:ascii="Times New Roman" w:hAnsi="Times New Roman" w:cs="Times New Roman"/>
        </w:rPr>
        <w:t>. I</w:t>
      </w:r>
      <w:r w:rsidR="00B0250B">
        <w:rPr>
          <w:rFonts w:ascii="Times New Roman" w:hAnsi="Times New Roman" w:cs="Times New Roman"/>
        </w:rPr>
        <w:t>n other words</w:t>
      </w:r>
      <w:r w:rsidR="00AE3D00" w:rsidRPr="00AE3D00">
        <w:rPr>
          <w:rFonts w:ascii="Times New Roman" w:hAnsi="Times New Roman" w:cs="Times New Roman"/>
        </w:rPr>
        <w:t xml:space="preserve">, </w:t>
      </w:r>
      <w:r w:rsidR="00B356F9">
        <w:rPr>
          <w:rFonts w:ascii="Times New Roman" w:hAnsi="Times New Roman" w:cs="Times New Roman"/>
        </w:rPr>
        <w:t>quantization for the</w:t>
      </w:r>
      <w:r w:rsidR="001C36DC">
        <w:rPr>
          <w:rFonts w:ascii="Times New Roman" w:hAnsi="Times New Roman" w:cs="Times New Roman"/>
        </w:rPr>
        <w:t xml:space="preserve"> high-</w:t>
      </w:r>
      <w:r w:rsidR="00B356F9" w:rsidRPr="00B356F9">
        <w:rPr>
          <w:rFonts w:ascii="Times New Roman" w:hAnsi="Times New Roman" w:cs="Times New Roman"/>
          <w:i/>
          <w:iCs/>
        </w:rPr>
        <w:t>I</w:t>
      </w:r>
      <w:r w:rsidR="001C36DC">
        <w:rPr>
          <w:rFonts w:ascii="Times New Roman" w:hAnsi="Times New Roman" w:cs="Times New Roman"/>
        </w:rPr>
        <w:t xml:space="preserve"> layers</w:t>
      </w:r>
      <w:r w:rsidR="00AE3D00" w:rsidRPr="00AE3D00">
        <w:rPr>
          <w:rFonts w:ascii="Times New Roman" w:hAnsi="Times New Roman" w:cs="Times New Roman"/>
        </w:rPr>
        <w:t xml:space="preserve"> </w:t>
      </w:r>
      <w:r w:rsidR="001C36DC">
        <w:rPr>
          <w:rFonts w:ascii="Times New Roman" w:hAnsi="Times New Roman" w:cs="Times New Roman"/>
        </w:rPr>
        <w:t xml:space="preserve">might </w:t>
      </w:r>
      <w:r w:rsidR="00776439">
        <w:rPr>
          <w:rFonts w:ascii="Times New Roman" w:hAnsi="Times New Roman" w:cs="Times New Roman"/>
        </w:rPr>
        <w:t>incur</w:t>
      </w:r>
      <w:r w:rsidR="001C36DC">
        <w:rPr>
          <w:rFonts w:ascii="Times New Roman" w:hAnsi="Times New Roman" w:cs="Times New Roman"/>
        </w:rPr>
        <w:t xml:space="preserve"> </w:t>
      </w:r>
      <w:r w:rsidR="006165FF">
        <w:rPr>
          <w:rFonts w:ascii="Times New Roman" w:hAnsi="Times New Roman" w:cs="Times New Roman"/>
        </w:rPr>
        <w:t xml:space="preserve">a </w:t>
      </w:r>
      <w:r w:rsidR="00B356F9">
        <w:rPr>
          <w:rFonts w:ascii="Times New Roman" w:hAnsi="Times New Roman" w:cs="Times New Roman"/>
        </w:rPr>
        <w:t xml:space="preserve">more </w:t>
      </w:r>
      <w:r w:rsidR="001C36DC">
        <w:rPr>
          <w:rFonts w:ascii="Times New Roman" w:hAnsi="Times New Roman" w:cs="Times New Roman"/>
        </w:rPr>
        <w:t>significant performance drop</w:t>
      </w:r>
      <w:r w:rsidR="00B356F9">
        <w:rPr>
          <w:rFonts w:ascii="Times New Roman" w:hAnsi="Times New Roman" w:cs="Times New Roman"/>
        </w:rPr>
        <w:t xml:space="preserve"> than the lower.</w:t>
      </w:r>
      <w:r w:rsidR="00AE3D00" w:rsidRPr="00AE3D00">
        <w:rPr>
          <w:rFonts w:ascii="Times New Roman" w:hAnsi="Times New Roman" w:cs="Times New Roman"/>
        </w:rPr>
        <w:t xml:space="preserve"> </w:t>
      </w:r>
      <w:r w:rsidR="00E52DFB">
        <w:rPr>
          <w:rFonts w:ascii="Times New Roman" w:hAnsi="Times New Roman" w:cs="Times New Roman"/>
        </w:rPr>
        <w:t xml:space="preserve">With this opinion, we have proposed two method to layer-wise quantization. The first </w:t>
      </w:r>
      <w:r w:rsidR="00152F4A">
        <w:rPr>
          <w:rFonts w:ascii="Times New Roman" w:hAnsi="Times New Roman" w:cs="Times New Roman"/>
        </w:rPr>
        <w:t xml:space="preserve">one </w:t>
      </w:r>
      <w:r w:rsidR="00E52DFB">
        <w:rPr>
          <w:rFonts w:ascii="Times New Roman" w:hAnsi="Times New Roman" w:cs="Times New Roman"/>
        </w:rPr>
        <w:t xml:space="preserve">is </w:t>
      </w:r>
      <w:r w:rsidR="003244D7">
        <w:rPr>
          <w:rFonts w:ascii="Times New Roman" w:hAnsi="Times New Roman" w:cs="Times New Roman"/>
        </w:rPr>
        <w:t>performance-predominant</w:t>
      </w:r>
      <w:r w:rsidR="00AE3D00" w:rsidRPr="00AE3D00">
        <w:rPr>
          <w:rFonts w:ascii="Times New Roman" w:hAnsi="Times New Roman" w:cs="Times New Roman"/>
        </w:rPr>
        <w:t xml:space="preserve"> </w:t>
      </w:r>
      <w:r w:rsidR="001C36DC">
        <w:rPr>
          <w:rFonts w:ascii="Times New Roman" w:hAnsi="Times New Roman" w:cs="Times New Roman"/>
        </w:rPr>
        <w:t>method</w:t>
      </w:r>
      <w:r w:rsidR="00152F4A">
        <w:rPr>
          <w:rFonts w:ascii="Times New Roman" w:hAnsi="Times New Roman" w:cs="Times New Roman"/>
        </w:rPr>
        <w:t xml:space="preserve">, which </w:t>
      </w:r>
      <w:r w:rsidR="003244D7">
        <w:rPr>
          <w:rFonts w:ascii="Times New Roman" w:hAnsi="Times New Roman" w:cs="Times New Roman"/>
        </w:rPr>
        <w:t>quantizes the high-score layer</w:t>
      </w:r>
      <w:r w:rsidR="00E51B61">
        <w:rPr>
          <w:rFonts w:ascii="Times New Roman" w:hAnsi="Times New Roman" w:cs="Times New Roman"/>
        </w:rPr>
        <w:t>s</w:t>
      </w:r>
      <w:r w:rsidR="003244D7">
        <w:rPr>
          <w:rFonts w:ascii="Times New Roman" w:hAnsi="Times New Roman" w:cs="Times New Roman"/>
        </w:rPr>
        <w:t xml:space="preserve"> first and then quantizes </w:t>
      </w:r>
      <w:r w:rsidR="006165FF">
        <w:rPr>
          <w:rFonts w:ascii="Times New Roman" w:hAnsi="Times New Roman" w:cs="Times New Roman"/>
        </w:rPr>
        <w:t xml:space="preserve">the </w:t>
      </w:r>
      <w:r w:rsidR="004D769E">
        <w:rPr>
          <w:rFonts w:ascii="Times New Roman" w:hAnsi="Times New Roman" w:cs="Times New Roman"/>
        </w:rPr>
        <w:t>low-score layer</w:t>
      </w:r>
      <w:r w:rsidR="00E51B61">
        <w:rPr>
          <w:rFonts w:ascii="Times New Roman" w:hAnsi="Times New Roman" w:cs="Times New Roman"/>
        </w:rPr>
        <w:t>s</w:t>
      </w:r>
      <w:r w:rsidR="004D769E">
        <w:rPr>
          <w:rFonts w:ascii="Times New Roman" w:hAnsi="Times New Roman" w:cs="Times New Roman"/>
        </w:rPr>
        <w:t>. On the premise of minimizing performance error</w:t>
      </w:r>
      <w:r w:rsidR="002512DB">
        <w:rPr>
          <w:rFonts w:ascii="Times New Roman" w:hAnsi="Times New Roman" w:cs="Times New Roman"/>
        </w:rPr>
        <w:t xml:space="preserve">, </w:t>
      </w:r>
      <w:r w:rsidR="004D769E">
        <w:rPr>
          <w:rFonts w:ascii="Times New Roman" w:hAnsi="Times New Roman" w:cs="Times New Roman"/>
        </w:rPr>
        <w:t>the high-</w:t>
      </w:r>
      <w:r w:rsidR="00B356F9" w:rsidRPr="00B356F9">
        <w:rPr>
          <w:rFonts w:ascii="Times New Roman" w:hAnsi="Times New Roman" w:cs="Times New Roman"/>
          <w:i/>
          <w:iCs/>
        </w:rPr>
        <w:t>I</w:t>
      </w:r>
      <w:r w:rsidR="004D769E">
        <w:rPr>
          <w:rFonts w:ascii="Times New Roman" w:hAnsi="Times New Roman" w:cs="Times New Roman"/>
        </w:rPr>
        <w:t xml:space="preserve"> layers tend to</w:t>
      </w:r>
      <w:r w:rsidR="00AE3D00" w:rsidRPr="00AE3D00">
        <w:rPr>
          <w:rFonts w:ascii="Times New Roman" w:hAnsi="Times New Roman" w:cs="Times New Roman"/>
        </w:rPr>
        <w:t xml:space="preserve"> maintain </w:t>
      </w:r>
      <w:r w:rsidR="002512DB">
        <w:rPr>
          <w:rFonts w:ascii="Times New Roman" w:hAnsi="Times New Roman" w:cs="Times New Roman"/>
        </w:rPr>
        <w:t>high-precision weights, and</w:t>
      </w:r>
      <w:r w:rsidR="002512DB" w:rsidRPr="002512DB">
        <w:t xml:space="preserve"> </w:t>
      </w:r>
      <w:r w:rsidR="002512DB">
        <w:rPr>
          <w:rFonts w:ascii="Times New Roman" w:hAnsi="Times New Roman" w:cs="Times New Roman"/>
        </w:rPr>
        <w:t xml:space="preserve">the </w:t>
      </w:r>
      <w:r w:rsidR="002512DB" w:rsidRPr="002512DB">
        <w:rPr>
          <w:rFonts w:ascii="Times New Roman" w:hAnsi="Times New Roman" w:cs="Times New Roman"/>
        </w:rPr>
        <w:t>low-</w:t>
      </w:r>
      <w:r w:rsidR="00B356F9" w:rsidRPr="00B356F9">
        <w:rPr>
          <w:rFonts w:ascii="Times New Roman" w:hAnsi="Times New Roman" w:cs="Times New Roman"/>
          <w:i/>
          <w:iCs/>
        </w:rPr>
        <w:t>I</w:t>
      </w:r>
      <w:r w:rsidR="002512DB" w:rsidRPr="002512DB">
        <w:rPr>
          <w:rFonts w:ascii="Times New Roman" w:hAnsi="Times New Roman" w:cs="Times New Roman"/>
        </w:rPr>
        <w:t xml:space="preserve"> layers also use high-precisio</w:t>
      </w:r>
      <w:r w:rsidR="002512DB">
        <w:rPr>
          <w:rFonts w:ascii="Times New Roman" w:hAnsi="Times New Roman" w:cs="Times New Roman"/>
        </w:rPr>
        <w:t xml:space="preserve">n weights for </w:t>
      </w:r>
      <w:r w:rsidR="00E51B61">
        <w:rPr>
          <w:rFonts w:ascii="Times New Roman" w:hAnsi="Times New Roman" w:cs="Times New Roman"/>
        </w:rPr>
        <w:t>the high-score layers’</w:t>
      </w:r>
      <w:r w:rsidR="002512DB">
        <w:rPr>
          <w:rFonts w:ascii="Times New Roman" w:hAnsi="Times New Roman" w:cs="Times New Roman"/>
        </w:rPr>
        <w:t xml:space="preserve"> input that</w:t>
      </w:r>
      <w:r w:rsidR="002512DB" w:rsidRPr="002512DB">
        <w:rPr>
          <w:rFonts w:ascii="Times New Roman" w:hAnsi="Times New Roman" w:cs="Times New Roman"/>
        </w:rPr>
        <w:t xml:space="preserve"> leads to this strategy </w:t>
      </w:r>
      <w:r w:rsidR="002512DB">
        <w:rPr>
          <w:rFonts w:ascii="Times New Roman" w:hAnsi="Times New Roman" w:cs="Times New Roman"/>
        </w:rPr>
        <w:t>having a conservative compression rate and low</w:t>
      </w:r>
      <w:r w:rsidR="006165FF">
        <w:rPr>
          <w:rFonts w:ascii="Times New Roman" w:hAnsi="Times New Roman" w:cs="Times New Roman"/>
        </w:rPr>
        <w:t>-</w:t>
      </w:r>
      <w:r w:rsidR="002512DB" w:rsidRPr="002512DB">
        <w:rPr>
          <w:rFonts w:ascii="Times New Roman" w:hAnsi="Times New Roman" w:cs="Times New Roman"/>
        </w:rPr>
        <w:t xml:space="preserve">performance </w:t>
      </w:r>
      <w:r w:rsidR="002512DB">
        <w:rPr>
          <w:rFonts w:ascii="Times New Roman" w:hAnsi="Times New Roman" w:cs="Times New Roman"/>
        </w:rPr>
        <w:t xml:space="preserve">error. </w:t>
      </w:r>
      <w:r w:rsidR="00152F4A">
        <w:rPr>
          <w:rFonts w:ascii="Times New Roman" w:hAnsi="Times New Roman" w:cs="Times New Roman"/>
        </w:rPr>
        <w:t>The second method,</w:t>
      </w:r>
      <w:r w:rsidR="006165FF">
        <w:rPr>
          <w:rFonts w:ascii="Times New Roman" w:hAnsi="Times New Roman" w:cs="Times New Roman"/>
        </w:rPr>
        <w:t xml:space="preserve"> </w:t>
      </w:r>
      <w:r w:rsidR="002512DB">
        <w:rPr>
          <w:rFonts w:ascii="Times New Roman" w:hAnsi="Times New Roman" w:cs="Times New Roman"/>
        </w:rPr>
        <w:t>m</w:t>
      </w:r>
      <w:r w:rsidR="003244D7" w:rsidRPr="00AE3D00">
        <w:rPr>
          <w:rFonts w:ascii="Times New Roman" w:hAnsi="Times New Roman" w:cs="Times New Roman"/>
        </w:rPr>
        <w:t>emory</w:t>
      </w:r>
      <w:r w:rsidR="003244D7">
        <w:rPr>
          <w:rFonts w:ascii="Times New Roman" w:hAnsi="Times New Roman" w:cs="Times New Roman"/>
        </w:rPr>
        <w:t>-predominant</w:t>
      </w:r>
      <w:r w:rsidR="003244D7" w:rsidRPr="00AE3D00">
        <w:rPr>
          <w:rFonts w:ascii="Times New Roman" w:hAnsi="Times New Roman" w:cs="Times New Roman"/>
        </w:rPr>
        <w:t xml:space="preserve"> </w:t>
      </w:r>
      <w:r w:rsidR="003244D7">
        <w:rPr>
          <w:rFonts w:ascii="Times New Roman" w:hAnsi="Times New Roman" w:cs="Times New Roman"/>
        </w:rPr>
        <w:t>method</w:t>
      </w:r>
      <w:r w:rsidR="00152F4A">
        <w:rPr>
          <w:rFonts w:ascii="Times New Roman" w:hAnsi="Times New Roman" w:cs="Times New Roman"/>
        </w:rPr>
        <w:t>,</w:t>
      </w:r>
      <w:r w:rsidR="003244D7">
        <w:rPr>
          <w:rFonts w:ascii="Times New Roman" w:hAnsi="Times New Roman" w:cs="Times New Roman"/>
        </w:rPr>
        <w:t xml:space="preserve"> quantizes the low-score layer</w:t>
      </w:r>
      <w:r w:rsidR="006165FF">
        <w:rPr>
          <w:rFonts w:ascii="Times New Roman" w:hAnsi="Times New Roman" w:cs="Times New Roman"/>
        </w:rPr>
        <w:t>s</w:t>
      </w:r>
      <w:r w:rsidR="003244D7">
        <w:rPr>
          <w:rFonts w:ascii="Times New Roman" w:hAnsi="Times New Roman" w:cs="Times New Roman"/>
        </w:rPr>
        <w:t xml:space="preserve"> first and then quantizes </w:t>
      </w:r>
      <w:r w:rsidR="006165FF">
        <w:rPr>
          <w:rFonts w:ascii="Times New Roman" w:hAnsi="Times New Roman" w:cs="Times New Roman"/>
        </w:rPr>
        <w:t xml:space="preserve">the </w:t>
      </w:r>
      <w:r w:rsidR="003244D7">
        <w:rPr>
          <w:rFonts w:ascii="Times New Roman" w:hAnsi="Times New Roman" w:cs="Times New Roman"/>
        </w:rPr>
        <w:t>high-score layer</w:t>
      </w:r>
      <w:r w:rsidR="006165FF">
        <w:rPr>
          <w:rFonts w:ascii="Times New Roman" w:hAnsi="Times New Roman" w:cs="Times New Roman"/>
        </w:rPr>
        <w:t>s</w:t>
      </w:r>
      <w:r w:rsidR="003244D7">
        <w:rPr>
          <w:rFonts w:ascii="Times New Roman" w:hAnsi="Times New Roman" w:cs="Times New Roman"/>
        </w:rPr>
        <w:t>, due</w:t>
      </w:r>
      <w:r w:rsidR="006165FF">
        <w:rPr>
          <w:rFonts w:ascii="Times New Roman" w:hAnsi="Times New Roman" w:cs="Times New Roman"/>
        </w:rPr>
        <w:t xml:space="preserve"> to</w:t>
      </w:r>
      <w:r w:rsidR="003244D7">
        <w:rPr>
          <w:rFonts w:ascii="Times New Roman" w:hAnsi="Times New Roman" w:cs="Times New Roman"/>
        </w:rPr>
        <w:t xml:space="preserve"> the low-</w:t>
      </w:r>
      <w:r w:rsidR="00E52DFB" w:rsidRPr="00E52DFB">
        <w:rPr>
          <w:rFonts w:ascii="Times New Roman" w:hAnsi="Times New Roman" w:cs="Times New Roman"/>
          <w:i/>
          <w:iCs/>
        </w:rPr>
        <w:t>I</w:t>
      </w:r>
      <w:r w:rsidR="00AE3D00" w:rsidRPr="00AE3D00">
        <w:rPr>
          <w:rFonts w:ascii="Times New Roman" w:hAnsi="Times New Roman" w:cs="Times New Roman"/>
        </w:rPr>
        <w:t xml:space="preserve"> layer</w:t>
      </w:r>
      <w:r w:rsidR="003244D7">
        <w:rPr>
          <w:rFonts w:ascii="Times New Roman" w:hAnsi="Times New Roman" w:cs="Times New Roman"/>
        </w:rPr>
        <w:t>s</w:t>
      </w:r>
      <w:r w:rsidR="00AE3D00" w:rsidRPr="00AE3D00">
        <w:rPr>
          <w:rFonts w:ascii="Times New Roman" w:hAnsi="Times New Roman" w:cs="Times New Roman"/>
        </w:rPr>
        <w:t xml:space="preserve"> </w:t>
      </w:r>
      <w:r w:rsidR="003244D7">
        <w:rPr>
          <w:rFonts w:ascii="Times New Roman" w:hAnsi="Times New Roman" w:cs="Times New Roman"/>
        </w:rPr>
        <w:t>can tolerate lower precision of weights</w:t>
      </w:r>
      <w:r w:rsidR="004D769E">
        <w:rPr>
          <w:rFonts w:ascii="Times New Roman" w:hAnsi="Times New Roman" w:cs="Times New Roman"/>
        </w:rPr>
        <w:t xml:space="preserve"> without excessive performance reduction</w:t>
      </w:r>
      <w:r w:rsidR="00AE3D00" w:rsidRPr="00AE3D00">
        <w:rPr>
          <w:rFonts w:ascii="Times New Roman" w:hAnsi="Times New Roman" w:cs="Times New Roman"/>
        </w:rPr>
        <w:t xml:space="preserve"> and achieve</w:t>
      </w:r>
      <w:r w:rsidR="007C12C6">
        <w:rPr>
          <w:rFonts w:ascii="Times New Roman" w:hAnsi="Times New Roman" w:cs="Times New Roman"/>
        </w:rPr>
        <w:t xml:space="preserve"> better</w:t>
      </w:r>
      <w:r w:rsidR="00AE3D00" w:rsidRPr="00AE3D00">
        <w:rPr>
          <w:rFonts w:ascii="Times New Roman" w:hAnsi="Times New Roman" w:cs="Times New Roman"/>
        </w:rPr>
        <w:t xml:space="preserve"> compression rates. </w:t>
      </w:r>
      <w:r w:rsidR="004D769E">
        <w:rPr>
          <w:rFonts w:ascii="Times New Roman" w:hAnsi="Times New Roman" w:cs="Times New Roman"/>
        </w:rPr>
        <w:t>And quantization for layers</w:t>
      </w:r>
      <w:r w:rsidR="00AE3D00" w:rsidRPr="00AE3D00">
        <w:rPr>
          <w:rFonts w:ascii="Times New Roman" w:hAnsi="Times New Roman" w:cs="Times New Roman"/>
        </w:rPr>
        <w:t xml:space="preserve"> with higher scores will use conservative bit width to avoid further </w:t>
      </w:r>
      <w:r w:rsidR="00835DF3">
        <w:rPr>
          <w:rFonts w:ascii="Times New Roman" w:hAnsi="Times New Roman" w:cs="Times New Roman"/>
        </w:rPr>
        <w:lastRenderedPageBreak/>
        <w:t xml:space="preserve">performance </w:t>
      </w:r>
      <w:r w:rsidR="00241A14">
        <w:rPr>
          <w:rFonts w:ascii="Times New Roman" w:hAnsi="Times New Roman" w:cs="Times New Roman"/>
        </w:rPr>
        <w:t>drop</w:t>
      </w:r>
      <w:r w:rsidR="00AE3D00" w:rsidRPr="00AE3D00">
        <w:rPr>
          <w:rFonts w:ascii="Times New Roman" w:hAnsi="Times New Roman" w:cs="Times New Roman"/>
        </w:rPr>
        <w:t>.</w:t>
      </w:r>
    </w:p>
    <w:p w14:paraId="2FDCFE69" w14:textId="77777777" w:rsidR="004746BC" w:rsidRPr="009F1869" w:rsidRDefault="004746BC">
      <w:pPr>
        <w:rPr>
          <w:rFonts w:ascii="Arial" w:hAnsi="Arial" w:cs="Arial"/>
        </w:rPr>
      </w:pPr>
    </w:p>
    <w:p w14:paraId="3082B683" w14:textId="6A32253D" w:rsidR="001A4F63" w:rsidRDefault="001A4F63" w:rsidP="001A4F63">
      <w:pPr>
        <w:rPr>
          <w:rFonts w:ascii="Times New Roman" w:hAnsi="Times New Roman" w:cs="Times New Roman"/>
          <w:sz w:val="22"/>
        </w:rPr>
      </w:pPr>
      <w:r w:rsidRPr="001A4F63">
        <w:rPr>
          <w:rFonts w:ascii="Times New Roman" w:eastAsia="宋体" w:hAnsi="Times New Roman" w:cs="Times New Roman"/>
          <w:sz w:val="22"/>
        </w:rPr>
        <w:t xml:space="preserve">Ⅳ. </w:t>
      </w:r>
      <w:r w:rsidRPr="001A4F63">
        <w:rPr>
          <w:rFonts w:ascii="Times New Roman" w:hAnsi="Times New Roman" w:cs="Times New Roman"/>
          <w:sz w:val="22"/>
        </w:rPr>
        <w:t>EXPERIMENT SETTING</w:t>
      </w:r>
    </w:p>
    <w:p w14:paraId="20CB960A" w14:textId="0B6E133E" w:rsidR="00E52DFB" w:rsidRDefault="00E52DFB" w:rsidP="001A4F63">
      <w:pPr>
        <w:rPr>
          <w:rFonts w:ascii="Times New Roman" w:hAnsi="Times New Roman" w:cs="Times New Roman"/>
          <w:sz w:val="22"/>
        </w:rPr>
      </w:pPr>
      <w:r>
        <w:rPr>
          <w:rFonts w:ascii="Times New Roman" w:hAnsi="Times New Roman" w:cs="Times New Roman"/>
          <w:sz w:val="22"/>
        </w:rPr>
        <w:tab/>
      </w:r>
      <w:r w:rsidR="00152F4A">
        <w:rPr>
          <w:rFonts w:ascii="Times New Roman" w:hAnsi="Times New Roman" w:cs="Times New Roman"/>
        </w:rPr>
        <w:t>This section</w:t>
      </w:r>
      <w:r w:rsidR="00152F4A" w:rsidRPr="00152F4A">
        <w:rPr>
          <w:rFonts w:ascii="Times New Roman" w:hAnsi="Times New Roman" w:cs="Times New Roman"/>
        </w:rPr>
        <w:t xml:space="preserve"> </w:t>
      </w:r>
      <w:r w:rsidR="00152F4A">
        <w:rPr>
          <w:rFonts w:ascii="Times New Roman" w:hAnsi="Times New Roman" w:cs="Times New Roman"/>
        </w:rPr>
        <w:t xml:space="preserve">firstly introduces the dataset, and presents our evaluation method. Then, it describes the </w:t>
      </w:r>
      <w:r w:rsidR="00103318" w:rsidRPr="003B2B2B">
        <w:rPr>
          <w:rFonts w:ascii="Times New Roman" w:hAnsi="Times New Roman" w:cs="Times New Roman"/>
        </w:rPr>
        <w:t>expe</w:t>
      </w:r>
      <w:r w:rsidR="00103318">
        <w:rPr>
          <w:rFonts w:ascii="Times New Roman" w:hAnsi="Times New Roman" w:cs="Times New Roman"/>
        </w:rPr>
        <w:t xml:space="preserve">rimental of </w:t>
      </w:r>
      <w:r w:rsidR="00152F4A">
        <w:rPr>
          <w:rFonts w:ascii="Times New Roman" w:hAnsi="Times New Roman" w:cs="Times New Roman"/>
        </w:rPr>
        <w:t xml:space="preserve">neural network depth </w:t>
      </w:r>
      <w:r w:rsidR="00103318">
        <w:rPr>
          <w:rFonts w:ascii="Times New Roman" w:hAnsi="Times New Roman" w:cs="Times New Roman"/>
        </w:rPr>
        <w:t xml:space="preserve">and compares the our best neural network’s performance with current state-of-the-art methods. </w:t>
      </w:r>
      <w:r w:rsidR="00152F4A">
        <w:rPr>
          <w:rFonts w:ascii="Times New Roman" w:hAnsi="Times New Roman" w:cs="Times New Roman"/>
        </w:rPr>
        <w:t>Next</w:t>
      </w:r>
      <w:r w:rsidR="00103318">
        <w:rPr>
          <w:rFonts w:ascii="Times New Roman" w:hAnsi="Times New Roman" w:cs="Times New Roman"/>
        </w:rPr>
        <w:t xml:space="preserve">, </w:t>
      </w:r>
      <w:r w:rsidR="00A36117">
        <w:rPr>
          <w:rFonts w:ascii="Times New Roman" w:hAnsi="Times New Roman" w:cs="Times New Roman"/>
        </w:rPr>
        <w:t>we detail the layer-wise quantization experiment in the selected neural network topology</w:t>
      </w:r>
      <w:r w:rsidR="00152F4A">
        <w:rPr>
          <w:rFonts w:ascii="Times New Roman" w:hAnsi="Times New Roman" w:cs="Times New Roman"/>
        </w:rPr>
        <w:t>. Finally, we</w:t>
      </w:r>
      <w:r w:rsidR="00103318" w:rsidRPr="00103318">
        <w:rPr>
          <w:rFonts w:ascii="Times New Roman" w:hAnsi="Times New Roman" w:cs="Times New Roman"/>
        </w:rPr>
        <w:t xml:space="preserve"> </w:t>
      </w:r>
      <w:r w:rsidR="00103318">
        <w:rPr>
          <w:rFonts w:ascii="Times New Roman" w:hAnsi="Times New Roman" w:cs="Times New Roman"/>
        </w:rPr>
        <w:t>demonstrate the comparison result among the performance-predominant</w:t>
      </w:r>
      <w:r w:rsidR="00103318" w:rsidRPr="00AE3D00">
        <w:rPr>
          <w:rFonts w:ascii="Times New Roman" w:hAnsi="Times New Roman" w:cs="Times New Roman"/>
        </w:rPr>
        <w:t xml:space="preserve"> </w:t>
      </w:r>
      <w:r w:rsidR="00103318">
        <w:rPr>
          <w:rFonts w:ascii="Times New Roman" w:hAnsi="Times New Roman" w:cs="Times New Roman"/>
        </w:rPr>
        <w:t>method, m</w:t>
      </w:r>
      <w:r w:rsidR="00103318" w:rsidRPr="00AE3D00">
        <w:rPr>
          <w:rFonts w:ascii="Times New Roman" w:hAnsi="Times New Roman" w:cs="Times New Roman"/>
        </w:rPr>
        <w:t>emory</w:t>
      </w:r>
      <w:r w:rsidR="00103318">
        <w:rPr>
          <w:rFonts w:ascii="Times New Roman" w:hAnsi="Times New Roman" w:cs="Times New Roman"/>
        </w:rPr>
        <w:t>-predominant</w:t>
      </w:r>
      <w:r w:rsidR="00103318" w:rsidRPr="00AE3D00">
        <w:rPr>
          <w:rFonts w:ascii="Times New Roman" w:hAnsi="Times New Roman" w:cs="Times New Roman"/>
        </w:rPr>
        <w:t xml:space="preserve"> </w:t>
      </w:r>
      <w:r w:rsidR="00103318">
        <w:rPr>
          <w:rFonts w:ascii="Times New Roman" w:hAnsi="Times New Roman" w:cs="Times New Roman"/>
        </w:rPr>
        <w:t>method and other neural network quantization methods.</w:t>
      </w:r>
    </w:p>
    <w:p w14:paraId="01F872BD" w14:textId="5C66B893" w:rsidR="00C73BA5" w:rsidRPr="00C73BA5" w:rsidRDefault="00C73BA5" w:rsidP="00C73BA5">
      <w:pPr>
        <w:pStyle w:val="a3"/>
        <w:numPr>
          <w:ilvl w:val="0"/>
          <w:numId w:val="8"/>
        </w:numPr>
        <w:ind w:firstLineChars="0"/>
        <w:rPr>
          <w:rFonts w:ascii="Arial" w:hAnsi="Arial" w:cs="Arial"/>
          <w:i/>
          <w:color w:val="9933FF"/>
          <w:sz w:val="22"/>
        </w:rPr>
      </w:pPr>
      <w:r>
        <w:rPr>
          <w:rFonts w:ascii="Arial" w:hAnsi="Arial" w:cs="Arial"/>
          <w:i/>
          <w:color w:val="9933FF"/>
          <w:sz w:val="22"/>
        </w:rPr>
        <w:t>Dataset</w:t>
      </w:r>
    </w:p>
    <w:p w14:paraId="0993156E" w14:textId="018451D3" w:rsidR="007904AE" w:rsidRPr="00FF2C1C" w:rsidRDefault="00A36117" w:rsidP="00FF2C1C">
      <w:pPr>
        <w:ind w:firstLine="420"/>
        <w:rPr>
          <w:rFonts w:ascii="Times New Roman" w:hAnsi="Times New Roman" w:cs="Times New Roman"/>
        </w:rPr>
      </w:pPr>
      <w:r>
        <w:rPr>
          <w:rFonts w:ascii="Times New Roman" w:hAnsi="Times New Roman" w:cs="Times New Roman"/>
        </w:rPr>
        <w:t xml:space="preserve">The </w:t>
      </w:r>
      <w:r w:rsidR="00551F9D">
        <w:rPr>
          <w:rFonts w:ascii="Times New Roman" w:hAnsi="Times New Roman" w:cs="Times New Roman"/>
        </w:rPr>
        <w:t xml:space="preserve">long-duration ECG </w:t>
      </w:r>
      <w:r w:rsidR="00FF2C1C">
        <w:rPr>
          <w:rFonts w:ascii="Times New Roman" w:hAnsi="Times New Roman" w:cs="Times New Roman"/>
        </w:rPr>
        <w:t>dataset</w:t>
      </w:r>
      <w:r w:rsidR="00551F9D">
        <w:rPr>
          <w:rFonts w:ascii="Times New Roman" w:hAnsi="Times New Roman" w:cs="Times New Roman"/>
        </w:rPr>
        <w:t xml:space="preserve"> </w:t>
      </w:r>
      <w:r>
        <w:rPr>
          <w:rFonts w:ascii="Times New Roman" w:hAnsi="Times New Roman" w:cs="Times New Roman"/>
        </w:rPr>
        <w:t xml:space="preserve">used to </w:t>
      </w:r>
      <w:r w:rsidR="00551F9D">
        <w:rPr>
          <w:rFonts w:ascii="Times New Roman" w:hAnsi="Times New Roman" w:cs="Times New Roman"/>
        </w:rPr>
        <w:t xml:space="preserve">neural network </w:t>
      </w:r>
      <w:r>
        <w:rPr>
          <w:rFonts w:ascii="Times New Roman" w:hAnsi="Times New Roman" w:cs="Times New Roman"/>
        </w:rPr>
        <w:t>train</w:t>
      </w:r>
      <w:r w:rsidR="00551F9D">
        <w:rPr>
          <w:rFonts w:ascii="Times New Roman" w:hAnsi="Times New Roman" w:cs="Times New Roman"/>
        </w:rPr>
        <w:t>ing</w:t>
      </w:r>
      <w:r>
        <w:rPr>
          <w:rFonts w:ascii="Times New Roman" w:hAnsi="Times New Roman" w:cs="Times New Roman"/>
        </w:rPr>
        <w:t xml:space="preserve"> and </w:t>
      </w:r>
      <w:r w:rsidR="00551F9D">
        <w:rPr>
          <w:rFonts w:ascii="Times New Roman" w:hAnsi="Times New Roman" w:cs="Times New Roman"/>
        </w:rPr>
        <w:t xml:space="preserve">performance evaluation </w:t>
      </w:r>
      <w:r w:rsidR="00FF2C1C">
        <w:rPr>
          <w:rFonts w:ascii="Times New Roman" w:hAnsi="Times New Roman" w:cs="Times New Roman"/>
        </w:rPr>
        <w:t>is</w:t>
      </w:r>
      <w:r w:rsidR="00551F9D">
        <w:rPr>
          <w:rFonts w:ascii="Times New Roman" w:hAnsi="Times New Roman" w:cs="Times New Roman"/>
        </w:rPr>
        <w:t xml:space="preserve"> the dataset </w:t>
      </w:r>
      <w:r w:rsidR="00551F9D">
        <w:rPr>
          <w:rFonts w:ascii="Times New Roman" w:hAnsi="Times New Roman" w:cs="Times New Roman"/>
        </w:rPr>
        <w:fldChar w:fldCharType="begin"/>
      </w:r>
      <w:r w:rsidR="00551F9D">
        <w:rPr>
          <w:rFonts w:ascii="Times New Roman" w:hAnsi="Times New Roman" w:cs="Times New Roman"/>
        </w:rPr>
        <w:instrText xml:space="preserve"> REF _Ref29844693 \r \h </w:instrText>
      </w:r>
      <w:r w:rsidR="00551F9D">
        <w:rPr>
          <w:rFonts w:ascii="Times New Roman" w:hAnsi="Times New Roman" w:cs="Times New Roman"/>
        </w:rPr>
      </w:r>
      <w:r w:rsidR="00551F9D">
        <w:rPr>
          <w:rFonts w:ascii="Times New Roman" w:hAnsi="Times New Roman" w:cs="Times New Roman"/>
        </w:rPr>
        <w:fldChar w:fldCharType="separate"/>
      </w:r>
      <w:r w:rsidR="00551F9D">
        <w:rPr>
          <w:rFonts w:ascii="Times New Roman" w:hAnsi="Times New Roman" w:cs="Times New Roman"/>
        </w:rPr>
        <w:t>[31]</w:t>
      </w:r>
      <w:r w:rsidR="00551F9D">
        <w:rPr>
          <w:rFonts w:ascii="Times New Roman" w:hAnsi="Times New Roman" w:cs="Times New Roman"/>
        </w:rPr>
        <w:fldChar w:fldCharType="end"/>
      </w:r>
      <w:r w:rsidR="00551F9D">
        <w:rPr>
          <w:rFonts w:ascii="Times New Roman" w:hAnsi="Times New Roman" w:cs="Times New Roman"/>
        </w:rPr>
        <w:t>.</w:t>
      </w:r>
      <w:r w:rsidR="00FF2C1C">
        <w:rPr>
          <w:rFonts w:ascii="Times New Roman" w:hAnsi="Times New Roman" w:cs="Times New Roman"/>
        </w:rPr>
        <w:t xml:space="preserve"> And</w:t>
      </w:r>
      <w:r w:rsidR="001A4F63">
        <w:rPr>
          <w:rFonts w:ascii="Times New Roman" w:hAnsi="Times New Roman" w:cs="Times New Roman"/>
        </w:rPr>
        <w:t xml:space="preserve"> </w:t>
      </w:r>
      <w:r w:rsidR="00FF2C1C">
        <w:rPr>
          <w:rFonts w:ascii="Times New Roman" w:hAnsi="Times New Roman" w:cs="Times New Roman"/>
        </w:rPr>
        <w:t xml:space="preserve">all of </w:t>
      </w:r>
      <w:r w:rsidR="00296B41">
        <w:rPr>
          <w:rFonts w:ascii="Times New Roman" w:hAnsi="Times New Roman" w:cs="Times New Roman"/>
        </w:rPr>
        <w:t xml:space="preserve">the </w:t>
      </w:r>
      <w:r w:rsidR="001A4F63">
        <w:rPr>
          <w:rFonts w:ascii="Times New Roman" w:hAnsi="Times New Roman" w:cs="Times New Roman"/>
        </w:rPr>
        <w:t xml:space="preserve">ECG </w:t>
      </w:r>
      <w:r w:rsidR="00FF2C1C">
        <w:rPr>
          <w:rFonts w:ascii="Times New Roman" w:hAnsi="Times New Roman" w:cs="Times New Roman"/>
        </w:rPr>
        <w:t>fragments in this dataset are</w:t>
      </w:r>
      <w:r w:rsidR="00C346D2">
        <w:rPr>
          <w:rFonts w:ascii="Times New Roman" w:hAnsi="Times New Roman" w:cs="Times New Roman"/>
        </w:rPr>
        <w:t xml:space="preserve"> from </w:t>
      </w:r>
      <w:r w:rsidR="00AA0E9E">
        <w:rPr>
          <w:rFonts w:ascii="Times New Roman" w:hAnsi="Times New Roman" w:cs="Times New Roman"/>
        </w:rPr>
        <w:t>the MIT-BIH Arrhythmia dataset</w:t>
      </w:r>
      <w:r w:rsidR="00AA0E9E" w:rsidRPr="00173BEC">
        <w:rPr>
          <w:rFonts w:ascii="Times New Roman" w:hAnsi="Times New Roman" w:cs="Times New Roman"/>
        </w:rPr>
        <w:fldChar w:fldCharType="begin"/>
      </w:r>
      <w:r w:rsidR="00AA0E9E" w:rsidRPr="00173BEC">
        <w:rPr>
          <w:rFonts w:ascii="Times New Roman" w:hAnsi="Times New Roman" w:cs="Times New Roman"/>
        </w:rPr>
        <w:instrText xml:space="preserve"> REF _Ref29300399 \r \h  \* MERGEFORMAT </w:instrText>
      </w:r>
      <w:r w:rsidR="00AA0E9E" w:rsidRPr="00173BEC">
        <w:rPr>
          <w:rFonts w:ascii="Times New Roman" w:hAnsi="Times New Roman" w:cs="Times New Roman"/>
        </w:rPr>
      </w:r>
      <w:r w:rsidR="00AA0E9E" w:rsidRPr="00173BEC">
        <w:rPr>
          <w:rFonts w:ascii="Times New Roman" w:hAnsi="Times New Roman" w:cs="Times New Roman"/>
        </w:rPr>
        <w:fldChar w:fldCharType="separate"/>
      </w:r>
      <w:r w:rsidR="00296E32">
        <w:rPr>
          <w:rFonts w:ascii="Times New Roman" w:hAnsi="Times New Roman" w:cs="Times New Roman"/>
        </w:rPr>
        <w:t>[32]</w:t>
      </w:r>
      <w:r w:rsidR="00AA0E9E" w:rsidRPr="00173BEC">
        <w:rPr>
          <w:rFonts w:ascii="Times New Roman" w:hAnsi="Times New Roman" w:cs="Times New Roman"/>
        </w:rPr>
        <w:fldChar w:fldCharType="end"/>
      </w:r>
      <w:r w:rsidR="00FF2C1C">
        <w:rPr>
          <w:rFonts w:ascii="Times New Roman" w:hAnsi="Times New Roman" w:cs="Times New Roman"/>
        </w:rPr>
        <w:t xml:space="preserve"> of PhysioNet</w:t>
      </w:r>
      <w:r w:rsidR="00C346D2">
        <w:rPr>
          <w:rFonts w:ascii="Times New Roman" w:hAnsi="Times New Roman" w:cs="Times New Roman"/>
        </w:rPr>
        <w:t xml:space="preserve">. </w:t>
      </w:r>
      <w:r w:rsidR="00FF2C1C">
        <w:rPr>
          <w:rFonts w:ascii="Times New Roman" w:hAnsi="Times New Roman" w:cs="Times New Roman"/>
        </w:rPr>
        <w:t xml:space="preserve">The MIT-BIH Arrhythmia contains 48 30-min, two-leads ECG waveforms, and all of the QRS complexes are labeled accordingly. And all of the </w:t>
      </w:r>
      <w:r w:rsidR="00FF2C1C" w:rsidRPr="00FF2C1C">
        <w:rPr>
          <w:rFonts w:ascii="Times New Roman" w:hAnsi="Times New Roman" w:cs="Times New Roman"/>
        </w:rPr>
        <w:t>ECG data are filtered at a band frequency of 0.1-100 Hz and then sampled at 360 Hz. The characteristics of the data</w:t>
      </w:r>
      <w:r w:rsidR="00FF2C1C">
        <w:rPr>
          <w:rFonts w:ascii="Times New Roman" w:hAnsi="Times New Roman" w:cs="Times New Roman"/>
        </w:rPr>
        <w:t>set</w:t>
      </w:r>
      <w:r w:rsidR="00FF2C1C" w:rsidRPr="00FF2C1C">
        <w:rPr>
          <w:rFonts w:ascii="Times New Roman" w:hAnsi="Times New Roman" w:cs="Times New Roman"/>
        </w:rPr>
        <w:t xml:space="preserve"> are: (1)</w:t>
      </w:r>
      <w:r w:rsidR="00C33BE0">
        <w:rPr>
          <w:rFonts w:ascii="Times New Roman" w:hAnsi="Times New Roman" w:cs="Times New Roman"/>
        </w:rPr>
        <w:t xml:space="preserve"> there are</w:t>
      </w:r>
      <w:r w:rsidR="00FF2C1C" w:rsidRPr="00FF2C1C">
        <w:rPr>
          <w:rFonts w:ascii="Times New Roman" w:hAnsi="Times New Roman" w:cs="Times New Roman"/>
        </w:rPr>
        <w:t xml:space="preserve"> 1,000 </w:t>
      </w:r>
      <w:r w:rsidR="00C33BE0">
        <w:rPr>
          <w:rFonts w:ascii="Times New Roman" w:hAnsi="Times New Roman" w:cs="Times New Roman"/>
        </w:rPr>
        <w:t>10-second fragment</w:t>
      </w:r>
      <w:r w:rsidR="00FF2C1C" w:rsidRPr="00FF2C1C">
        <w:rPr>
          <w:rFonts w:ascii="Times New Roman" w:hAnsi="Times New Roman" w:cs="Times New Roman"/>
        </w:rPr>
        <w:t xml:space="preserve">s of data, and samples </w:t>
      </w:r>
      <w:r w:rsidR="00C33BE0">
        <w:rPr>
          <w:rFonts w:ascii="Times New Roman" w:hAnsi="Times New Roman" w:cs="Times New Roman"/>
        </w:rPr>
        <w:t>are non-</w:t>
      </w:r>
      <w:r w:rsidR="00FF2C1C" w:rsidRPr="00FF2C1C">
        <w:rPr>
          <w:rFonts w:ascii="Times New Roman" w:hAnsi="Times New Roman" w:cs="Times New Roman"/>
        </w:rPr>
        <w:t>overlap</w:t>
      </w:r>
      <w:r w:rsidR="00C33BE0">
        <w:rPr>
          <w:rFonts w:ascii="Times New Roman" w:hAnsi="Times New Roman" w:cs="Times New Roman"/>
        </w:rPr>
        <w:t>ped</w:t>
      </w:r>
      <w:r w:rsidR="00FF2C1C" w:rsidRPr="00FF2C1C">
        <w:rPr>
          <w:rFonts w:ascii="Times New Roman" w:hAnsi="Times New Roman" w:cs="Times New Roman"/>
        </w:rPr>
        <w:t xml:space="preserve"> with other</w:t>
      </w:r>
      <w:r w:rsidR="00C33BE0">
        <w:rPr>
          <w:rFonts w:ascii="Times New Roman" w:hAnsi="Times New Roman" w:cs="Times New Roman"/>
        </w:rPr>
        <w:t>s</w:t>
      </w:r>
      <w:r w:rsidR="00FF2C1C" w:rsidRPr="00FF2C1C">
        <w:rPr>
          <w:rFonts w:ascii="Times New Roman" w:hAnsi="Times New Roman" w:cs="Times New Roman"/>
        </w:rPr>
        <w:t xml:space="preserve">; (2) the signals </w:t>
      </w:r>
      <w:r w:rsidR="00C33BE0">
        <w:rPr>
          <w:rFonts w:ascii="Times New Roman" w:hAnsi="Times New Roman" w:cs="Times New Roman"/>
        </w:rPr>
        <w:t>are</w:t>
      </w:r>
      <w:r w:rsidR="00FF2C1C" w:rsidRPr="00FF2C1C">
        <w:rPr>
          <w:rFonts w:ascii="Times New Roman" w:hAnsi="Times New Roman" w:cs="Times New Roman"/>
        </w:rPr>
        <w:t xml:space="preserve"> from 45 patients: including 19 </w:t>
      </w:r>
      <w:r w:rsidR="00C33BE0">
        <w:rPr>
          <w:rFonts w:ascii="Times New Roman" w:hAnsi="Times New Roman" w:cs="Times New Roman"/>
        </w:rPr>
        <w:t>females</w:t>
      </w:r>
      <w:r w:rsidR="00FF2C1C" w:rsidRPr="00FF2C1C">
        <w:rPr>
          <w:rFonts w:ascii="Times New Roman" w:hAnsi="Times New Roman" w:cs="Times New Roman"/>
        </w:rPr>
        <w:t xml:space="preserve"> (</w:t>
      </w:r>
      <w:r w:rsidR="00C33BE0">
        <w:rPr>
          <w:rFonts w:ascii="Times New Roman" w:hAnsi="Times New Roman" w:cs="Times New Roman"/>
        </w:rPr>
        <w:t xml:space="preserve">aged </w:t>
      </w:r>
      <w:r w:rsidR="00FF2C1C" w:rsidRPr="00FF2C1C">
        <w:rPr>
          <w:rFonts w:ascii="Times New Roman" w:hAnsi="Times New Roman" w:cs="Times New Roman"/>
        </w:rPr>
        <w:t xml:space="preserve">23-89) </w:t>
      </w:r>
      <w:r w:rsidR="00C33BE0">
        <w:rPr>
          <w:rFonts w:ascii="Times New Roman" w:hAnsi="Times New Roman" w:cs="Times New Roman"/>
        </w:rPr>
        <w:t>a</w:t>
      </w:r>
      <w:r w:rsidR="00FF2C1C" w:rsidRPr="00FF2C1C">
        <w:rPr>
          <w:rFonts w:ascii="Times New Roman" w:hAnsi="Times New Roman" w:cs="Times New Roman"/>
        </w:rPr>
        <w:t>nd 26 males (</w:t>
      </w:r>
      <w:r w:rsidR="00C33BE0">
        <w:rPr>
          <w:rFonts w:ascii="Times New Roman" w:hAnsi="Times New Roman" w:cs="Times New Roman"/>
        </w:rPr>
        <w:t xml:space="preserve">aged </w:t>
      </w:r>
      <w:r w:rsidR="00FF2C1C" w:rsidRPr="00FF2C1C">
        <w:rPr>
          <w:rFonts w:ascii="Times New Roman" w:hAnsi="Times New Roman" w:cs="Times New Roman"/>
        </w:rPr>
        <w:t xml:space="preserve">32-89); (3) </w:t>
      </w:r>
      <w:r w:rsidR="00C33BE0">
        <w:rPr>
          <w:rFonts w:ascii="Times New Roman" w:hAnsi="Times New Roman" w:cs="Times New Roman"/>
        </w:rPr>
        <w:t xml:space="preserve">the </w:t>
      </w:r>
      <w:r w:rsidR="00FF2C1C" w:rsidRPr="00FF2C1C">
        <w:rPr>
          <w:rFonts w:ascii="Times New Roman" w:hAnsi="Times New Roman" w:cs="Times New Roman"/>
        </w:rPr>
        <w:t xml:space="preserve"> contains 17 categories: normal sinus rhythm, pacemaker rhythm and 15 types of arrhythmia, each type contains at least 10 segments; (4)</w:t>
      </w:r>
      <w:r w:rsidR="00C33BE0">
        <w:rPr>
          <w:rFonts w:ascii="Times New Roman" w:hAnsi="Times New Roman" w:cs="Times New Roman"/>
        </w:rPr>
        <w:t xml:space="preserve"> all </w:t>
      </w:r>
      <w:r w:rsidR="00FF2C1C" w:rsidRPr="00FF2C1C">
        <w:rPr>
          <w:rFonts w:ascii="Times New Roman" w:hAnsi="Times New Roman" w:cs="Times New Roman"/>
        </w:rPr>
        <w:t xml:space="preserve">signals are from modified limb lead II. </w:t>
      </w:r>
      <w:r w:rsidR="00C33BE0">
        <w:rPr>
          <w:rFonts w:ascii="Times New Roman" w:hAnsi="Times New Roman" w:cs="Times New Roman"/>
        </w:rPr>
        <w:t xml:space="preserve">A more detailed  </w:t>
      </w:r>
      <w:r w:rsidR="00FF2C1C" w:rsidRPr="00FF2C1C">
        <w:rPr>
          <w:rFonts w:ascii="Times New Roman" w:hAnsi="Times New Roman" w:cs="Times New Roman"/>
        </w:rPr>
        <w:t>distribution of heart rhythm types is shown in Table X:</w:t>
      </w:r>
    </w:p>
    <w:p w14:paraId="24074BFF" w14:textId="670D5224" w:rsidR="00366CBD" w:rsidRPr="007904AE" w:rsidRDefault="00366CBD" w:rsidP="007904AE">
      <w:pPr>
        <w:jc w:val="center"/>
        <w:rPr>
          <w:rFonts w:ascii="Times New Roman" w:hAnsi="Times New Roman" w:cs="Times New Roman"/>
        </w:rPr>
      </w:pPr>
      <w:r w:rsidRPr="007904AE">
        <w:rPr>
          <w:rFonts w:ascii="Times New Roman" w:hAnsi="Times New Roman" w:cs="Times New Roman"/>
          <w:b/>
        </w:rPr>
        <w:t>Table X</w:t>
      </w:r>
      <w:r w:rsidRPr="007904AE">
        <w:rPr>
          <w:rFonts w:ascii="Times New Roman" w:hAnsi="Times New Roman" w:cs="Times New Roman"/>
        </w:rPr>
        <w:t>. The description of ECG samples used for the various heart rhythm classes</w:t>
      </w:r>
      <w:r w:rsidR="004C257D" w:rsidRPr="007904AE">
        <w:rPr>
          <w:rFonts w:ascii="Times New Roman" w:hAnsi="Times New Roman" w:cs="Times New Roman"/>
          <w:vertAlign w:val="superscript"/>
        </w:rPr>
        <w:fldChar w:fldCharType="begin"/>
      </w:r>
      <w:r w:rsidR="004C257D" w:rsidRPr="007904AE">
        <w:rPr>
          <w:rFonts w:ascii="Times New Roman" w:hAnsi="Times New Roman" w:cs="Times New Roman"/>
          <w:vertAlign w:val="superscript"/>
        </w:rPr>
        <w:instrText xml:space="preserve"> REF _Ref29301629 \r \h  \* MERGEFORMAT </w:instrText>
      </w:r>
      <w:r w:rsidR="004C257D" w:rsidRPr="007904AE">
        <w:rPr>
          <w:rFonts w:ascii="Times New Roman" w:hAnsi="Times New Roman" w:cs="Times New Roman"/>
          <w:vertAlign w:val="superscript"/>
        </w:rPr>
      </w:r>
      <w:r w:rsidR="004C257D" w:rsidRPr="007904AE">
        <w:rPr>
          <w:rFonts w:ascii="Times New Roman" w:hAnsi="Times New Roman" w:cs="Times New Roman"/>
          <w:vertAlign w:val="superscript"/>
        </w:rPr>
        <w:fldChar w:fldCharType="separate"/>
      </w:r>
      <w:r w:rsidR="00296E32">
        <w:rPr>
          <w:rFonts w:ascii="Times New Roman" w:hAnsi="Times New Roman" w:cs="Times New Roman"/>
          <w:vertAlign w:val="superscript"/>
        </w:rPr>
        <w:t>[29]</w:t>
      </w:r>
      <w:r w:rsidR="004C257D" w:rsidRPr="007904AE">
        <w:rPr>
          <w:rFonts w:ascii="Times New Roman" w:hAnsi="Times New Roman" w:cs="Times New Roman"/>
          <w:vertAlign w:val="superscript"/>
        </w:rPr>
        <w:fldChar w:fldCharType="end"/>
      </w:r>
    </w:p>
    <w:tbl>
      <w:tblPr>
        <w:tblStyle w:val="af1"/>
        <w:tblW w:w="0" w:type="auto"/>
        <w:jc w:val="center"/>
        <w:tblLook w:val="04A0" w:firstRow="1" w:lastRow="0" w:firstColumn="1" w:lastColumn="0" w:noHBand="0" w:noVBand="1"/>
      </w:tblPr>
      <w:tblGrid>
        <w:gridCol w:w="695"/>
        <w:gridCol w:w="3402"/>
        <w:gridCol w:w="1701"/>
      </w:tblGrid>
      <w:tr w:rsidR="007904AE" w14:paraId="31A9F2F8" w14:textId="77777777" w:rsidTr="00FD100A">
        <w:trPr>
          <w:jc w:val="center"/>
        </w:trPr>
        <w:tc>
          <w:tcPr>
            <w:tcW w:w="562" w:type="dxa"/>
            <w:tcBorders>
              <w:bottom w:val="double" w:sz="4" w:space="0" w:color="auto"/>
            </w:tcBorders>
          </w:tcPr>
          <w:p w14:paraId="10934344" w14:textId="23A59559" w:rsidR="007904AE" w:rsidRDefault="005D2F12" w:rsidP="00FD100A">
            <w:pPr>
              <w:jc w:val="center"/>
              <w:rPr>
                <w:rFonts w:ascii="Times New Roman" w:hAnsi="Times New Roman" w:cs="Times New Roman"/>
              </w:rPr>
            </w:pPr>
            <w:r>
              <w:rPr>
                <w:rFonts w:ascii="Times New Roman" w:hAnsi="Times New Roman" w:cs="Times New Roman"/>
              </w:rPr>
              <w:t>Index</w:t>
            </w:r>
          </w:p>
        </w:tc>
        <w:tc>
          <w:tcPr>
            <w:tcW w:w="3402" w:type="dxa"/>
            <w:tcBorders>
              <w:bottom w:val="double" w:sz="4" w:space="0" w:color="auto"/>
            </w:tcBorders>
          </w:tcPr>
          <w:p w14:paraId="7C884837" w14:textId="77777777" w:rsidR="007904AE" w:rsidRDefault="007904AE" w:rsidP="00FD100A">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lass Name</w:t>
            </w:r>
          </w:p>
        </w:tc>
        <w:tc>
          <w:tcPr>
            <w:tcW w:w="1701" w:type="dxa"/>
            <w:tcBorders>
              <w:bottom w:val="double" w:sz="4" w:space="0" w:color="auto"/>
            </w:tcBorders>
          </w:tcPr>
          <w:p w14:paraId="13474EE2" w14:textId="77777777" w:rsidR="007904AE" w:rsidRDefault="007904AE" w:rsidP="00FD100A">
            <w:pPr>
              <w:jc w:val="center"/>
              <w:rPr>
                <w:rFonts w:ascii="Times New Roman" w:hAnsi="Times New Roman" w:cs="Times New Roman"/>
              </w:rPr>
            </w:pPr>
            <w:r>
              <w:rPr>
                <w:rFonts w:ascii="Times New Roman" w:hAnsi="Times New Roman" w:cs="Times New Roman"/>
              </w:rPr>
              <w:t>N</w:t>
            </w:r>
            <w:r>
              <w:rPr>
                <w:rFonts w:ascii="Times New Roman" w:hAnsi="Times New Roman" w:cs="Times New Roman" w:hint="eastAsia"/>
              </w:rPr>
              <w:t>o</w:t>
            </w:r>
            <w:r>
              <w:rPr>
                <w:rFonts w:ascii="Times New Roman" w:hAnsi="Times New Roman" w:cs="Times New Roman"/>
              </w:rPr>
              <w:t>. of Instances</w:t>
            </w:r>
          </w:p>
        </w:tc>
      </w:tr>
      <w:tr w:rsidR="007904AE" w14:paraId="1436CA9E" w14:textId="77777777" w:rsidTr="00FD100A">
        <w:trPr>
          <w:jc w:val="center"/>
        </w:trPr>
        <w:tc>
          <w:tcPr>
            <w:tcW w:w="562" w:type="dxa"/>
            <w:tcBorders>
              <w:top w:val="double" w:sz="4" w:space="0" w:color="auto"/>
            </w:tcBorders>
          </w:tcPr>
          <w:p w14:paraId="5FDAD6C7"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p>
        </w:tc>
        <w:tc>
          <w:tcPr>
            <w:tcW w:w="3402" w:type="dxa"/>
            <w:tcBorders>
              <w:top w:val="double" w:sz="4" w:space="0" w:color="auto"/>
            </w:tcBorders>
          </w:tcPr>
          <w:p w14:paraId="696E8375" w14:textId="77777777" w:rsidR="007904AE" w:rsidRDefault="007904AE" w:rsidP="00FD100A">
            <w:pPr>
              <w:jc w:val="center"/>
              <w:rPr>
                <w:rFonts w:ascii="Times New Roman" w:hAnsi="Times New Roman" w:cs="Times New Roman"/>
              </w:rPr>
            </w:pPr>
            <w:r w:rsidRPr="00366CBD">
              <w:rPr>
                <w:rFonts w:ascii="Times New Roman" w:hAnsi="Times New Roman" w:cs="Times New Roman"/>
              </w:rPr>
              <w:t>Normal sinus rhythm</w:t>
            </w:r>
          </w:p>
        </w:tc>
        <w:tc>
          <w:tcPr>
            <w:tcW w:w="1701" w:type="dxa"/>
            <w:tcBorders>
              <w:top w:val="double" w:sz="4" w:space="0" w:color="auto"/>
            </w:tcBorders>
          </w:tcPr>
          <w:p w14:paraId="4FB60050" w14:textId="77777777" w:rsidR="007904AE" w:rsidRDefault="007904AE" w:rsidP="00FD100A">
            <w:pPr>
              <w:jc w:val="center"/>
              <w:rPr>
                <w:rFonts w:ascii="Times New Roman" w:hAnsi="Times New Roman" w:cs="Times New Roman"/>
              </w:rPr>
            </w:pPr>
            <w:r>
              <w:rPr>
                <w:rFonts w:ascii="Times New Roman" w:hAnsi="Times New Roman" w:cs="Times New Roman"/>
              </w:rPr>
              <w:t>283</w:t>
            </w:r>
          </w:p>
        </w:tc>
      </w:tr>
      <w:tr w:rsidR="007904AE" w14:paraId="6AE6B9C5" w14:textId="77777777" w:rsidTr="00FD100A">
        <w:trPr>
          <w:jc w:val="center"/>
        </w:trPr>
        <w:tc>
          <w:tcPr>
            <w:tcW w:w="562" w:type="dxa"/>
          </w:tcPr>
          <w:p w14:paraId="1507C2CD" w14:textId="77777777" w:rsidR="007904AE" w:rsidRDefault="007904AE" w:rsidP="00FD100A">
            <w:pPr>
              <w:jc w:val="center"/>
              <w:rPr>
                <w:rFonts w:ascii="Times New Roman" w:hAnsi="Times New Roman" w:cs="Times New Roman"/>
              </w:rPr>
            </w:pPr>
            <w:r>
              <w:rPr>
                <w:rFonts w:ascii="Times New Roman" w:hAnsi="Times New Roman" w:cs="Times New Roman" w:hint="eastAsia"/>
              </w:rPr>
              <w:t>2</w:t>
            </w:r>
          </w:p>
        </w:tc>
        <w:tc>
          <w:tcPr>
            <w:tcW w:w="3402" w:type="dxa"/>
            <w:tcBorders>
              <w:top w:val="double" w:sz="4" w:space="0" w:color="auto"/>
            </w:tcBorders>
          </w:tcPr>
          <w:p w14:paraId="65C8FD2D" w14:textId="77777777" w:rsidR="007904AE" w:rsidRPr="00366CBD" w:rsidRDefault="007904AE" w:rsidP="00FD100A">
            <w:pPr>
              <w:jc w:val="center"/>
              <w:rPr>
                <w:rFonts w:ascii="Times New Roman" w:hAnsi="Times New Roman" w:cs="Times New Roman"/>
              </w:rPr>
            </w:pPr>
            <w:r w:rsidRPr="00366CBD">
              <w:rPr>
                <w:rFonts w:ascii="Times New Roman" w:hAnsi="Times New Roman" w:cs="Times New Roman"/>
              </w:rPr>
              <w:t>Ventricular tachycardia</w:t>
            </w:r>
          </w:p>
        </w:tc>
        <w:tc>
          <w:tcPr>
            <w:tcW w:w="1701" w:type="dxa"/>
            <w:tcBorders>
              <w:top w:val="double" w:sz="4" w:space="0" w:color="auto"/>
            </w:tcBorders>
          </w:tcPr>
          <w:p w14:paraId="6AA584DB"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w:t>
            </w:r>
          </w:p>
        </w:tc>
      </w:tr>
      <w:tr w:rsidR="007904AE" w14:paraId="5A3370A3" w14:textId="77777777" w:rsidTr="00FD100A">
        <w:trPr>
          <w:jc w:val="center"/>
        </w:trPr>
        <w:tc>
          <w:tcPr>
            <w:tcW w:w="562" w:type="dxa"/>
          </w:tcPr>
          <w:p w14:paraId="3071B035" w14:textId="77777777" w:rsidR="007904AE" w:rsidRDefault="007904AE" w:rsidP="00FD100A">
            <w:pPr>
              <w:jc w:val="center"/>
              <w:rPr>
                <w:rFonts w:ascii="Times New Roman" w:hAnsi="Times New Roman" w:cs="Times New Roman"/>
              </w:rPr>
            </w:pPr>
            <w:r>
              <w:rPr>
                <w:rFonts w:ascii="Times New Roman" w:hAnsi="Times New Roman" w:cs="Times New Roman" w:hint="eastAsia"/>
              </w:rPr>
              <w:t>3</w:t>
            </w:r>
          </w:p>
        </w:tc>
        <w:tc>
          <w:tcPr>
            <w:tcW w:w="3402" w:type="dxa"/>
          </w:tcPr>
          <w:p w14:paraId="14819BA0" w14:textId="77777777" w:rsidR="007904AE" w:rsidRPr="00366CBD" w:rsidRDefault="007904AE" w:rsidP="00FD100A">
            <w:pPr>
              <w:jc w:val="center"/>
              <w:rPr>
                <w:rFonts w:ascii="Times New Roman" w:hAnsi="Times New Roman" w:cs="Times New Roman"/>
              </w:rPr>
            </w:pPr>
            <w:r>
              <w:rPr>
                <w:rFonts w:ascii="Times New Roman" w:hAnsi="Times New Roman" w:cs="Times New Roman"/>
              </w:rPr>
              <w:t>Idioventricular rhythm</w:t>
            </w:r>
          </w:p>
        </w:tc>
        <w:tc>
          <w:tcPr>
            <w:tcW w:w="1701" w:type="dxa"/>
          </w:tcPr>
          <w:p w14:paraId="4B3C0FB5"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w:t>
            </w:r>
          </w:p>
        </w:tc>
      </w:tr>
      <w:tr w:rsidR="007904AE" w14:paraId="79EEA3B8" w14:textId="77777777" w:rsidTr="00FD100A">
        <w:trPr>
          <w:jc w:val="center"/>
        </w:trPr>
        <w:tc>
          <w:tcPr>
            <w:tcW w:w="562" w:type="dxa"/>
          </w:tcPr>
          <w:p w14:paraId="02750DE9" w14:textId="77777777" w:rsidR="007904AE" w:rsidRDefault="007904AE" w:rsidP="00FD100A">
            <w:pPr>
              <w:jc w:val="center"/>
              <w:rPr>
                <w:rFonts w:ascii="Times New Roman" w:hAnsi="Times New Roman" w:cs="Times New Roman"/>
              </w:rPr>
            </w:pPr>
            <w:r>
              <w:rPr>
                <w:rFonts w:ascii="Times New Roman" w:hAnsi="Times New Roman" w:cs="Times New Roman" w:hint="eastAsia"/>
              </w:rPr>
              <w:t>4</w:t>
            </w:r>
          </w:p>
        </w:tc>
        <w:tc>
          <w:tcPr>
            <w:tcW w:w="3402" w:type="dxa"/>
          </w:tcPr>
          <w:p w14:paraId="5FA35E50" w14:textId="77777777" w:rsidR="007904AE" w:rsidRDefault="007904AE" w:rsidP="00FD100A">
            <w:pPr>
              <w:jc w:val="center"/>
              <w:rPr>
                <w:rFonts w:ascii="Times New Roman" w:hAnsi="Times New Roman" w:cs="Times New Roman"/>
              </w:rPr>
            </w:pPr>
            <w:r>
              <w:rPr>
                <w:rFonts w:ascii="Times New Roman" w:hAnsi="Times New Roman" w:cs="Times New Roman"/>
              </w:rPr>
              <w:t>Ventricular flutter</w:t>
            </w:r>
          </w:p>
        </w:tc>
        <w:tc>
          <w:tcPr>
            <w:tcW w:w="1701" w:type="dxa"/>
          </w:tcPr>
          <w:p w14:paraId="19660586"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w:t>
            </w:r>
          </w:p>
        </w:tc>
      </w:tr>
      <w:tr w:rsidR="007904AE" w14:paraId="399B7947" w14:textId="77777777" w:rsidTr="00FD100A">
        <w:trPr>
          <w:jc w:val="center"/>
        </w:trPr>
        <w:tc>
          <w:tcPr>
            <w:tcW w:w="562" w:type="dxa"/>
          </w:tcPr>
          <w:p w14:paraId="530BB2F8" w14:textId="77777777" w:rsidR="007904AE" w:rsidRDefault="007904AE" w:rsidP="00FD100A">
            <w:pPr>
              <w:jc w:val="center"/>
              <w:rPr>
                <w:rFonts w:ascii="Times New Roman" w:hAnsi="Times New Roman" w:cs="Times New Roman"/>
              </w:rPr>
            </w:pPr>
            <w:r>
              <w:rPr>
                <w:rFonts w:ascii="Times New Roman" w:hAnsi="Times New Roman" w:cs="Times New Roman" w:hint="eastAsia"/>
              </w:rPr>
              <w:t>5</w:t>
            </w:r>
          </w:p>
        </w:tc>
        <w:tc>
          <w:tcPr>
            <w:tcW w:w="3402" w:type="dxa"/>
          </w:tcPr>
          <w:p w14:paraId="02DDA7F1" w14:textId="77777777" w:rsidR="007904AE" w:rsidRDefault="007904AE" w:rsidP="00FD100A">
            <w:pPr>
              <w:jc w:val="center"/>
              <w:rPr>
                <w:rFonts w:ascii="Times New Roman" w:hAnsi="Times New Roman" w:cs="Times New Roman"/>
              </w:rPr>
            </w:pPr>
            <w:r w:rsidRPr="00366CBD">
              <w:rPr>
                <w:rFonts w:ascii="Times New Roman" w:hAnsi="Times New Roman" w:cs="Times New Roman"/>
              </w:rPr>
              <w:t>Fusion of ventricular and normal beat</w:t>
            </w:r>
          </w:p>
        </w:tc>
        <w:tc>
          <w:tcPr>
            <w:tcW w:w="1701" w:type="dxa"/>
          </w:tcPr>
          <w:p w14:paraId="0C8085D8"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1</w:t>
            </w:r>
          </w:p>
        </w:tc>
      </w:tr>
      <w:tr w:rsidR="007904AE" w14:paraId="663A64BE" w14:textId="77777777" w:rsidTr="00FD100A">
        <w:trPr>
          <w:jc w:val="center"/>
        </w:trPr>
        <w:tc>
          <w:tcPr>
            <w:tcW w:w="562" w:type="dxa"/>
          </w:tcPr>
          <w:p w14:paraId="1C88600B" w14:textId="77777777" w:rsidR="007904AE" w:rsidRDefault="007904AE" w:rsidP="00FD100A">
            <w:pPr>
              <w:jc w:val="center"/>
              <w:rPr>
                <w:rFonts w:ascii="Times New Roman" w:hAnsi="Times New Roman" w:cs="Times New Roman"/>
              </w:rPr>
            </w:pPr>
            <w:r>
              <w:rPr>
                <w:rFonts w:ascii="Times New Roman" w:hAnsi="Times New Roman" w:cs="Times New Roman" w:hint="eastAsia"/>
              </w:rPr>
              <w:t>6</w:t>
            </w:r>
          </w:p>
        </w:tc>
        <w:tc>
          <w:tcPr>
            <w:tcW w:w="3402" w:type="dxa"/>
          </w:tcPr>
          <w:p w14:paraId="36D94696" w14:textId="77777777" w:rsidR="007904AE" w:rsidRPr="00366CBD" w:rsidRDefault="007904AE" w:rsidP="00FD100A">
            <w:pPr>
              <w:jc w:val="center"/>
              <w:rPr>
                <w:rFonts w:ascii="Times New Roman" w:hAnsi="Times New Roman" w:cs="Times New Roman"/>
              </w:rPr>
            </w:pPr>
            <w:r>
              <w:rPr>
                <w:rFonts w:ascii="Times New Roman" w:hAnsi="Times New Roman" w:cs="Times New Roman"/>
              </w:rPr>
              <w:t>Left bundle branch block beat</w:t>
            </w:r>
          </w:p>
        </w:tc>
        <w:tc>
          <w:tcPr>
            <w:tcW w:w="1701" w:type="dxa"/>
          </w:tcPr>
          <w:p w14:paraId="4875B1FF"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03</w:t>
            </w:r>
          </w:p>
        </w:tc>
      </w:tr>
      <w:tr w:rsidR="007904AE" w14:paraId="70C85017" w14:textId="77777777" w:rsidTr="00FD100A">
        <w:trPr>
          <w:jc w:val="center"/>
        </w:trPr>
        <w:tc>
          <w:tcPr>
            <w:tcW w:w="562" w:type="dxa"/>
          </w:tcPr>
          <w:p w14:paraId="6937B672" w14:textId="77777777" w:rsidR="007904AE" w:rsidRDefault="007904AE" w:rsidP="00FD100A">
            <w:pPr>
              <w:jc w:val="center"/>
              <w:rPr>
                <w:rFonts w:ascii="Times New Roman" w:hAnsi="Times New Roman" w:cs="Times New Roman"/>
              </w:rPr>
            </w:pPr>
            <w:r>
              <w:rPr>
                <w:rFonts w:ascii="Times New Roman" w:hAnsi="Times New Roman" w:cs="Times New Roman" w:hint="eastAsia"/>
              </w:rPr>
              <w:t>7</w:t>
            </w:r>
          </w:p>
        </w:tc>
        <w:tc>
          <w:tcPr>
            <w:tcW w:w="3402" w:type="dxa"/>
          </w:tcPr>
          <w:p w14:paraId="195F230F" w14:textId="77777777" w:rsidR="007904AE" w:rsidRPr="00366CBD" w:rsidRDefault="007904AE" w:rsidP="00FD100A">
            <w:pPr>
              <w:jc w:val="center"/>
              <w:rPr>
                <w:rFonts w:ascii="Times New Roman" w:hAnsi="Times New Roman" w:cs="Times New Roman"/>
              </w:rPr>
            </w:pPr>
            <w:r w:rsidRPr="00366CBD">
              <w:rPr>
                <w:rFonts w:ascii="Times New Roman" w:hAnsi="Times New Roman" w:cs="Times New Roman"/>
              </w:rPr>
              <w:t>Right bundle branch block beat</w:t>
            </w:r>
          </w:p>
        </w:tc>
        <w:tc>
          <w:tcPr>
            <w:tcW w:w="1701" w:type="dxa"/>
          </w:tcPr>
          <w:p w14:paraId="71D0C2A6" w14:textId="77777777" w:rsidR="007904AE" w:rsidRDefault="007904AE" w:rsidP="00FD100A">
            <w:pPr>
              <w:jc w:val="cente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2</w:t>
            </w:r>
          </w:p>
        </w:tc>
      </w:tr>
      <w:tr w:rsidR="007904AE" w14:paraId="6681FA94" w14:textId="77777777" w:rsidTr="00FD100A">
        <w:trPr>
          <w:jc w:val="center"/>
        </w:trPr>
        <w:tc>
          <w:tcPr>
            <w:tcW w:w="562" w:type="dxa"/>
          </w:tcPr>
          <w:p w14:paraId="4FB570E0" w14:textId="77777777" w:rsidR="007904AE" w:rsidRDefault="007904AE" w:rsidP="00FD100A">
            <w:pPr>
              <w:jc w:val="center"/>
              <w:rPr>
                <w:rFonts w:ascii="Times New Roman" w:hAnsi="Times New Roman" w:cs="Times New Roman"/>
              </w:rPr>
            </w:pPr>
            <w:r>
              <w:rPr>
                <w:rFonts w:ascii="Times New Roman" w:hAnsi="Times New Roman" w:cs="Times New Roman" w:hint="eastAsia"/>
              </w:rPr>
              <w:t>8</w:t>
            </w:r>
          </w:p>
        </w:tc>
        <w:tc>
          <w:tcPr>
            <w:tcW w:w="3402" w:type="dxa"/>
          </w:tcPr>
          <w:p w14:paraId="7EB81837" w14:textId="77777777" w:rsidR="007904AE" w:rsidRPr="00366CBD" w:rsidRDefault="007904AE" w:rsidP="00FD100A">
            <w:pPr>
              <w:jc w:val="center"/>
              <w:rPr>
                <w:rFonts w:ascii="Times New Roman" w:hAnsi="Times New Roman" w:cs="Times New Roman"/>
              </w:rPr>
            </w:pPr>
            <w:r w:rsidRPr="00366CBD">
              <w:rPr>
                <w:rFonts w:ascii="Times New Roman" w:hAnsi="Times New Roman" w:cs="Times New Roman"/>
              </w:rPr>
              <w:t>Second-degr</w:t>
            </w:r>
            <w:r>
              <w:rPr>
                <w:rFonts w:ascii="Times New Roman" w:hAnsi="Times New Roman" w:cs="Times New Roman"/>
              </w:rPr>
              <w:t>ee heart block</w:t>
            </w:r>
          </w:p>
        </w:tc>
        <w:tc>
          <w:tcPr>
            <w:tcW w:w="1701" w:type="dxa"/>
          </w:tcPr>
          <w:p w14:paraId="7785E3D3"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w:t>
            </w:r>
          </w:p>
        </w:tc>
      </w:tr>
      <w:tr w:rsidR="007904AE" w14:paraId="6ECD5960" w14:textId="77777777" w:rsidTr="00FD100A">
        <w:trPr>
          <w:jc w:val="center"/>
        </w:trPr>
        <w:tc>
          <w:tcPr>
            <w:tcW w:w="562" w:type="dxa"/>
          </w:tcPr>
          <w:p w14:paraId="2376F362" w14:textId="77777777" w:rsidR="007904AE" w:rsidRDefault="007904AE" w:rsidP="00FD100A">
            <w:pPr>
              <w:jc w:val="center"/>
              <w:rPr>
                <w:rFonts w:ascii="Times New Roman" w:hAnsi="Times New Roman" w:cs="Times New Roman"/>
              </w:rPr>
            </w:pPr>
            <w:r>
              <w:rPr>
                <w:rFonts w:ascii="Times New Roman" w:hAnsi="Times New Roman" w:cs="Times New Roman" w:hint="eastAsia"/>
              </w:rPr>
              <w:t>9</w:t>
            </w:r>
          </w:p>
        </w:tc>
        <w:tc>
          <w:tcPr>
            <w:tcW w:w="3402" w:type="dxa"/>
          </w:tcPr>
          <w:p w14:paraId="2563B47F" w14:textId="77777777" w:rsidR="007904AE" w:rsidRPr="00366CBD" w:rsidRDefault="007904AE" w:rsidP="00FD100A">
            <w:pPr>
              <w:jc w:val="center"/>
              <w:rPr>
                <w:rFonts w:ascii="Times New Roman" w:hAnsi="Times New Roman" w:cs="Times New Roman"/>
              </w:rPr>
            </w:pPr>
            <w:r>
              <w:rPr>
                <w:rFonts w:ascii="Times New Roman" w:hAnsi="Times New Roman" w:cs="Times New Roman"/>
              </w:rPr>
              <w:t>Pacemaker rhythm</w:t>
            </w:r>
          </w:p>
        </w:tc>
        <w:tc>
          <w:tcPr>
            <w:tcW w:w="1701" w:type="dxa"/>
          </w:tcPr>
          <w:p w14:paraId="7D1020F5" w14:textId="77777777" w:rsidR="007904AE" w:rsidRDefault="007904AE" w:rsidP="00FD100A">
            <w:pPr>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5</w:t>
            </w:r>
          </w:p>
        </w:tc>
      </w:tr>
      <w:tr w:rsidR="007904AE" w14:paraId="5BADA38F" w14:textId="77777777" w:rsidTr="00FD100A">
        <w:trPr>
          <w:jc w:val="center"/>
        </w:trPr>
        <w:tc>
          <w:tcPr>
            <w:tcW w:w="562" w:type="dxa"/>
          </w:tcPr>
          <w:p w14:paraId="56EABA2D"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w:t>
            </w:r>
          </w:p>
        </w:tc>
        <w:tc>
          <w:tcPr>
            <w:tcW w:w="3402" w:type="dxa"/>
          </w:tcPr>
          <w:p w14:paraId="05F52565" w14:textId="77777777" w:rsidR="007904AE" w:rsidRDefault="007904AE" w:rsidP="00FD100A">
            <w:pPr>
              <w:jc w:val="center"/>
              <w:rPr>
                <w:rFonts w:ascii="Times New Roman" w:hAnsi="Times New Roman" w:cs="Times New Roman"/>
              </w:rPr>
            </w:pPr>
            <w:r>
              <w:rPr>
                <w:rFonts w:ascii="Times New Roman" w:hAnsi="Times New Roman" w:cs="Times New Roman"/>
              </w:rPr>
              <w:t>Atrial premature beat</w:t>
            </w:r>
          </w:p>
        </w:tc>
        <w:tc>
          <w:tcPr>
            <w:tcW w:w="1701" w:type="dxa"/>
          </w:tcPr>
          <w:p w14:paraId="28A84D63" w14:textId="77777777" w:rsidR="007904AE" w:rsidRDefault="007904AE" w:rsidP="00FD100A">
            <w:pPr>
              <w:jc w:val="cente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6</w:t>
            </w:r>
          </w:p>
        </w:tc>
      </w:tr>
      <w:tr w:rsidR="007904AE" w14:paraId="58CB1D0C" w14:textId="77777777" w:rsidTr="00FD100A">
        <w:trPr>
          <w:jc w:val="center"/>
        </w:trPr>
        <w:tc>
          <w:tcPr>
            <w:tcW w:w="562" w:type="dxa"/>
          </w:tcPr>
          <w:p w14:paraId="2F688190"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1</w:t>
            </w:r>
          </w:p>
        </w:tc>
        <w:tc>
          <w:tcPr>
            <w:tcW w:w="3402" w:type="dxa"/>
          </w:tcPr>
          <w:p w14:paraId="573F3845" w14:textId="77777777" w:rsidR="007904AE" w:rsidRPr="00366CBD" w:rsidRDefault="007904AE" w:rsidP="00FD100A">
            <w:pPr>
              <w:jc w:val="center"/>
              <w:rPr>
                <w:rFonts w:ascii="Times New Roman" w:hAnsi="Times New Roman" w:cs="Times New Roman"/>
              </w:rPr>
            </w:pPr>
            <w:r>
              <w:rPr>
                <w:rFonts w:ascii="Times New Roman" w:hAnsi="Times New Roman" w:cs="Times New Roman"/>
              </w:rPr>
              <w:t>Atrial flutter</w:t>
            </w:r>
          </w:p>
        </w:tc>
        <w:tc>
          <w:tcPr>
            <w:tcW w:w="1701" w:type="dxa"/>
          </w:tcPr>
          <w:p w14:paraId="2F5E896E" w14:textId="77777777" w:rsidR="007904AE" w:rsidRDefault="007904AE" w:rsidP="00FD100A">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w:t>
            </w:r>
          </w:p>
        </w:tc>
      </w:tr>
      <w:tr w:rsidR="007904AE" w14:paraId="14E6FF36" w14:textId="77777777" w:rsidTr="00FD100A">
        <w:trPr>
          <w:jc w:val="center"/>
        </w:trPr>
        <w:tc>
          <w:tcPr>
            <w:tcW w:w="562" w:type="dxa"/>
          </w:tcPr>
          <w:p w14:paraId="03263845"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2</w:t>
            </w:r>
          </w:p>
        </w:tc>
        <w:tc>
          <w:tcPr>
            <w:tcW w:w="3402" w:type="dxa"/>
          </w:tcPr>
          <w:p w14:paraId="6C49598C" w14:textId="77777777" w:rsidR="007904AE" w:rsidRDefault="007904AE" w:rsidP="00FD100A">
            <w:pPr>
              <w:jc w:val="center"/>
              <w:rPr>
                <w:rFonts w:ascii="Times New Roman" w:hAnsi="Times New Roman" w:cs="Times New Roman"/>
              </w:rPr>
            </w:pPr>
            <w:r>
              <w:rPr>
                <w:rFonts w:ascii="Times New Roman" w:hAnsi="Times New Roman" w:cs="Times New Roman"/>
              </w:rPr>
              <w:t>Atrial fibrillation</w:t>
            </w:r>
          </w:p>
        </w:tc>
        <w:tc>
          <w:tcPr>
            <w:tcW w:w="1701" w:type="dxa"/>
          </w:tcPr>
          <w:p w14:paraId="54FD4FB0"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35</w:t>
            </w:r>
          </w:p>
        </w:tc>
      </w:tr>
      <w:tr w:rsidR="007904AE" w14:paraId="1D1182CF" w14:textId="77777777" w:rsidTr="00FD100A">
        <w:trPr>
          <w:jc w:val="center"/>
        </w:trPr>
        <w:tc>
          <w:tcPr>
            <w:tcW w:w="562" w:type="dxa"/>
          </w:tcPr>
          <w:p w14:paraId="7CD98026"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w:t>
            </w:r>
          </w:p>
        </w:tc>
        <w:tc>
          <w:tcPr>
            <w:tcW w:w="3402" w:type="dxa"/>
          </w:tcPr>
          <w:p w14:paraId="3F162139" w14:textId="77777777" w:rsidR="007904AE" w:rsidRDefault="007904AE" w:rsidP="00FD100A">
            <w:pPr>
              <w:jc w:val="center"/>
              <w:rPr>
                <w:rFonts w:ascii="Times New Roman" w:hAnsi="Times New Roman" w:cs="Times New Roman"/>
              </w:rPr>
            </w:pPr>
            <w:r w:rsidRPr="00366CBD">
              <w:rPr>
                <w:rFonts w:ascii="Times New Roman" w:hAnsi="Times New Roman" w:cs="Times New Roman"/>
              </w:rPr>
              <w:t>Supraventricular tachyarrhythmia</w:t>
            </w:r>
          </w:p>
        </w:tc>
        <w:tc>
          <w:tcPr>
            <w:tcW w:w="1701" w:type="dxa"/>
          </w:tcPr>
          <w:p w14:paraId="4F056571"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w:t>
            </w:r>
          </w:p>
        </w:tc>
      </w:tr>
      <w:tr w:rsidR="007904AE" w14:paraId="06E7AAC1" w14:textId="77777777" w:rsidTr="00FD100A">
        <w:trPr>
          <w:jc w:val="center"/>
        </w:trPr>
        <w:tc>
          <w:tcPr>
            <w:tcW w:w="562" w:type="dxa"/>
          </w:tcPr>
          <w:p w14:paraId="43D4021C"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w:t>
            </w:r>
          </w:p>
        </w:tc>
        <w:tc>
          <w:tcPr>
            <w:tcW w:w="3402" w:type="dxa"/>
          </w:tcPr>
          <w:p w14:paraId="3761CDE1" w14:textId="77777777" w:rsidR="007904AE" w:rsidRDefault="007904AE" w:rsidP="00FD100A">
            <w:pPr>
              <w:jc w:val="center"/>
              <w:rPr>
                <w:rFonts w:ascii="Times New Roman" w:hAnsi="Times New Roman" w:cs="Times New Roman"/>
              </w:rPr>
            </w:pPr>
            <w:r>
              <w:rPr>
                <w:rFonts w:ascii="Times New Roman" w:hAnsi="Times New Roman" w:cs="Times New Roman"/>
              </w:rPr>
              <w:t>Pre-excitation (WPW)</w:t>
            </w:r>
          </w:p>
        </w:tc>
        <w:tc>
          <w:tcPr>
            <w:tcW w:w="1701" w:type="dxa"/>
          </w:tcPr>
          <w:p w14:paraId="3E24052F" w14:textId="77777777" w:rsidR="007904AE" w:rsidRDefault="007904AE" w:rsidP="00FD100A">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w:t>
            </w:r>
          </w:p>
        </w:tc>
      </w:tr>
      <w:tr w:rsidR="007904AE" w14:paraId="4453AA5F" w14:textId="77777777" w:rsidTr="00FD100A">
        <w:trPr>
          <w:jc w:val="center"/>
        </w:trPr>
        <w:tc>
          <w:tcPr>
            <w:tcW w:w="562" w:type="dxa"/>
          </w:tcPr>
          <w:p w14:paraId="008E56F4"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5</w:t>
            </w:r>
          </w:p>
        </w:tc>
        <w:tc>
          <w:tcPr>
            <w:tcW w:w="3402" w:type="dxa"/>
          </w:tcPr>
          <w:p w14:paraId="6FAA81E4" w14:textId="77777777" w:rsidR="007904AE" w:rsidRDefault="007904AE" w:rsidP="00FD100A">
            <w:pPr>
              <w:jc w:val="center"/>
              <w:rPr>
                <w:rFonts w:ascii="Times New Roman" w:hAnsi="Times New Roman" w:cs="Times New Roman"/>
              </w:rPr>
            </w:pPr>
            <w:r w:rsidRPr="00366CBD">
              <w:rPr>
                <w:rFonts w:ascii="Times New Roman" w:hAnsi="Times New Roman" w:cs="Times New Roman"/>
              </w:rPr>
              <w:t>Premature ventricular contraction</w:t>
            </w:r>
          </w:p>
        </w:tc>
        <w:tc>
          <w:tcPr>
            <w:tcW w:w="1701" w:type="dxa"/>
          </w:tcPr>
          <w:p w14:paraId="7B45EAF5"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33</w:t>
            </w:r>
          </w:p>
        </w:tc>
      </w:tr>
      <w:tr w:rsidR="007904AE" w14:paraId="3438931C" w14:textId="77777777" w:rsidTr="00FD100A">
        <w:trPr>
          <w:jc w:val="center"/>
        </w:trPr>
        <w:tc>
          <w:tcPr>
            <w:tcW w:w="562" w:type="dxa"/>
          </w:tcPr>
          <w:p w14:paraId="58BBD19B"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3402" w:type="dxa"/>
          </w:tcPr>
          <w:p w14:paraId="38651202" w14:textId="77777777" w:rsidR="007904AE" w:rsidRDefault="007904AE" w:rsidP="00FD100A">
            <w:pPr>
              <w:jc w:val="center"/>
              <w:rPr>
                <w:rFonts w:ascii="Times New Roman" w:hAnsi="Times New Roman" w:cs="Times New Roman"/>
              </w:rPr>
            </w:pPr>
            <w:r w:rsidRPr="00366CBD">
              <w:rPr>
                <w:rFonts w:ascii="Times New Roman" w:hAnsi="Times New Roman" w:cs="Times New Roman"/>
              </w:rPr>
              <w:t>Ventricular bigemin</w:t>
            </w:r>
            <w:r>
              <w:rPr>
                <w:rFonts w:ascii="Times New Roman" w:hAnsi="Times New Roman" w:cs="Times New Roman"/>
              </w:rPr>
              <w:t>y</w:t>
            </w:r>
          </w:p>
        </w:tc>
        <w:tc>
          <w:tcPr>
            <w:tcW w:w="1701" w:type="dxa"/>
          </w:tcPr>
          <w:p w14:paraId="1870A362" w14:textId="77777777" w:rsidR="007904AE" w:rsidRDefault="007904AE" w:rsidP="00FD100A">
            <w:pPr>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5</w:t>
            </w:r>
          </w:p>
        </w:tc>
      </w:tr>
      <w:tr w:rsidR="007904AE" w14:paraId="4C99E7B5" w14:textId="77777777" w:rsidTr="00FD100A">
        <w:trPr>
          <w:jc w:val="center"/>
        </w:trPr>
        <w:tc>
          <w:tcPr>
            <w:tcW w:w="562" w:type="dxa"/>
          </w:tcPr>
          <w:p w14:paraId="79706EF6"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7</w:t>
            </w:r>
          </w:p>
        </w:tc>
        <w:tc>
          <w:tcPr>
            <w:tcW w:w="3402" w:type="dxa"/>
          </w:tcPr>
          <w:p w14:paraId="695DD2BE" w14:textId="77777777" w:rsidR="007904AE" w:rsidRDefault="007904AE" w:rsidP="00FD100A">
            <w:pPr>
              <w:jc w:val="center"/>
              <w:rPr>
                <w:rFonts w:ascii="Times New Roman" w:hAnsi="Times New Roman" w:cs="Times New Roman"/>
              </w:rPr>
            </w:pPr>
            <w:r w:rsidRPr="00366CBD">
              <w:rPr>
                <w:rFonts w:ascii="Times New Roman" w:hAnsi="Times New Roman" w:cs="Times New Roman"/>
              </w:rPr>
              <w:t>Ventricular trigeminy</w:t>
            </w:r>
          </w:p>
        </w:tc>
        <w:tc>
          <w:tcPr>
            <w:tcW w:w="1701" w:type="dxa"/>
          </w:tcPr>
          <w:p w14:paraId="4F6ABB22"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w:t>
            </w:r>
          </w:p>
        </w:tc>
      </w:tr>
      <w:tr w:rsidR="007904AE" w14:paraId="2AD90FCE" w14:textId="77777777" w:rsidTr="00FD100A">
        <w:trPr>
          <w:jc w:val="center"/>
        </w:trPr>
        <w:tc>
          <w:tcPr>
            <w:tcW w:w="562" w:type="dxa"/>
          </w:tcPr>
          <w:p w14:paraId="475AFB39" w14:textId="77777777" w:rsidR="007904AE" w:rsidRDefault="007904AE" w:rsidP="00FD100A">
            <w:pPr>
              <w:jc w:val="center"/>
              <w:rPr>
                <w:rFonts w:ascii="Times New Roman" w:hAnsi="Times New Roman" w:cs="Times New Roman"/>
              </w:rPr>
            </w:pPr>
          </w:p>
        </w:tc>
        <w:tc>
          <w:tcPr>
            <w:tcW w:w="3402" w:type="dxa"/>
          </w:tcPr>
          <w:p w14:paraId="086485D7" w14:textId="77777777" w:rsidR="007904AE" w:rsidRDefault="007904AE" w:rsidP="00FD100A">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otal</w:t>
            </w:r>
          </w:p>
        </w:tc>
        <w:tc>
          <w:tcPr>
            <w:tcW w:w="1701" w:type="dxa"/>
          </w:tcPr>
          <w:p w14:paraId="136F2B33" w14:textId="77777777" w:rsidR="007904AE" w:rsidRDefault="007904AE" w:rsidP="00FD10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000</w:t>
            </w:r>
          </w:p>
        </w:tc>
      </w:tr>
    </w:tbl>
    <w:p w14:paraId="5655F756" w14:textId="708DD559" w:rsidR="00F1563B" w:rsidRDefault="00F1563B">
      <w:pPr>
        <w:rPr>
          <w:rFonts w:ascii="Times New Roman" w:hAnsi="Times New Roman" w:cs="Times New Roman"/>
        </w:rPr>
      </w:pPr>
    </w:p>
    <w:p w14:paraId="4E6E7984" w14:textId="1E107067" w:rsidR="00F1563B" w:rsidRDefault="002A2ED3" w:rsidP="001003D3">
      <w:pPr>
        <w:ind w:firstLine="420"/>
        <w:rPr>
          <w:rFonts w:ascii="Times New Roman" w:hAnsi="Times New Roman" w:cs="Times New Roman"/>
        </w:rPr>
      </w:pPr>
      <w:r>
        <w:rPr>
          <w:rFonts w:ascii="Times New Roman" w:hAnsi="Times New Roman" w:cs="Times New Roman"/>
        </w:rPr>
        <w:t xml:space="preserve">In the experiment, 70% of the total samples are randomly </w:t>
      </w:r>
      <w:r w:rsidR="001003D3">
        <w:rPr>
          <w:rFonts w:ascii="Times New Roman" w:hAnsi="Times New Roman" w:cs="Times New Roman"/>
        </w:rPr>
        <w:t xml:space="preserve">selected as the training dataset and the remaining 30% as the test dataset. And both of the datasets are completely disjointed sets of patients. </w:t>
      </w:r>
      <w:r w:rsidR="00F311F6">
        <w:rPr>
          <w:rFonts w:ascii="Times New Roman" w:hAnsi="Times New Roman" w:cs="Times New Roman"/>
        </w:rPr>
        <w:t>Besides, c</w:t>
      </w:r>
      <w:r w:rsidR="001003D3">
        <w:rPr>
          <w:rFonts w:ascii="Times New Roman" w:hAnsi="Times New Roman" w:cs="Times New Roman"/>
        </w:rPr>
        <w:t xml:space="preserve">onsidering that the extreme </w:t>
      </w:r>
      <w:r w:rsidR="006322C2">
        <w:rPr>
          <w:rFonts w:ascii="Times New Roman" w:hAnsi="Times New Roman" w:cs="Times New Roman"/>
        </w:rPr>
        <w:t xml:space="preserve">data </w:t>
      </w:r>
      <w:r w:rsidR="001003D3">
        <w:rPr>
          <w:rFonts w:ascii="Times New Roman" w:hAnsi="Times New Roman" w:cs="Times New Roman"/>
        </w:rPr>
        <w:t xml:space="preserve">imbalance of different classes in </w:t>
      </w:r>
      <w:r w:rsidR="004C257D">
        <w:rPr>
          <w:rFonts w:ascii="Times New Roman" w:hAnsi="Times New Roman" w:cs="Times New Roman"/>
        </w:rPr>
        <w:t xml:space="preserve">the </w:t>
      </w:r>
      <w:r w:rsidR="001003D3">
        <w:rPr>
          <w:rFonts w:ascii="Times New Roman" w:hAnsi="Times New Roman" w:cs="Times New Roman"/>
        </w:rPr>
        <w:t xml:space="preserve">training </w:t>
      </w:r>
      <w:r w:rsidR="001003D3">
        <w:rPr>
          <w:rFonts w:ascii="Times New Roman" w:hAnsi="Times New Roman" w:cs="Times New Roman"/>
        </w:rPr>
        <w:lastRenderedPageBreak/>
        <w:t>phase, we performed an o</w:t>
      </w:r>
      <w:r w:rsidR="001003D3" w:rsidRPr="001003D3">
        <w:rPr>
          <w:rFonts w:ascii="Times New Roman" w:hAnsi="Times New Roman" w:cs="Times New Roman"/>
        </w:rPr>
        <w:t>ver</w:t>
      </w:r>
      <w:r w:rsidR="00EC1218">
        <w:rPr>
          <w:rFonts w:ascii="Times New Roman" w:hAnsi="Times New Roman" w:cs="Times New Roman"/>
        </w:rPr>
        <w:t>-</w:t>
      </w:r>
      <w:r w:rsidR="001003D3" w:rsidRPr="001003D3">
        <w:rPr>
          <w:rFonts w:ascii="Times New Roman" w:hAnsi="Times New Roman" w:cs="Times New Roman"/>
        </w:rPr>
        <w:t>sampling</w:t>
      </w:r>
      <w:r w:rsidR="001003D3">
        <w:rPr>
          <w:rFonts w:ascii="Times New Roman" w:hAnsi="Times New Roman" w:cs="Times New Roman"/>
        </w:rPr>
        <w:t xml:space="preserve"> to the low-number classes to </w:t>
      </w:r>
      <w:r w:rsidR="004C257D">
        <w:rPr>
          <w:rFonts w:ascii="Times New Roman" w:hAnsi="Times New Roman" w:cs="Times New Roman"/>
        </w:rPr>
        <w:t>balance the number of classes.</w:t>
      </w:r>
    </w:p>
    <w:p w14:paraId="6AE723F9" w14:textId="07659E96" w:rsidR="00152F4A" w:rsidRPr="00152F4A" w:rsidRDefault="00152F4A" w:rsidP="00152F4A">
      <w:pPr>
        <w:pStyle w:val="a3"/>
        <w:numPr>
          <w:ilvl w:val="0"/>
          <w:numId w:val="8"/>
        </w:numPr>
        <w:ind w:firstLineChars="0"/>
        <w:rPr>
          <w:rFonts w:ascii="Arial" w:hAnsi="Arial" w:cs="Arial"/>
          <w:i/>
          <w:color w:val="9933FF"/>
          <w:sz w:val="22"/>
        </w:rPr>
      </w:pPr>
      <w:r>
        <w:rPr>
          <w:rFonts w:ascii="Arial" w:hAnsi="Arial" w:cs="Arial"/>
          <w:i/>
          <w:color w:val="9933FF"/>
          <w:sz w:val="22"/>
        </w:rPr>
        <w:t>Evaluation Method</w:t>
      </w:r>
    </w:p>
    <w:p w14:paraId="5B22E29A" w14:textId="36E1BA31" w:rsidR="007D31D5" w:rsidRDefault="007D31D5" w:rsidP="00EE7906">
      <w:pPr>
        <w:ind w:firstLine="42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w:t>
      </w:r>
      <w:r w:rsidR="0002125A">
        <w:rPr>
          <w:rFonts w:ascii="Times New Roman" w:hAnsi="Times New Roman" w:cs="Times New Roman"/>
        </w:rPr>
        <w:t>this paper</w:t>
      </w:r>
      <w:r>
        <w:rPr>
          <w:rFonts w:ascii="Times New Roman" w:hAnsi="Times New Roman" w:cs="Times New Roman"/>
        </w:rPr>
        <w:t xml:space="preserve">, we evaluate both of the performance of the neural network classification and the effectiveness of the layer-wise quantization method </w:t>
      </w:r>
      <w:r w:rsidR="001B2BC3">
        <w:rPr>
          <w:rFonts w:ascii="Times New Roman" w:hAnsi="Times New Roman" w:cs="Times New Roman"/>
        </w:rPr>
        <w:t>separately</w:t>
      </w:r>
      <w:r>
        <w:rPr>
          <w:rFonts w:ascii="Times New Roman" w:hAnsi="Times New Roman" w:cs="Times New Roman"/>
        </w:rPr>
        <w:t>.</w:t>
      </w:r>
    </w:p>
    <w:p w14:paraId="25C32685" w14:textId="26E9D445" w:rsidR="004C257D" w:rsidRDefault="004C257D" w:rsidP="00EE7906">
      <w:pPr>
        <w:ind w:firstLine="420"/>
        <w:rPr>
          <w:rFonts w:ascii="Times New Roman" w:hAnsi="Times New Roman" w:cs="Times New Roman"/>
        </w:rPr>
      </w:pPr>
      <w:r>
        <w:rPr>
          <w:rFonts w:ascii="Times New Roman" w:hAnsi="Times New Roman" w:cs="Times New Roman"/>
        </w:rPr>
        <w:t xml:space="preserve">The evaluation </w:t>
      </w:r>
      <w:r w:rsidR="00883E5E">
        <w:rPr>
          <w:rFonts w:ascii="Times New Roman" w:hAnsi="Times New Roman" w:cs="Times New Roman"/>
        </w:rPr>
        <w:t>methods</w:t>
      </w:r>
      <w:r w:rsidR="001B2BC3">
        <w:rPr>
          <w:rFonts w:ascii="Times New Roman" w:hAnsi="Times New Roman" w:cs="Times New Roman"/>
        </w:rPr>
        <w:t xml:space="preserve"> </w:t>
      </w:r>
      <w:r>
        <w:rPr>
          <w:rFonts w:ascii="Times New Roman" w:hAnsi="Times New Roman" w:cs="Times New Roman"/>
        </w:rPr>
        <w:t xml:space="preserve">of </w:t>
      </w:r>
      <w:r w:rsidR="001B2BC3">
        <w:rPr>
          <w:rFonts w:ascii="Times New Roman" w:hAnsi="Times New Roman" w:cs="Times New Roman"/>
        </w:rPr>
        <w:t>neural network classification</w:t>
      </w:r>
      <w:r>
        <w:rPr>
          <w:rFonts w:ascii="Times New Roman" w:hAnsi="Times New Roman" w:cs="Times New Roman"/>
        </w:rPr>
        <w:t xml:space="preserve"> </w:t>
      </w:r>
      <w:r w:rsidR="001B2BC3">
        <w:rPr>
          <w:rFonts w:ascii="Times New Roman" w:hAnsi="Times New Roman" w:cs="Times New Roman"/>
        </w:rPr>
        <w:t>are</w:t>
      </w:r>
      <w:r>
        <w:rPr>
          <w:rFonts w:ascii="Times New Roman" w:hAnsi="Times New Roman" w:cs="Times New Roman"/>
        </w:rPr>
        <w:t xml:space="preserve"> the </w:t>
      </w:r>
      <w:r w:rsidR="00C86FC9">
        <w:rPr>
          <w:rFonts w:ascii="Times New Roman" w:hAnsi="Times New Roman" w:cs="Times New Roman" w:hint="eastAsia"/>
        </w:rPr>
        <w:t>overall</w:t>
      </w:r>
      <w:r>
        <w:rPr>
          <w:rFonts w:ascii="Times New Roman" w:hAnsi="Times New Roman" w:cs="Times New Roman"/>
        </w:rPr>
        <w:t xml:space="preserve"> accuracy</w:t>
      </w:r>
      <w:r w:rsidR="00EE7906">
        <w:rPr>
          <w:rFonts w:ascii="Times New Roman" w:hAnsi="Times New Roman" w:cs="Times New Roman"/>
        </w:rPr>
        <w:t xml:space="preserve"> (</w:t>
      </w:r>
      <w:r w:rsidR="00C86FC9">
        <w:rPr>
          <w:rFonts w:ascii="Times New Roman" w:hAnsi="Times New Roman" w:cs="Times New Roman"/>
          <w:i/>
        </w:rPr>
        <w:t>OA</w:t>
      </w:r>
      <w:r w:rsidR="00EE7906">
        <w:rPr>
          <w:rFonts w:ascii="Times New Roman" w:hAnsi="Times New Roman" w:cs="Times New Roman"/>
        </w:rPr>
        <w:t>), specificity (</w:t>
      </w:r>
      <w:r w:rsidR="00EE7906" w:rsidRPr="00AC1515">
        <w:rPr>
          <w:rFonts w:ascii="Times New Roman" w:hAnsi="Times New Roman" w:cs="Times New Roman"/>
          <w:i/>
        </w:rPr>
        <w:t>Spe</w:t>
      </w:r>
      <w:r w:rsidR="00EE7906">
        <w:rPr>
          <w:rFonts w:ascii="Times New Roman" w:hAnsi="Times New Roman" w:cs="Times New Roman"/>
        </w:rPr>
        <w:t>) and sensitivity (</w:t>
      </w:r>
      <w:r w:rsidR="00EE7906" w:rsidRPr="00AC1515">
        <w:rPr>
          <w:rFonts w:ascii="Times New Roman" w:hAnsi="Times New Roman" w:cs="Times New Roman"/>
          <w:i/>
        </w:rPr>
        <w:t>Sen</w:t>
      </w:r>
      <w:r w:rsidR="00EE7906">
        <w:rPr>
          <w:rFonts w:ascii="Times New Roman" w:hAnsi="Times New Roman" w:cs="Times New Roman"/>
        </w:rPr>
        <w:t>)</w:t>
      </w:r>
      <w:r>
        <w:rPr>
          <w:rFonts w:ascii="Times New Roman" w:hAnsi="Times New Roman" w:cs="Times New Roman"/>
        </w:rPr>
        <w:t xml:space="preserve"> of heart rhythms from the input samples</w:t>
      </w:r>
      <w:r w:rsidR="00EE7906">
        <w:rPr>
          <w:rFonts w:ascii="Times New Roman" w:hAnsi="Times New Roman" w:cs="Times New Roman"/>
        </w:rPr>
        <w:t>.</w:t>
      </w:r>
      <w:r w:rsidR="00EE7906" w:rsidRPr="00EE7906">
        <w:t xml:space="preserve"> </w:t>
      </w:r>
      <w:r w:rsidR="001B2BC3">
        <w:rPr>
          <w:rFonts w:ascii="Times New Roman" w:hAnsi="Times New Roman" w:cs="Times New Roman"/>
        </w:rPr>
        <w:t xml:space="preserve">These evaluation function are presented in Eq. X - Eq. X, in where </w:t>
      </w:r>
      <w:r w:rsidR="00EE7906" w:rsidRPr="00EE7906">
        <w:rPr>
          <w:rFonts w:ascii="Times New Roman" w:hAnsi="Times New Roman" w:cs="Times New Roman"/>
        </w:rPr>
        <w:t xml:space="preserve">TP </w:t>
      </w:r>
      <w:r w:rsidR="00EE7906">
        <w:rPr>
          <w:rFonts w:ascii="Times New Roman" w:hAnsi="Times New Roman" w:cs="Times New Roman"/>
        </w:rPr>
        <w:t>is</w:t>
      </w:r>
      <w:r w:rsidR="00EE7906" w:rsidRPr="00EE7906">
        <w:rPr>
          <w:rFonts w:ascii="Times New Roman" w:hAnsi="Times New Roman" w:cs="Times New Roman"/>
        </w:rPr>
        <w:t xml:space="preserve"> Tr</w:t>
      </w:r>
      <w:r w:rsidR="00EE7906">
        <w:rPr>
          <w:rFonts w:ascii="Times New Roman" w:hAnsi="Times New Roman" w:cs="Times New Roman"/>
        </w:rPr>
        <w:t>ue Positive, FN is False</w:t>
      </w:r>
      <w:r w:rsidR="00EE7906">
        <w:rPr>
          <w:rFonts w:ascii="Times New Roman" w:hAnsi="Times New Roman" w:cs="Times New Roman" w:hint="eastAsia"/>
        </w:rPr>
        <w:t xml:space="preserve"> </w:t>
      </w:r>
      <w:r w:rsidR="00EE7906" w:rsidRPr="00EE7906">
        <w:rPr>
          <w:rFonts w:ascii="Times New Roman" w:hAnsi="Times New Roman" w:cs="Times New Roman"/>
        </w:rPr>
        <w:t xml:space="preserve">Negative, FP </w:t>
      </w:r>
      <w:r w:rsidR="00EE7906">
        <w:rPr>
          <w:rFonts w:ascii="Times New Roman" w:hAnsi="Times New Roman" w:cs="Times New Roman"/>
        </w:rPr>
        <w:t>is False Positive and</w:t>
      </w:r>
      <w:r w:rsidR="00EE7906" w:rsidRPr="00EE7906">
        <w:rPr>
          <w:rFonts w:ascii="Times New Roman" w:hAnsi="Times New Roman" w:cs="Times New Roman"/>
        </w:rPr>
        <w:t xml:space="preserve"> TN</w:t>
      </w:r>
      <w:r w:rsidR="00EE7906">
        <w:rPr>
          <w:rFonts w:ascii="Times New Roman" w:hAnsi="Times New Roman" w:cs="Times New Roman"/>
        </w:rPr>
        <w:t xml:space="preserve"> is </w:t>
      </w:r>
      <w:r w:rsidR="00EE7906" w:rsidRPr="00EE7906">
        <w:rPr>
          <w:rFonts w:ascii="Times New Roman" w:hAnsi="Times New Roman" w:cs="Times New Roman"/>
        </w:rPr>
        <w:t>True</w:t>
      </w:r>
      <w:r w:rsidR="00EE7906">
        <w:rPr>
          <w:rFonts w:ascii="Times New Roman" w:hAnsi="Times New Roman" w:cs="Times New Roman"/>
        </w:rPr>
        <w:t xml:space="preserve"> </w:t>
      </w:r>
      <w:r w:rsidR="00EE7906" w:rsidRPr="00EE7906">
        <w:rPr>
          <w:rFonts w:ascii="Times New Roman" w:hAnsi="Times New Roman" w:cs="Times New Roman"/>
        </w:rPr>
        <w:t>Negative</w:t>
      </w:r>
      <w:r w:rsidR="00EE7906">
        <w:rPr>
          <w:rFonts w:ascii="Times New Roman" w:hAnsi="Times New Roman" w:cs="Times New Roman"/>
        </w:rPr>
        <w:t>.</w:t>
      </w:r>
    </w:p>
    <w:p w14:paraId="42BC66CE" w14:textId="5FBF52D5" w:rsidR="00EE7906" w:rsidRDefault="00EE7906" w:rsidP="007D31D5">
      <w:pPr>
        <w:jc w:val="center"/>
        <w:rPr>
          <w:rFonts w:ascii="Times New Roman" w:hAnsi="Times New Roman" w:cs="Times New Roman"/>
        </w:rPr>
      </w:pPr>
      <w:r w:rsidRPr="000B3DFC">
        <w:rPr>
          <w:rFonts w:ascii="Times New Roman" w:hAnsi="Times New Roman" w:cs="Times New Roman"/>
          <w:position w:val="-6"/>
        </w:rPr>
        <w:object w:dxaOrig="2000" w:dyaOrig="240" w14:anchorId="06A05644">
          <v:shape id="_x0000_i1041" type="#_x0000_t75" style="width:100.8pt;height:12.65pt" o:ole="">
            <v:imagedata r:id="rId42" o:title=""/>
          </v:shape>
          <o:OLEObject Type="Embed" ProgID="Equation.DSMT4" ShapeID="_x0000_i1041" DrawAspect="Content" ObjectID="_1647631037" r:id="rId43"/>
        </w:object>
      </w:r>
      <w:r w:rsidR="007D31D5">
        <w:rPr>
          <w:rFonts w:ascii="Times New Roman" w:hAnsi="Times New Roman" w:cs="Times New Roman"/>
        </w:rPr>
        <w:tab/>
      </w:r>
    </w:p>
    <w:p w14:paraId="3BB83BFE" w14:textId="3C967432" w:rsidR="00F1563B" w:rsidRDefault="00882EBC" w:rsidP="007D31D5">
      <w:pPr>
        <w:jc w:val="center"/>
        <w:rPr>
          <w:rFonts w:ascii="Times New Roman" w:hAnsi="Times New Roman" w:cs="Times New Roman"/>
        </w:rPr>
      </w:pPr>
      <w:r w:rsidRPr="00882EBC">
        <w:rPr>
          <w:rFonts w:ascii="Times New Roman" w:hAnsi="Times New Roman" w:cs="Times New Roman"/>
          <w:position w:val="-24"/>
        </w:rPr>
        <w:object w:dxaOrig="2380" w:dyaOrig="580" w14:anchorId="501A0FE5">
          <v:shape id="_x0000_i1042" type="#_x0000_t75" style="width:118.1pt;height:29.95pt" o:ole="">
            <v:imagedata r:id="rId44" o:title=""/>
          </v:shape>
          <o:OLEObject Type="Embed" ProgID="Equation.DSMT4" ShapeID="_x0000_i1042" DrawAspect="Content" ObjectID="_1647631038" r:id="rId45"/>
        </w:object>
      </w:r>
    </w:p>
    <w:p w14:paraId="74701DD2" w14:textId="49297702" w:rsidR="00EE7906" w:rsidRDefault="00882EBC" w:rsidP="007D31D5">
      <w:pPr>
        <w:jc w:val="center"/>
        <w:rPr>
          <w:rFonts w:ascii="Times New Roman" w:hAnsi="Times New Roman" w:cs="Times New Roman"/>
        </w:rPr>
      </w:pPr>
      <w:r w:rsidRPr="00882EBC">
        <w:rPr>
          <w:rFonts w:ascii="Times New Roman" w:hAnsi="Times New Roman" w:cs="Times New Roman"/>
          <w:position w:val="-26"/>
        </w:rPr>
        <w:object w:dxaOrig="2520" w:dyaOrig="600" w14:anchorId="3D88DCCE">
          <v:shape id="_x0000_i1043" type="#_x0000_t75" style="width:123.25pt;height:30.55pt" o:ole="">
            <v:imagedata r:id="rId46" o:title=""/>
          </v:shape>
          <o:OLEObject Type="Embed" ProgID="Equation.DSMT4" ShapeID="_x0000_i1043" DrawAspect="Content" ObjectID="_1647631039" r:id="rId47"/>
        </w:object>
      </w:r>
    </w:p>
    <w:p w14:paraId="3E2EC0E6" w14:textId="49D9A82B" w:rsidR="00EE7906" w:rsidRDefault="00882EBC" w:rsidP="007D31D5">
      <w:pPr>
        <w:jc w:val="center"/>
        <w:rPr>
          <w:rFonts w:ascii="Times New Roman" w:hAnsi="Times New Roman" w:cs="Times New Roman"/>
        </w:rPr>
      </w:pPr>
      <w:r w:rsidRPr="00882EBC">
        <w:rPr>
          <w:rFonts w:ascii="Times New Roman" w:hAnsi="Times New Roman" w:cs="Times New Roman"/>
          <w:position w:val="-26"/>
        </w:rPr>
        <w:object w:dxaOrig="2620" w:dyaOrig="600" w14:anchorId="4E549C3E">
          <v:shape id="_x0000_i1044" type="#_x0000_t75" style="width:130.75pt;height:30.55pt" o:ole="">
            <v:imagedata r:id="rId48" o:title=""/>
          </v:shape>
          <o:OLEObject Type="Embed" ProgID="Equation.DSMT4" ShapeID="_x0000_i1044" DrawAspect="Content" ObjectID="_1647631040" r:id="rId49"/>
        </w:object>
      </w:r>
    </w:p>
    <w:p w14:paraId="38DBF7DA" w14:textId="3D03535A" w:rsidR="007D31D5" w:rsidRPr="00883E5E" w:rsidRDefault="00883E5E" w:rsidP="007D31D5">
      <w:pPr>
        <w:ind w:firstLine="420"/>
        <w:rPr>
          <w:rFonts w:ascii="Times New Roman" w:hAnsi="Times New Roman" w:cs="Times New Roman"/>
        </w:rPr>
      </w:pPr>
      <w:r>
        <w:rPr>
          <w:rFonts w:ascii="Times New Roman" w:hAnsi="Times New Roman" w:cs="Times New Roman"/>
        </w:rPr>
        <w:t>T</w:t>
      </w:r>
      <w:r w:rsidR="00C24B52">
        <w:rPr>
          <w:rFonts w:ascii="Times New Roman" w:hAnsi="Times New Roman" w:cs="Times New Roman"/>
        </w:rPr>
        <w:t xml:space="preserve">he </w:t>
      </w:r>
      <w:r w:rsidR="00E85BC9">
        <w:rPr>
          <w:rFonts w:ascii="Times New Roman" w:hAnsi="Times New Roman" w:cs="Times New Roman"/>
        </w:rPr>
        <w:t xml:space="preserve">inference </w:t>
      </w:r>
      <w:r w:rsidR="00C24B52">
        <w:rPr>
          <w:rFonts w:ascii="Times New Roman" w:hAnsi="Times New Roman" w:cs="Times New Roman"/>
        </w:rPr>
        <w:t>power</w:t>
      </w:r>
      <m:oMath>
        <m: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rPr>
              <m:t>E</m:t>
            </m:r>
          </m:e>
          <m:sub>
            <m:r>
              <w:rPr>
                <w:rFonts w:ascii="Cambria Math" w:eastAsia="宋体" w:hAnsi="Cambria Math" w:cs="Times New Roman"/>
              </w:rPr>
              <m:t>inf</m:t>
            </m:r>
          </m:sub>
        </m:sSub>
      </m:oMath>
      <w:r w:rsidR="00C24B52">
        <w:rPr>
          <w:rFonts w:ascii="Times New Roman" w:hAnsi="Times New Roman" w:cs="Times New Roman" w:hint="eastAsia"/>
        </w:rPr>
        <w:t xml:space="preserve"> </w:t>
      </w:r>
      <w:r w:rsidR="00C24B52">
        <w:rPr>
          <w:rFonts w:ascii="Times New Roman" w:eastAsia="宋体" w:hAnsi="Times New Roman" w:cs="Times New Roman" w:hint="eastAsia"/>
        </w:rPr>
        <w:t>a</w:t>
      </w:r>
      <w:r w:rsidR="00C24B52">
        <w:rPr>
          <w:rFonts w:ascii="Times New Roman" w:eastAsia="宋体" w:hAnsi="Times New Roman" w:cs="Times New Roman"/>
        </w:rPr>
        <w:t>nd compression rate</w:t>
      </w:r>
      <w:r w:rsidR="00942034">
        <w:rPr>
          <w:rFonts w:ascii="Times New Roman" w:eastAsia="宋体" w:hAnsi="Times New Roman" w:cs="Times New Roman"/>
        </w:rPr>
        <w:t xml:space="preserve"> </w:t>
      </w:r>
      <w:r w:rsidR="00C24B52">
        <w:rPr>
          <w:rFonts w:ascii="Times New Roman" w:eastAsia="宋体" w:hAnsi="Times New Roman" w:cs="Times New Roman"/>
        </w:rPr>
        <w:t>(</w:t>
      </w:r>
      <w:r w:rsidR="00C24B52" w:rsidRPr="00942034">
        <w:rPr>
          <w:rFonts w:ascii="Times New Roman" w:eastAsia="宋体" w:hAnsi="Times New Roman" w:cs="Times New Roman" w:hint="eastAsia"/>
          <w:i/>
          <w:iCs/>
        </w:rPr>
        <w:t>C</w:t>
      </w:r>
      <w:r w:rsidR="00C24B52" w:rsidRPr="00942034">
        <w:rPr>
          <w:rFonts w:ascii="Times New Roman" w:eastAsia="宋体" w:hAnsi="Times New Roman" w:cs="Times New Roman"/>
          <w:i/>
          <w:iCs/>
        </w:rPr>
        <w:t>R</w:t>
      </w:r>
      <w:r w:rsidR="00C24B52">
        <w:rPr>
          <w:rFonts w:ascii="Times New Roman" w:eastAsia="宋体" w:hAnsi="Times New Roman" w:cs="Times New Roman"/>
        </w:rPr>
        <w:t>) are used to evaluation t</w:t>
      </w:r>
      <w:r w:rsidR="00C24B52">
        <w:rPr>
          <w:rFonts w:ascii="Times New Roman" w:hAnsi="Times New Roman" w:cs="Times New Roman"/>
        </w:rPr>
        <w:t xml:space="preserve">he effectiveness of </w:t>
      </w:r>
      <w:r w:rsidR="00942034">
        <w:rPr>
          <w:rFonts w:ascii="Times New Roman" w:hAnsi="Times New Roman" w:cs="Times New Roman"/>
        </w:rPr>
        <w:t xml:space="preserve">neural network </w:t>
      </w:r>
      <w:r w:rsidR="00C24B52">
        <w:rPr>
          <w:rFonts w:ascii="Times New Roman" w:hAnsi="Times New Roman" w:cs="Times New Roman"/>
        </w:rPr>
        <w:t>quantization method</w:t>
      </w:r>
      <w:r w:rsidR="00942034">
        <w:rPr>
          <w:rFonts w:ascii="Times New Roman" w:hAnsi="Times New Roman" w:cs="Times New Roman"/>
        </w:rPr>
        <w:t>.</w:t>
      </w:r>
      <w:r w:rsidR="00FD2972">
        <w:rPr>
          <w:rFonts w:ascii="Times New Roman" w:hAnsi="Times New Roman" w:cs="Times New Roman"/>
        </w:rPr>
        <w:t xml:space="preserve"> </w:t>
      </w:r>
      <w:r>
        <w:rPr>
          <w:rFonts w:ascii="Times New Roman" w:hAnsi="Times New Roman" w:cs="Times New Roman"/>
        </w:rPr>
        <w:t xml:space="preserve">We adopt the inference power model from </w:t>
      </w:r>
      <w:r>
        <w:rPr>
          <w:rFonts w:ascii="Times New Roman" w:hAnsi="Times New Roman" w:cs="Times New Roman"/>
        </w:rPr>
        <w:fldChar w:fldCharType="begin"/>
      </w:r>
      <w:r>
        <w:rPr>
          <w:rFonts w:ascii="Times New Roman" w:hAnsi="Times New Roman" w:cs="Times New Roman"/>
        </w:rPr>
        <w:instrText xml:space="preserve"> REF _Ref29213201 \r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r>
        <w:rPr>
          <w:rFonts w:ascii="Times New Roman" w:hAnsi="Times New Roman" w:cs="Times New Roman"/>
        </w:rPr>
        <w:t xml:space="preserve"> to calculation the power consumption of neural network. </w:t>
      </w:r>
      <w:r w:rsidR="00FD2972">
        <w:rPr>
          <w:rFonts w:ascii="Times New Roman" w:hAnsi="Times New Roman" w:cs="Times New Roman"/>
        </w:rPr>
        <w:t xml:space="preserve">The </w:t>
      </w:r>
      <w:r w:rsidR="00E85BC9">
        <w:rPr>
          <w:rFonts w:ascii="Times New Roman" w:hAnsi="Times New Roman" w:cs="Times New Roman"/>
        </w:rPr>
        <w:t xml:space="preserve">inference </w:t>
      </w:r>
      <w:r w:rsidR="00FD2972">
        <w:rPr>
          <w:rFonts w:ascii="Times New Roman" w:hAnsi="Times New Roman" w:cs="Times New Roman"/>
        </w:rPr>
        <w:t>power model is shown in Eq. X - Eq. X</w:t>
      </w:r>
      <w:r>
        <w:rPr>
          <w:rFonts w:ascii="Times New Roman" w:hAnsi="Times New Roman" w:cs="Times New Roman"/>
        </w:rPr>
        <w:t xml:space="preserve"> that</w:t>
      </w:r>
      <w:r w:rsidR="00FD2972">
        <w:rPr>
          <w:rFonts w:ascii="Times New Roman" w:hAnsi="Times New Roman" w:cs="Times New Roman"/>
        </w:rPr>
        <w:t xml:space="preserve"> </w:t>
      </w:r>
      <w:r>
        <w:rPr>
          <w:rFonts w:ascii="Times New Roman" w:hAnsi="Times New Roman" w:cs="Times New Roman"/>
        </w:rPr>
        <w:t>t</w:t>
      </w:r>
      <w:r w:rsidR="00FD2972">
        <w:rPr>
          <w:rFonts w:ascii="Times New Roman" w:hAnsi="Times New Roman" w:cs="Times New Roman"/>
        </w:rPr>
        <w:t>he total energy</w:t>
      </w:r>
      <w:r>
        <w:rPr>
          <w:rFonts w:ascii="Times New Roman" w:hAnsi="Times New Roman" w:cs="Times New Roman"/>
        </w:rPr>
        <w:t xml:space="preserve"> </w:t>
      </w:r>
      <w:r w:rsidR="00FD2972">
        <w:rPr>
          <w:rFonts w:ascii="Times New Roman" w:hAnsi="Times New Roman" w:cs="Times New Roman"/>
        </w:rPr>
        <w:t>per inference</w:t>
      </w:r>
      <w:r>
        <w:rPr>
          <w:rFonts w:ascii="Times New Roman" w:hAnsi="Times New Roman" w:cs="Times New Roman"/>
        </w:rPr>
        <w:t xml:space="preserve"> </w:t>
      </w:r>
      <m:oMath>
        <m:sSub>
          <m:sSubPr>
            <m:ctrlPr>
              <w:rPr>
                <w:rFonts w:ascii="Cambria Math" w:eastAsia="宋体" w:hAnsi="Cambria Math" w:cs="Times New Roman"/>
                <w:i/>
              </w:rPr>
            </m:ctrlPr>
          </m:sSubPr>
          <m:e>
            <m:r>
              <w:rPr>
                <w:rFonts w:ascii="Cambria Math" w:eastAsia="宋体" w:hAnsi="Cambria Math" w:cs="Times New Roman"/>
              </w:rPr>
              <m:t>E</m:t>
            </m:r>
          </m:e>
          <m:sub>
            <m:r>
              <w:rPr>
                <w:rFonts w:ascii="Cambria Math" w:eastAsia="宋体" w:hAnsi="Cambria Math" w:cs="Times New Roman"/>
              </w:rPr>
              <m:t>inf</m:t>
            </m:r>
          </m:sub>
        </m:sSub>
      </m:oMath>
      <w:r w:rsidR="00FD2972">
        <w:rPr>
          <w:rFonts w:ascii="Times New Roman" w:hAnsi="Times New Roman" w:cs="Times New Roman"/>
        </w:rPr>
        <w:t xml:space="preserve"> is the sum of computing energy</w:t>
      </w:r>
      <w:r w:rsidR="00FD2972" w:rsidRPr="00B7626B">
        <w:rPr>
          <w:rFonts w:ascii="Times New Roman" w:hAnsi="Times New Roman" w:cs="Times New Roman"/>
          <w:position w:val="-10"/>
        </w:rPr>
        <w:object w:dxaOrig="300" w:dyaOrig="300" w14:anchorId="5CDFFF53">
          <v:shape id="_x0000_i1045" type="#_x0000_t75" style="width:15pt;height:15pt" o:ole="">
            <v:imagedata r:id="rId50" o:title=""/>
          </v:shape>
          <o:OLEObject Type="Embed" ProgID="Equation.DSMT4" ShapeID="_x0000_i1045" DrawAspect="Content" ObjectID="_1647631041" r:id="rId51"/>
        </w:object>
      </w:r>
      <w:r w:rsidR="00FD2972">
        <w:rPr>
          <w:rFonts w:ascii="Times New Roman" w:hAnsi="Times New Roman" w:cs="Times New Roman"/>
        </w:rPr>
        <w:t xml:space="preserve">and memory-access energy of weights </w:t>
      </w:r>
      <w:r w:rsidR="00FD2972" w:rsidRPr="00B7626B">
        <w:rPr>
          <w:rFonts w:ascii="Times New Roman" w:hAnsi="Times New Roman" w:cs="Times New Roman"/>
          <w:position w:val="-10"/>
        </w:rPr>
        <w:object w:dxaOrig="320" w:dyaOrig="300" w14:anchorId="1852FCCE">
          <v:shape id="_x0000_i1046" type="#_x0000_t75" style="width:16.15pt;height:15pt" o:ole="">
            <v:imagedata r:id="rId20" o:title=""/>
          </v:shape>
          <o:OLEObject Type="Embed" ProgID="Equation.DSMT4" ShapeID="_x0000_i1046" DrawAspect="Content" ObjectID="_1647631042" r:id="rId52"/>
        </w:object>
      </w:r>
      <w:r w:rsidR="00FD2972">
        <w:rPr>
          <w:rFonts w:ascii="Times New Roman" w:hAnsi="Times New Roman" w:cs="Times New Roman"/>
        </w:rPr>
        <w:t>and activation</w:t>
      </w:r>
      <w:r w:rsidR="00FD2972" w:rsidRPr="00B7626B">
        <w:rPr>
          <w:rFonts w:ascii="Times New Roman" w:hAnsi="Times New Roman" w:cs="Times New Roman"/>
          <w:position w:val="-10"/>
        </w:rPr>
        <w:object w:dxaOrig="279" w:dyaOrig="300" w14:anchorId="42B922A8">
          <v:shape id="_x0000_i1047" type="#_x0000_t75" style="width:13.25pt;height:15pt" o:ole="">
            <v:imagedata r:id="rId53" o:title=""/>
          </v:shape>
          <o:OLEObject Type="Embed" ProgID="Equation.DSMT4" ShapeID="_x0000_i1047" DrawAspect="Content" ObjectID="_1647631043" r:id="rId54"/>
        </w:object>
      </w:r>
      <w:r>
        <w:rPr>
          <w:rFonts w:ascii="Times New Roman" w:hAnsi="Times New Roman" w:cs="Times New Roman"/>
        </w:rPr>
        <w:t xml:space="preserve">. </w:t>
      </w:r>
      <w:r w:rsidRPr="00942034">
        <w:rPr>
          <w:rFonts w:ascii="Times New Roman" w:eastAsia="宋体" w:hAnsi="Times New Roman" w:cs="Times New Roman" w:hint="eastAsia"/>
          <w:i/>
          <w:iCs/>
        </w:rPr>
        <w:t>C</w:t>
      </w:r>
      <w:r w:rsidRPr="00942034">
        <w:rPr>
          <w:rFonts w:ascii="Times New Roman" w:eastAsia="宋体" w:hAnsi="Times New Roman" w:cs="Times New Roman"/>
          <w:i/>
          <w:iCs/>
        </w:rPr>
        <w:t>R</w:t>
      </w:r>
      <w:r>
        <w:rPr>
          <w:rFonts w:ascii="Times New Roman" w:eastAsia="宋体" w:hAnsi="Times New Roman" w:cs="Times New Roman"/>
        </w:rPr>
        <w:t xml:space="preserve"> is the ratio of memory occupied by the neural network before and after quantization.</w:t>
      </w:r>
    </w:p>
    <w:p w14:paraId="0E1E82BD" w14:textId="59EA5C73" w:rsidR="007D31D5" w:rsidRDefault="00C90D44" w:rsidP="007D31D5">
      <w:pPr>
        <w:jc w:val="center"/>
        <w:rPr>
          <w:rFonts w:ascii="Times New Roman" w:hAnsi="Times New Roman" w:cs="Times New Roman"/>
        </w:rPr>
      </w:pPr>
      <w:r w:rsidRPr="00765020">
        <w:rPr>
          <w:position w:val="-194"/>
        </w:rPr>
        <w:object w:dxaOrig="3480" w:dyaOrig="2400" w14:anchorId="438A5471">
          <v:shape id="_x0000_i1048" type="#_x0000_t75" style="width:148.6pt;height:101.95pt" o:ole="">
            <v:imagedata r:id="rId55" o:title=""/>
          </v:shape>
          <o:OLEObject Type="Embed" ProgID="Equation.DSMT4" ShapeID="_x0000_i1048" DrawAspect="Content" ObjectID="_1647631044" r:id="rId56"/>
        </w:object>
      </w:r>
    </w:p>
    <w:p w14:paraId="3E155DF3" w14:textId="77777777" w:rsidR="007D31D5" w:rsidRPr="007D31D5" w:rsidRDefault="007D31D5" w:rsidP="007D31D5">
      <w:pPr>
        <w:ind w:firstLine="360"/>
        <w:rPr>
          <w:rFonts w:ascii="Times New Roman" w:hAnsi="Times New Roman" w:cs="Times New Roman"/>
        </w:rPr>
      </w:pPr>
    </w:p>
    <w:p w14:paraId="497A2783" w14:textId="22CC09E3" w:rsidR="00C73BA5" w:rsidRDefault="00C73BA5" w:rsidP="00C73BA5">
      <w:pPr>
        <w:pStyle w:val="a3"/>
        <w:numPr>
          <w:ilvl w:val="0"/>
          <w:numId w:val="8"/>
        </w:numPr>
        <w:ind w:firstLineChars="0"/>
        <w:rPr>
          <w:rFonts w:ascii="Arial" w:hAnsi="Arial" w:cs="Arial"/>
          <w:i/>
          <w:color w:val="9933FF"/>
          <w:sz w:val="22"/>
        </w:rPr>
      </w:pPr>
      <w:r>
        <w:rPr>
          <w:rFonts w:ascii="Arial" w:hAnsi="Arial" w:cs="Arial"/>
          <w:i/>
          <w:color w:val="9933FF"/>
          <w:sz w:val="22"/>
        </w:rPr>
        <w:t>Convolutional Neural Network Topologies</w:t>
      </w:r>
    </w:p>
    <w:p w14:paraId="7FBF4C73" w14:textId="65D1D9E9" w:rsidR="00C90D44" w:rsidRDefault="00C835CD" w:rsidP="00F71BC2">
      <w:pPr>
        <w:pStyle w:val="a3"/>
        <w:rPr>
          <w:rFonts w:ascii="Times New Roman" w:hAnsi="Times New Roman" w:cs="Times New Roman"/>
        </w:rPr>
      </w:pPr>
      <w:r>
        <w:rPr>
          <w:rFonts w:ascii="Times New Roman" w:hAnsi="Times New Roman" w:cs="Times New Roman"/>
        </w:rPr>
        <w:t>In this experiment</w:t>
      </w:r>
      <w:r w:rsidR="00C90D44" w:rsidRPr="00C90D44">
        <w:rPr>
          <w:rFonts w:ascii="Times New Roman" w:hAnsi="Times New Roman" w:cs="Times New Roman"/>
        </w:rPr>
        <w:t>, we carr</w:t>
      </w:r>
      <w:r>
        <w:rPr>
          <w:rFonts w:ascii="Times New Roman" w:hAnsi="Times New Roman" w:cs="Times New Roman"/>
        </w:rPr>
        <w:t>ied</w:t>
      </w:r>
      <w:r w:rsidR="00C90D44" w:rsidRPr="00C90D44">
        <w:rPr>
          <w:rFonts w:ascii="Times New Roman" w:hAnsi="Times New Roman" w:cs="Times New Roman"/>
        </w:rPr>
        <w:t xml:space="preserve"> out experiments on the relationship between the </w:t>
      </w:r>
      <w:r w:rsidR="00C90D44">
        <w:rPr>
          <w:rFonts w:ascii="Times New Roman" w:hAnsi="Times New Roman" w:cs="Times New Roman"/>
        </w:rPr>
        <w:t xml:space="preserve">neural </w:t>
      </w:r>
      <w:r w:rsidR="00C90D44" w:rsidRPr="00C90D44">
        <w:rPr>
          <w:rFonts w:ascii="Times New Roman" w:hAnsi="Times New Roman" w:cs="Times New Roman"/>
        </w:rPr>
        <w:t xml:space="preserve">network </w:t>
      </w:r>
      <w:r w:rsidR="00EE0707">
        <w:rPr>
          <w:rFonts w:ascii="Times New Roman" w:hAnsi="Times New Roman" w:cs="Times New Roman"/>
        </w:rPr>
        <w:t>depth</w:t>
      </w:r>
      <w:r w:rsidR="00C90D44" w:rsidRPr="00C90D44">
        <w:rPr>
          <w:rFonts w:ascii="Times New Roman" w:hAnsi="Times New Roman" w:cs="Times New Roman"/>
        </w:rPr>
        <w:t xml:space="preserve">, </w:t>
      </w:r>
      <w:r w:rsidR="00C90D44">
        <w:rPr>
          <w:rFonts w:ascii="Times New Roman" w:hAnsi="Times New Roman" w:cs="Times New Roman"/>
        </w:rPr>
        <w:t>classification</w:t>
      </w:r>
      <w:r w:rsidR="00C90D44" w:rsidRPr="00C90D44">
        <w:rPr>
          <w:rFonts w:ascii="Times New Roman" w:hAnsi="Times New Roman" w:cs="Times New Roman"/>
        </w:rPr>
        <w:t xml:space="preserve"> accuracy and the memory</w:t>
      </w:r>
      <w:r w:rsidR="00EE0707">
        <w:rPr>
          <w:rFonts w:ascii="Times New Roman" w:hAnsi="Times New Roman" w:cs="Times New Roman"/>
        </w:rPr>
        <w:t xml:space="preserve"> requirement</w:t>
      </w:r>
      <w:r w:rsidR="00C90D44" w:rsidRPr="00C90D44">
        <w:rPr>
          <w:rFonts w:ascii="Times New Roman" w:hAnsi="Times New Roman" w:cs="Times New Roman"/>
        </w:rPr>
        <w:t xml:space="preserve">, </w:t>
      </w:r>
      <w:r w:rsidR="00EE0707">
        <w:rPr>
          <w:rFonts w:ascii="Times New Roman" w:hAnsi="Times New Roman" w:cs="Times New Roman"/>
        </w:rPr>
        <w:t xml:space="preserve">then </w:t>
      </w:r>
      <w:r w:rsidR="00C90D44" w:rsidRPr="00C90D44">
        <w:rPr>
          <w:rFonts w:ascii="Times New Roman" w:hAnsi="Times New Roman" w:cs="Times New Roman"/>
        </w:rPr>
        <w:t xml:space="preserve">determine the final network topology based on </w:t>
      </w:r>
      <w:r w:rsidR="00EE0707">
        <w:rPr>
          <w:rFonts w:ascii="Times New Roman" w:hAnsi="Times New Roman" w:cs="Times New Roman"/>
        </w:rPr>
        <w:t>the two evaluation methods</w:t>
      </w:r>
      <w:r w:rsidR="00C90D44" w:rsidRPr="00C90D44">
        <w:rPr>
          <w:rFonts w:ascii="Times New Roman" w:hAnsi="Times New Roman" w:cs="Times New Roman"/>
        </w:rPr>
        <w:t>. Fig</w:t>
      </w:r>
      <w:r w:rsidR="00C90D44">
        <w:rPr>
          <w:rFonts w:ascii="Times New Roman" w:hAnsi="Times New Roman" w:cs="Times New Roman"/>
        </w:rPr>
        <w:t xml:space="preserve">. </w:t>
      </w:r>
      <w:r w:rsidR="00C90D44" w:rsidRPr="00C90D44">
        <w:rPr>
          <w:rFonts w:ascii="Times New Roman" w:hAnsi="Times New Roman" w:cs="Times New Roman"/>
        </w:rPr>
        <w:t xml:space="preserve">X </w:t>
      </w:r>
      <w:r w:rsidR="00EE0707">
        <w:rPr>
          <w:rFonts w:ascii="Times New Roman" w:hAnsi="Times New Roman" w:cs="Times New Roman"/>
        </w:rPr>
        <w:t>presents</w:t>
      </w:r>
      <w:r w:rsidR="00C90D44" w:rsidRPr="00C90D44">
        <w:rPr>
          <w:rFonts w:ascii="Times New Roman" w:hAnsi="Times New Roman" w:cs="Times New Roman"/>
        </w:rPr>
        <w:t xml:space="preserve"> </w:t>
      </w:r>
      <w:r w:rsidR="00261933">
        <w:rPr>
          <w:rFonts w:ascii="Times New Roman" w:hAnsi="Times New Roman" w:cs="Times New Roman"/>
        </w:rPr>
        <w:t>the</w:t>
      </w:r>
      <w:r w:rsidR="00C90D44" w:rsidRPr="00C90D44">
        <w:rPr>
          <w:rFonts w:ascii="Times New Roman" w:hAnsi="Times New Roman" w:cs="Times New Roman"/>
        </w:rPr>
        <w:t xml:space="preserve"> diagram of </w:t>
      </w:r>
      <w:r w:rsidR="00AE5D8F">
        <w:rPr>
          <w:rFonts w:ascii="Times New Roman" w:hAnsi="Times New Roman" w:cs="Times New Roman"/>
        </w:rPr>
        <w:t>8</w:t>
      </w:r>
      <w:r w:rsidR="00C90D44" w:rsidRPr="00C90D44">
        <w:rPr>
          <w:rFonts w:ascii="Times New Roman" w:hAnsi="Times New Roman" w:cs="Times New Roman"/>
        </w:rPr>
        <w:t xml:space="preserve"> types of network topologies with different depths composed of basic blocks. The </w:t>
      </w:r>
      <w:r w:rsidR="00261933">
        <w:rPr>
          <w:rFonts w:ascii="Times New Roman" w:hAnsi="Times New Roman" w:cs="Times New Roman"/>
        </w:rPr>
        <w:t>architecture</w:t>
      </w:r>
      <w:r w:rsidR="00C90D44" w:rsidRPr="00C90D44">
        <w:rPr>
          <w:rFonts w:ascii="Times New Roman" w:hAnsi="Times New Roman" w:cs="Times New Roman"/>
        </w:rPr>
        <w:t xml:space="preserve"> of all </w:t>
      </w:r>
      <w:r w:rsidR="00261933">
        <w:rPr>
          <w:rFonts w:ascii="Times New Roman" w:hAnsi="Times New Roman" w:cs="Times New Roman"/>
        </w:rPr>
        <w:t>topologies</w:t>
      </w:r>
      <w:r w:rsidR="00C90D44" w:rsidRPr="00C90D44">
        <w:rPr>
          <w:rFonts w:ascii="Times New Roman" w:hAnsi="Times New Roman" w:cs="Times New Roman"/>
        </w:rPr>
        <w:t xml:space="preserve"> consists of multiple basic blocks and </w:t>
      </w:r>
      <w:r w:rsidR="00261933">
        <w:rPr>
          <w:rFonts w:ascii="Times New Roman" w:hAnsi="Times New Roman" w:cs="Times New Roman"/>
        </w:rPr>
        <w:t>2</w:t>
      </w:r>
      <w:r w:rsidR="00C90D44" w:rsidRPr="00C90D44">
        <w:rPr>
          <w:rFonts w:ascii="Times New Roman" w:hAnsi="Times New Roman" w:cs="Times New Roman"/>
        </w:rPr>
        <w:t xml:space="preserve"> fully connected layers connected in series. The basic blocks are used to extract features</w:t>
      </w:r>
      <w:r w:rsidR="0016588D">
        <w:rPr>
          <w:rFonts w:ascii="Times New Roman" w:hAnsi="Times New Roman" w:cs="Times New Roman"/>
        </w:rPr>
        <w:t xml:space="preserve"> from ECG</w:t>
      </w:r>
      <w:r w:rsidR="00C90D44" w:rsidRPr="00C90D44">
        <w:rPr>
          <w:rFonts w:ascii="Times New Roman" w:hAnsi="Times New Roman" w:cs="Times New Roman"/>
        </w:rPr>
        <w:t>, and the two fully connected layers are used to synthesize global features for classification.</w:t>
      </w:r>
    </w:p>
    <w:p w14:paraId="0081BCB7" w14:textId="3FA16574" w:rsidR="008A5CD2" w:rsidRDefault="005F15F4" w:rsidP="005F15F4">
      <w:pPr>
        <w:pStyle w:val="a3"/>
        <w:ind w:firstLineChars="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65A464E4" wp14:editId="71758D25">
            <wp:extent cx="4391025" cy="318040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cture.e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98746" cy="3185993"/>
                    </a:xfrm>
                    <a:prstGeom prst="rect">
                      <a:avLst/>
                    </a:prstGeom>
                  </pic:spPr>
                </pic:pic>
              </a:graphicData>
            </a:graphic>
          </wp:inline>
        </w:drawing>
      </w:r>
    </w:p>
    <w:p w14:paraId="10E3AE21" w14:textId="788DC34A" w:rsidR="00C835CD" w:rsidRPr="00C835CD" w:rsidRDefault="00C835CD" w:rsidP="00C835CD">
      <w:pPr>
        <w:ind w:firstLineChars="200" w:firstLine="440"/>
        <w:jc w:val="center"/>
      </w:pPr>
      <w:r>
        <w:rPr>
          <w:rFonts w:ascii="Times New Roman" w:eastAsia="宋体" w:hAnsi="Times New Roman" w:cs="Times New Roman" w:hint="eastAsia"/>
          <w:sz w:val="22"/>
        </w:rPr>
        <w:t>F</w:t>
      </w:r>
      <w:r>
        <w:rPr>
          <w:rFonts w:ascii="Times New Roman" w:eastAsia="宋体" w:hAnsi="Times New Roman" w:cs="Times New Roman"/>
          <w:sz w:val="22"/>
        </w:rPr>
        <w:t xml:space="preserve">ig. </w:t>
      </w:r>
      <w:r>
        <w:rPr>
          <w:rFonts w:ascii="Times New Roman" w:eastAsia="宋体" w:hAnsi="Times New Roman" w:cs="Times New Roman" w:hint="eastAsia"/>
          <w:sz w:val="22"/>
        </w:rPr>
        <w:t>X</w:t>
      </w:r>
      <w:r w:rsidRPr="00DE3CC7">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bCs/>
        </w:rPr>
        <w:t>diagram of 8 neural networks</w:t>
      </w:r>
    </w:p>
    <w:p w14:paraId="50951096" w14:textId="181F3EC9" w:rsidR="00F71BC2" w:rsidRPr="00F71BC2" w:rsidRDefault="008117D7" w:rsidP="0077652C">
      <w:pPr>
        <w:pStyle w:val="a3"/>
        <w:rPr>
          <w:rFonts w:ascii="Times New Roman" w:hAnsi="Times New Roman" w:cs="Times New Roman"/>
        </w:rPr>
      </w:pPr>
      <w:r w:rsidRPr="008117D7">
        <w:rPr>
          <w:rFonts w:ascii="Times New Roman" w:hAnsi="Times New Roman" w:cs="Times New Roman"/>
        </w:rPr>
        <w:t xml:space="preserve">We use the same training sample to train the </w:t>
      </w:r>
      <w:r w:rsidR="00915E34">
        <w:rPr>
          <w:rFonts w:ascii="Times New Roman" w:hAnsi="Times New Roman" w:cs="Times New Roman"/>
        </w:rPr>
        <w:t>8 neural network topologies for</w:t>
      </w:r>
      <w:r w:rsidRPr="008117D7">
        <w:rPr>
          <w:rFonts w:ascii="Times New Roman" w:hAnsi="Times New Roman" w:cs="Times New Roman"/>
        </w:rPr>
        <w:t xml:space="preserve"> 3,000</w:t>
      </w:r>
      <w:r>
        <w:rPr>
          <w:rFonts w:ascii="Times New Roman" w:hAnsi="Times New Roman" w:cs="Times New Roman"/>
        </w:rPr>
        <w:t xml:space="preserve"> epochs</w:t>
      </w:r>
      <w:r w:rsidRPr="008117D7">
        <w:rPr>
          <w:rFonts w:ascii="Times New Roman" w:hAnsi="Times New Roman" w:cs="Times New Roman"/>
        </w:rPr>
        <w:t xml:space="preserve">, and </w:t>
      </w:r>
      <w:r w:rsidR="00915E34">
        <w:rPr>
          <w:rFonts w:ascii="Times New Roman" w:hAnsi="Times New Roman" w:cs="Times New Roman"/>
        </w:rPr>
        <w:t xml:space="preserve">then </w:t>
      </w:r>
      <w:r w:rsidRPr="008117D7">
        <w:rPr>
          <w:rFonts w:ascii="Times New Roman" w:hAnsi="Times New Roman" w:cs="Times New Roman"/>
        </w:rPr>
        <w:t xml:space="preserve">select the highest </w:t>
      </w:r>
      <w:r w:rsidRPr="008117D7">
        <w:rPr>
          <w:rFonts w:ascii="Times New Roman" w:hAnsi="Times New Roman" w:cs="Times New Roman"/>
          <w:i/>
          <w:iCs/>
        </w:rPr>
        <w:t>OA</w:t>
      </w:r>
      <w:r w:rsidRPr="008117D7">
        <w:rPr>
          <w:rFonts w:ascii="Times New Roman" w:hAnsi="Times New Roman" w:cs="Times New Roman"/>
        </w:rPr>
        <w:t xml:space="preserve"> during the training process</w:t>
      </w:r>
      <w:r w:rsidR="00915E34">
        <w:rPr>
          <w:rFonts w:ascii="Times New Roman" w:hAnsi="Times New Roman" w:cs="Times New Roman"/>
        </w:rPr>
        <w:t xml:space="preserve"> as the </w:t>
      </w:r>
      <w:r w:rsidR="0077652C">
        <w:rPr>
          <w:rFonts w:ascii="Times New Roman" w:hAnsi="Times New Roman" w:cs="Times New Roman"/>
        </w:rPr>
        <w:t>classification accuracy</w:t>
      </w:r>
      <w:r w:rsidRPr="008117D7">
        <w:rPr>
          <w:rFonts w:ascii="Times New Roman" w:hAnsi="Times New Roman" w:cs="Times New Roman"/>
        </w:rPr>
        <w:t xml:space="preserve">. Statistics on the </w:t>
      </w:r>
      <w:r w:rsidRPr="008117D7">
        <w:rPr>
          <w:rFonts w:ascii="Times New Roman" w:hAnsi="Times New Roman" w:cs="Times New Roman"/>
          <w:i/>
          <w:iCs/>
        </w:rPr>
        <w:t>OA</w:t>
      </w:r>
      <w:r w:rsidRPr="008117D7">
        <w:rPr>
          <w:rFonts w:ascii="Times New Roman" w:hAnsi="Times New Roman" w:cs="Times New Roman"/>
        </w:rPr>
        <w:t xml:space="preserve"> and memory </w:t>
      </w:r>
      <w:r>
        <w:rPr>
          <w:rFonts w:ascii="Times New Roman" w:hAnsi="Times New Roman" w:cs="Times New Roman"/>
        </w:rPr>
        <w:t>requirement</w:t>
      </w:r>
      <w:r w:rsidRPr="008117D7">
        <w:rPr>
          <w:rFonts w:ascii="Times New Roman" w:hAnsi="Times New Roman" w:cs="Times New Roman"/>
        </w:rPr>
        <w:t xml:space="preserve"> of networks with different topologies</w:t>
      </w:r>
      <w:r>
        <w:rPr>
          <w:rFonts w:ascii="Times New Roman" w:hAnsi="Times New Roman" w:cs="Times New Roman"/>
        </w:rPr>
        <w:t xml:space="preserve"> are shown in Fig. X</w:t>
      </w:r>
      <w:r w:rsidRPr="008117D7">
        <w:rPr>
          <w:rFonts w:ascii="Times New Roman" w:hAnsi="Times New Roman" w:cs="Times New Roman"/>
        </w:rPr>
        <w:t xml:space="preserve">. </w:t>
      </w:r>
      <w:r w:rsidR="0077652C">
        <w:rPr>
          <w:rFonts w:ascii="Times New Roman" w:hAnsi="Times New Roman" w:cs="Times New Roman"/>
        </w:rPr>
        <w:t>The memory requirement here is considered as the hardware consumption because it can affect both memory and the energy directly when is implemented on a hardware platform. As</w:t>
      </w:r>
      <w:r>
        <w:rPr>
          <w:rFonts w:ascii="Times New Roman" w:hAnsi="Times New Roman" w:cs="Times New Roman"/>
        </w:rPr>
        <w:t xml:space="preserve"> seen </w:t>
      </w:r>
      <w:r w:rsidR="0077652C">
        <w:rPr>
          <w:rFonts w:ascii="Times New Roman" w:hAnsi="Times New Roman" w:cs="Times New Roman"/>
        </w:rPr>
        <w:t xml:space="preserve">from Fig. X </w:t>
      </w:r>
      <w:r>
        <w:rPr>
          <w:rFonts w:ascii="Times New Roman" w:hAnsi="Times New Roman" w:cs="Times New Roman"/>
        </w:rPr>
        <w:t>that t</w:t>
      </w:r>
      <w:r w:rsidRPr="008117D7">
        <w:rPr>
          <w:rFonts w:ascii="Times New Roman" w:hAnsi="Times New Roman" w:cs="Times New Roman"/>
        </w:rPr>
        <w:t xml:space="preserve">he </w:t>
      </w:r>
      <w:r>
        <w:rPr>
          <w:rFonts w:ascii="Times New Roman" w:hAnsi="Times New Roman" w:cs="Times New Roman"/>
        </w:rPr>
        <w:t>classification</w:t>
      </w:r>
      <w:r w:rsidRPr="008117D7">
        <w:rPr>
          <w:rFonts w:ascii="Times New Roman" w:hAnsi="Times New Roman" w:cs="Times New Roman"/>
        </w:rPr>
        <w:t xml:space="preserve"> accuracy increases with the increase of the</w:t>
      </w:r>
      <w:r>
        <w:rPr>
          <w:rFonts w:ascii="Times New Roman" w:hAnsi="Times New Roman" w:cs="Times New Roman"/>
        </w:rPr>
        <w:t xml:space="preserve"> number of</w:t>
      </w:r>
      <w:r w:rsidRPr="008117D7">
        <w:rPr>
          <w:rFonts w:ascii="Times New Roman" w:hAnsi="Times New Roman" w:cs="Times New Roman"/>
        </w:rPr>
        <w:t xml:space="preserve"> basic blocks. When the number of basic blocks is 5, the</w:t>
      </w:r>
      <w:r w:rsidR="00915E34">
        <w:rPr>
          <w:rFonts w:ascii="Times New Roman" w:hAnsi="Times New Roman" w:cs="Times New Roman"/>
        </w:rPr>
        <w:t xml:space="preserve"> classification accuracy</w:t>
      </w:r>
      <w:r w:rsidRPr="008117D7">
        <w:rPr>
          <w:rFonts w:ascii="Times New Roman" w:hAnsi="Times New Roman" w:cs="Times New Roman"/>
        </w:rPr>
        <w:t xml:space="preserve"> reaches </w:t>
      </w:r>
      <w:r w:rsidR="00915E34">
        <w:rPr>
          <w:rFonts w:ascii="Times New Roman" w:hAnsi="Times New Roman" w:cs="Times New Roman"/>
        </w:rPr>
        <w:t xml:space="preserve">saturation with the </w:t>
      </w:r>
      <w:r w:rsidR="00915E34" w:rsidRPr="00915E34">
        <w:rPr>
          <w:rFonts w:ascii="Times New Roman" w:hAnsi="Times New Roman" w:cs="Times New Roman"/>
          <w:i/>
          <w:iCs/>
        </w:rPr>
        <w:t>OA</w:t>
      </w:r>
      <w:r w:rsidR="00915E34">
        <w:rPr>
          <w:rFonts w:ascii="Times New Roman" w:hAnsi="Times New Roman" w:cs="Times New Roman"/>
        </w:rPr>
        <w:t xml:space="preserve"> of </w:t>
      </w:r>
      <w:r w:rsidRPr="008117D7">
        <w:rPr>
          <w:rFonts w:ascii="Times New Roman" w:hAnsi="Times New Roman" w:cs="Times New Roman"/>
        </w:rPr>
        <w:t>94.7%</w:t>
      </w:r>
      <w:r w:rsidR="00915E34">
        <w:rPr>
          <w:rFonts w:ascii="Times New Roman" w:hAnsi="Times New Roman" w:cs="Times New Roman"/>
        </w:rPr>
        <w:t>.</w:t>
      </w:r>
      <w:r w:rsidRPr="008117D7">
        <w:rPr>
          <w:rFonts w:ascii="Times New Roman" w:hAnsi="Times New Roman" w:cs="Times New Roman"/>
        </w:rPr>
        <w:t xml:space="preserve"> </w:t>
      </w:r>
      <w:r w:rsidR="0077652C">
        <w:rPr>
          <w:rFonts w:ascii="Times New Roman" w:hAnsi="Times New Roman" w:cs="Times New Roman"/>
        </w:rPr>
        <w:t xml:space="preserve">And </w:t>
      </w:r>
      <w:r w:rsidRPr="008117D7">
        <w:rPr>
          <w:rFonts w:ascii="Times New Roman" w:hAnsi="Times New Roman" w:cs="Times New Roman"/>
        </w:rPr>
        <w:t xml:space="preserve">when the number is 7, </w:t>
      </w:r>
      <w:r w:rsidR="00915E34">
        <w:rPr>
          <w:rFonts w:ascii="Times New Roman" w:hAnsi="Times New Roman" w:cs="Times New Roman"/>
        </w:rPr>
        <w:t>t</w:t>
      </w:r>
      <w:r w:rsidRPr="008117D7">
        <w:rPr>
          <w:rFonts w:ascii="Times New Roman" w:hAnsi="Times New Roman" w:cs="Times New Roman"/>
        </w:rPr>
        <w:t xml:space="preserve">he </w:t>
      </w:r>
      <w:r w:rsidR="00915E34" w:rsidRPr="00915E34">
        <w:rPr>
          <w:rFonts w:ascii="Times New Roman" w:hAnsi="Times New Roman" w:cs="Times New Roman"/>
          <w:i/>
          <w:iCs/>
        </w:rPr>
        <w:t>OA</w:t>
      </w:r>
      <w:r w:rsidRPr="008117D7">
        <w:rPr>
          <w:rFonts w:ascii="Times New Roman" w:hAnsi="Times New Roman" w:cs="Times New Roman"/>
        </w:rPr>
        <w:t xml:space="preserve"> reached the highest, which was 95.7%. </w:t>
      </w:r>
    </w:p>
    <w:p w14:paraId="6E209641" w14:textId="5EAFDB3D" w:rsidR="0084488D" w:rsidRPr="00261933" w:rsidRDefault="009804C0" w:rsidP="00261933">
      <w:pPr>
        <w:pStyle w:val="a3"/>
        <w:rPr>
          <w:rFonts w:ascii="Times New Roman" w:hAnsi="Times New Roman" w:cs="Times New Roman"/>
        </w:rPr>
      </w:pPr>
      <w:r>
        <w:rPr>
          <w:rFonts w:ascii="Times New Roman" w:hAnsi="Times New Roman" w:cs="Times New Roman"/>
        </w:rPr>
        <w:t>As for the memory requirement, it presents a more complex trend with the changing of basic blocks</w:t>
      </w:r>
      <w:r w:rsidR="000F7CB0">
        <w:rPr>
          <w:rFonts w:ascii="Times New Roman" w:hAnsi="Times New Roman" w:cs="Times New Roman"/>
        </w:rPr>
        <w:t>, that is, the increase of basic blocks brings more weights in convolutional layers requir</w:t>
      </w:r>
      <w:r w:rsidR="0077652C">
        <w:rPr>
          <w:rFonts w:ascii="Times New Roman" w:hAnsi="Times New Roman" w:cs="Times New Roman"/>
        </w:rPr>
        <w:t>ing</w:t>
      </w:r>
      <w:r w:rsidR="000F7CB0">
        <w:rPr>
          <w:rFonts w:ascii="Times New Roman" w:hAnsi="Times New Roman" w:cs="Times New Roman"/>
        </w:rPr>
        <w:t xml:space="preserve"> more memory, while the number of input hidden neurons </w:t>
      </w:r>
      <w:r w:rsidR="00F71BC2">
        <w:rPr>
          <w:rFonts w:ascii="Times New Roman" w:hAnsi="Times New Roman" w:cs="Times New Roman"/>
        </w:rPr>
        <w:t xml:space="preserve">of full connect layers </w:t>
      </w:r>
      <w:r w:rsidR="000F7CB0">
        <w:rPr>
          <w:rFonts w:ascii="Times New Roman" w:hAnsi="Times New Roman" w:cs="Times New Roman"/>
        </w:rPr>
        <w:t xml:space="preserve">decreases with the </w:t>
      </w:r>
      <w:r w:rsidR="00F71BC2">
        <w:rPr>
          <w:rFonts w:ascii="Times New Roman" w:hAnsi="Times New Roman" w:cs="Times New Roman"/>
        </w:rPr>
        <w:t>increase of convolutional layers. Therefore, the memory requirement in 1-5 is complicated. And the memory requirement is the lowest when the basic block is 7.</w:t>
      </w:r>
      <w:r w:rsidR="00DE3CC7" w:rsidRPr="00DE3CC7">
        <w:rPr>
          <w:rFonts w:ascii="Times New Roman" w:hAnsi="Times New Roman" w:cs="Times New Roman"/>
        </w:rPr>
        <w:t xml:space="preserve"> </w:t>
      </w:r>
      <w:r w:rsidR="0077652C">
        <w:rPr>
          <w:rFonts w:ascii="Times New Roman" w:hAnsi="Times New Roman" w:cs="Times New Roman"/>
        </w:rPr>
        <w:t xml:space="preserve">In summary, </w:t>
      </w:r>
      <w:r w:rsidR="0077652C" w:rsidRPr="008117D7">
        <w:rPr>
          <w:rFonts w:ascii="Times New Roman" w:hAnsi="Times New Roman" w:cs="Times New Roman"/>
        </w:rPr>
        <w:t>the required memory reaches a local minimum</w:t>
      </w:r>
      <w:r w:rsidR="0077652C">
        <w:rPr>
          <w:rFonts w:ascii="Times New Roman" w:hAnsi="Times New Roman" w:cs="Times New Roman"/>
        </w:rPr>
        <w:t xml:space="preserve"> of</w:t>
      </w:r>
      <w:r w:rsidR="0077652C" w:rsidRPr="008117D7">
        <w:rPr>
          <w:rFonts w:ascii="Times New Roman" w:hAnsi="Times New Roman" w:cs="Times New Roman"/>
        </w:rPr>
        <w:t xml:space="preserve"> 343KB and 31</w:t>
      </w:r>
      <w:r w:rsidR="0077652C">
        <w:rPr>
          <w:rFonts w:ascii="Times New Roman" w:hAnsi="Times New Roman" w:cs="Times New Roman"/>
        </w:rPr>
        <w:t>4.75</w:t>
      </w:r>
      <w:r w:rsidR="0077652C" w:rsidRPr="008117D7">
        <w:rPr>
          <w:rFonts w:ascii="Times New Roman" w:hAnsi="Times New Roman" w:cs="Times New Roman"/>
        </w:rPr>
        <w:t>KB</w:t>
      </w:r>
      <w:r w:rsidR="0077652C">
        <w:rPr>
          <w:rFonts w:ascii="Times New Roman" w:hAnsi="Times New Roman" w:cs="Times New Roman"/>
        </w:rPr>
        <w:t xml:space="preserve"> </w:t>
      </w:r>
      <w:r w:rsidR="0077652C" w:rsidRPr="008117D7">
        <w:rPr>
          <w:rFonts w:ascii="Times New Roman" w:hAnsi="Times New Roman" w:cs="Times New Roman"/>
        </w:rPr>
        <w:t>respectively</w:t>
      </w:r>
      <w:r w:rsidR="0077652C">
        <w:rPr>
          <w:rFonts w:ascii="Times New Roman" w:hAnsi="Times New Roman" w:cs="Times New Roman"/>
        </w:rPr>
        <w:t xml:space="preserve"> when the number of basic blocks are 2 and 7</w:t>
      </w:r>
      <w:r w:rsidR="0077652C" w:rsidRPr="008117D7">
        <w:rPr>
          <w:rFonts w:ascii="Times New Roman" w:hAnsi="Times New Roman" w:cs="Times New Roman"/>
        </w:rPr>
        <w:t>.</w:t>
      </w:r>
    </w:p>
    <w:p w14:paraId="1CC1CDDA" w14:textId="7BDEFE72" w:rsidR="00AB57CE" w:rsidRPr="00AB57CE" w:rsidRDefault="00AB57CE" w:rsidP="0043567D">
      <w:pPr>
        <w:jc w:val="center"/>
        <w:rPr>
          <w:noProof/>
        </w:rPr>
      </w:pPr>
      <w:r>
        <w:rPr>
          <w:noProof/>
        </w:rPr>
        <w:drawing>
          <wp:inline distT="0" distB="0" distL="0" distR="0" wp14:anchorId="3199C365" wp14:editId="4F34C13B">
            <wp:extent cx="3985304" cy="2232339"/>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62BF26EA" w14:textId="2164B02A" w:rsidR="00DE3CC7" w:rsidRDefault="00B444EF" w:rsidP="00DE3CC7">
      <w:pPr>
        <w:jc w:val="left"/>
        <w:rPr>
          <w:rFonts w:ascii="Times New Roman" w:hAnsi="Times New Roman" w:cs="Times New Roman"/>
        </w:rPr>
      </w:pPr>
      <w:r w:rsidRPr="00DE3CC7">
        <w:rPr>
          <w:rFonts w:ascii="Times New Roman" w:hAnsi="Times New Roman" w:cs="Times New Roman"/>
          <w:b/>
        </w:rPr>
        <w:lastRenderedPageBreak/>
        <w:t>Fig. X.</w:t>
      </w:r>
      <w:r w:rsidRPr="00873BD3">
        <w:rPr>
          <w:rFonts w:ascii="Times New Roman" w:hAnsi="Times New Roman" w:cs="Times New Roman"/>
        </w:rPr>
        <w:t xml:space="preserve"> Impact of </w:t>
      </w:r>
      <w:r w:rsidR="000F7CB0">
        <w:rPr>
          <w:rFonts w:ascii="Times New Roman" w:hAnsi="Times New Roman" w:cs="Times New Roman"/>
        </w:rPr>
        <w:t xml:space="preserve">the </w:t>
      </w:r>
      <w:r w:rsidRPr="00873BD3">
        <w:rPr>
          <w:rFonts w:ascii="Times New Roman" w:hAnsi="Times New Roman" w:cs="Times New Roman"/>
        </w:rPr>
        <w:t xml:space="preserve">number of </w:t>
      </w:r>
      <w:r w:rsidR="00873BD3" w:rsidRPr="00873BD3">
        <w:rPr>
          <w:rFonts w:ascii="Times New Roman" w:hAnsi="Times New Roman" w:cs="Times New Roman"/>
        </w:rPr>
        <w:t xml:space="preserve">basic blocks on memory </w:t>
      </w:r>
      <w:r w:rsidR="008A5CD2">
        <w:rPr>
          <w:rFonts w:ascii="Times New Roman" w:hAnsi="Times New Roman" w:cs="Times New Roman"/>
        </w:rPr>
        <w:t>consumption</w:t>
      </w:r>
      <w:r w:rsidR="00873BD3" w:rsidRPr="00873BD3">
        <w:rPr>
          <w:rFonts w:ascii="Times New Roman" w:hAnsi="Times New Roman" w:cs="Times New Roman"/>
        </w:rPr>
        <w:t xml:space="preserve"> and </w:t>
      </w:r>
      <w:r w:rsidR="008A5CD2">
        <w:rPr>
          <w:rFonts w:ascii="Times New Roman" w:hAnsi="Times New Roman" w:cs="Times New Roman"/>
        </w:rPr>
        <w:t>overall</w:t>
      </w:r>
      <w:r w:rsidR="00873BD3" w:rsidRPr="00873BD3">
        <w:rPr>
          <w:rFonts w:ascii="Times New Roman" w:hAnsi="Times New Roman" w:cs="Times New Roman"/>
        </w:rPr>
        <w:t xml:space="preserve"> accuracy of arrhythmia </w:t>
      </w:r>
      <w:r w:rsidR="008A5CD2">
        <w:rPr>
          <w:rFonts w:ascii="Times New Roman" w:hAnsi="Times New Roman" w:cs="Times New Roman"/>
        </w:rPr>
        <w:t>diagnosis</w:t>
      </w:r>
    </w:p>
    <w:p w14:paraId="2EC6F63A" w14:textId="5362D3A8" w:rsidR="00E3478F" w:rsidRDefault="00F2652D" w:rsidP="0077652C">
      <w:pPr>
        <w:ind w:firstLine="420"/>
        <w:jc w:val="left"/>
        <w:rPr>
          <w:rFonts w:ascii="Times New Roman" w:hAnsi="Times New Roman" w:cs="Times New Roman"/>
        </w:rPr>
      </w:pPr>
      <w:r>
        <w:rPr>
          <w:rFonts w:ascii="Times New Roman" w:hAnsi="Times New Roman" w:cs="Times New Roman"/>
        </w:rPr>
        <w:t xml:space="preserve">To sum up, </w:t>
      </w:r>
      <w:r w:rsidRPr="00F2652D">
        <w:rPr>
          <w:rFonts w:ascii="Times New Roman" w:hAnsi="Times New Roman" w:cs="Times New Roman"/>
        </w:rPr>
        <w:t xml:space="preserve">when the </w:t>
      </w:r>
      <w:r>
        <w:rPr>
          <w:rFonts w:ascii="Times New Roman" w:hAnsi="Times New Roman" w:cs="Times New Roman"/>
        </w:rPr>
        <w:t xml:space="preserve">number of </w:t>
      </w:r>
      <w:r w:rsidRPr="00F2652D">
        <w:rPr>
          <w:rFonts w:ascii="Times New Roman" w:hAnsi="Times New Roman" w:cs="Times New Roman"/>
        </w:rPr>
        <w:t xml:space="preserve">basic blocks </w:t>
      </w:r>
      <w:r>
        <w:rPr>
          <w:rFonts w:ascii="Times New Roman" w:hAnsi="Times New Roman" w:cs="Times New Roman"/>
        </w:rPr>
        <w:t>is 7</w:t>
      </w:r>
      <w:r w:rsidRPr="00F2652D">
        <w:rPr>
          <w:rFonts w:ascii="Times New Roman" w:hAnsi="Times New Roman" w:cs="Times New Roman"/>
        </w:rPr>
        <w:t xml:space="preserve">, the </w:t>
      </w:r>
      <w:r w:rsidRPr="00F2652D">
        <w:rPr>
          <w:rFonts w:ascii="Times New Roman" w:hAnsi="Times New Roman" w:cs="Times New Roman"/>
          <w:i/>
          <w:iCs/>
        </w:rPr>
        <w:t>OA</w:t>
      </w:r>
      <w:r w:rsidRPr="00F2652D">
        <w:rPr>
          <w:rFonts w:ascii="Times New Roman" w:hAnsi="Times New Roman" w:cs="Times New Roman"/>
        </w:rPr>
        <w:t xml:space="preserve"> is 95.7% at the highest and the minimum memory </w:t>
      </w:r>
      <w:r>
        <w:rPr>
          <w:rFonts w:ascii="Times New Roman" w:hAnsi="Times New Roman" w:cs="Times New Roman"/>
        </w:rPr>
        <w:t xml:space="preserve">requirement of </w:t>
      </w:r>
      <w:r w:rsidRPr="00F2652D">
        <w:rPr>
          <w:rFonts w:ascii="Times New Roman" w:hAnsi="Times New Roman" w:cs="Times New Roman"/>
        </w:rPr>
        <w:t xml:space="preserve">314.75KB. Therefore, </w:t>
      </w:r>
      <w:r>
        <w:rPr>
          <w:rFonts w:ascii="Times New Roman" w:hAnsi="Times New Roman" w:cs="Times New Roman"/>
        </w:rPr>
        <w:t>this structure configuration with 7 basic blocks and 2 fully connected layers are used in the subsequent experiments</w:t>
      </w:r>
      <w:r w:rsidRPr="00F2652D">
        <w:rPr>
          <w:rFonts w:ascii="Times New Roman" w:hAnsi="Times New Roman" w:cs="Times New Roman"/>
        </w:rPr>
        <w:t xml:space="preserve">. </w:t>
      </w:r>
      <w:r>
        <w:rPr>
          <w:rFonts w:ascii="Times New Roman" w:hAnsi="Times New Roman" w:cs="Times New Roman"/>
        </w:rPr>
        <w:t>And i</w:t>
      </w:r>
      <w:r w:rsidRPr="00F2652D">
        <w:rPr>
          <w:rFonts w:ascii="Times New Roman" w:hAnsi="Times New Roman" w:cs="Times New Roman"/>
        </w:rPr>
        <w:t>ts</w:t>
      </w:r>
      <w:r>
        <w:rPr>
          <w:rFonts w:ascii="Times New Roman" w:hAnsi="Times New Roman" w:cs="Times New Roman"/>
        </w:rPr>
        <w:t xml:space="preserve"> architecture</w:t>
      </w:r>
      <w:r w:rsidRPr="00F2652D">
        <w:rPr>
          <w:rFonts w:ascii="Times New Roman" w:hAnsi="Times New Roman" w:cs="Times New Roman"/>
        </w:rPr>
        <w:t xml:space="preserve"> and parameter distribution are shown in Table X.</w:t>
      </w:r>
    </w:p>
    <w:p w14:paraId="2D2A141B" w14:textId="664B92A8" w:rsidR="0077652C" w:rsidRDefault="0077652C" w:rsidP="0077652C">
      <w:pPr>
        <w:jc w:val="center"/>
        <w:rPr>
          <w:rFonts w:ascii="Times New Roman" w:eastAsia="宋体" w:hAnsi="Times New Roman" w:cs="Times New Roman"/>
          <w:sz w:val="22"/>
        </w:rPr>
      </w:pPr>
      <w:r w:rsidRPr="00A47F84">
        <w:rPr>
          <w:rFonts w:ascii="Times New Roman" w:hAnsi="Times New Roman" w:cs="Times New Roman"/>
          <w:b/>
        </w:rPr>
        <w:t>Table X</w:t>
      </w:r>
      <w:r w:rsidRPr="00A47F84">
        <w:rPr>
          <w:rFonts w:ascii="Times New Roman" w:hAnsi="Times New Roman" w:cs="Times New Roman"/>
        </w:rPr>
        <w:t>.</w:t>
      </w:r>
      <w:r>
        <w:rPr>
          <w:rFonts w:ascii="Times New Roman" w:hAnsi="Times New Roman" w:cs="Times New Roman"/>
        </w:rPr>
        <w:t xml:space="preserve"> </w:t>
      </w:r>
      <w:r w:rsidR="00F2652D">
        <w:rPr>
          <w:rFonts w:ascii="Times New Roman" w:hAnsi="Times New Roman" w:cs="Times New Roman"/>
        </w:rPr>
        <w:t xml:space="preserve">architecture and </w:t>
      </w:r>
      <w:r>
        <w:rPr>
          <w:rFonts w:ascii="Times New Roman" w:hAnsi="Times New Roman" w:cs="Times New Roman"/>
        </w:rPr>
        <w:t xml:space="preserve">parameters </w:t>
      </w:r>
      <w:r w:rsidR="00F2652D">
        <w:rPr>
          <w:rFonts w:ascii="Times New Roman" w:hAnsi="Times New Roman" w:cs="Times New Roman"/>
        </w:rPr>
        <w:t xml:space="preserve">distribution </w:t>
      </w:r>
      <w:r>
        <w:rPr>
          <w:rFonts w:ascii="Times New Roman" w:hAnsi="Times New Roman" w:cs="Times New Roman"/>
        </w:rPr>
        <w:t xml:space="preserve">of the neural </w:t>
      </w:r>
      <w:r w:rsidR="00F2652D">
        <w:rPr>
          <w:rFonts w:ascii="Times New Roman" w:hAnsi="Times New Roman" w:cs="Times New Roman"/>
        </w:rPr>
        <w:t>network</w:t>
      </w:r>
    </w:p>
    <w:tbl>
      <w:tblPr>
        <w:tblStyle w:val="af1"/>
        <w:tblW w:w="7088" w:type="dxa"/>
        <w:jc w:val="center"/>
        <w:tblLayout w:type="fixed"/>
        <w:tblLook w:val="04A0" w:firstRow="1" w:lastRow="0" w:firstColumn="1" w:lastColumn="0" w:noHBand="0" w:noVBand="1"/>
      </w:tblPr>
      <w:tblGrid>
        <w:gridCol w:w="2011"/>
        <w:gridCol w:w="1817"/>
        <w:gridCol w:w="1417"/>
        <w:gridCol w:w="1843"/>
      </w:tblGrid>
      <w:tr w:rsidR="0077652C" w:rsidRPr="006A4C46" w14:paraId="79789E57" w14:textId="77777777" w:rsidTr="00012ECB">
        <w:trPr>
          <w:trHeight w:val="340"/>
          <w:jc w:val="center"/>
        </w:trPr>
        <w:tc>
          <w:tcPr>
            <w:tcW w:w="2011" w:type="dxa"/>
            <w:tcBorders>
              <w:top w:val="double" w:sz="4" w:space="0" w:color="auto"/>
              <w:left w:val="nil"/>
              <w:bottom w:val="double" w:sz="4" w:space="0" w:color="auto"/>
            </w:tcBorders>
            <w:shd w:val="clear" w:color="auto" w:fill="D9D9D9" w:themeFill="background1" w:themeFillShade="D9"/>
            <w:vAlign w:val="center"/>
          </w:tcPr>
          <w:p w14:paraId="425216FE" w14:textId="77777777" w:rsidR="0077652C" w:rsidRPr="000B40D0" w:rsidRDefault="0077652C" w:rsidP="00012ECB">
            <w:pPr>
              <w:jc w:val="center"/>
              <w:rPr>
                <w:rFonts w:ascii="Times New Roman" w:eastAsia="宋体" w:hAnsi="Times New Roman" w:cs="Times New Roman"/>
                <w:b/>
                <w:bCs/>
                <w:sz w:val="22"/>
              </w:rPr>
            </w:pPr>
            <w:r w:rsidRPr="000B40D0">
              <w:rPr>
                <w:rFonts w:ascii="Times New Roman" w:eastAsia="宋体" w:hAnsi="Times New Roman" w:cs="Times New Roman" w:hint="eastAsia"/>
                <w:b/>
                <w:bCs/>
                <w:sz w:val="22"/>
              </w:rPr>
              <w:t>Layer</w:t>
            </w:r>
          </w:p>
        </w:tc>
        <w:tc>
          <w:tcPr>
            <w:tcW w:w="1817" w:type="dxa"/>
            <w:tcBorders>
              <w:top w:val="double" w:sz="4" w:space="0" w:color="auto"/>
              <w:bottom w:val="double" w:sz="4" w:space="0" w:color="auto"/>
            </w:tcBorders>
            <w:shd w:val="clear" w:color="auto" w:fill="D9D9D9" w:themeFill="background1" w:themeFillShade="D9"/>
            <w:vAlign w:val="center"/>
          </w:tcPr>
          <w:p w14:paraId="6248D72D" w14:textId="77777777" w:rsidR="0077652C" w:rsidRPr="000B40D0" w:rsidRDefault="0077652C" w:rsidP="00012ECB">
            <w:pPr>
              <w:jc w:val="center"/>
              <w:rPr>
                <w:rFonts w:ascii="Times New Roman" w:eastAsia="宋体" w:hAnsi="Times New Roman" w:cs="Times New Roman"/>
                <w:b/>
                <w:bCs/>
                <w:sz w:val="22"/>
              </w:rPr>
            </w:pPr>
            <w:r w:rsidRPr="000B40D0">
              <w:rPr>
                <w:rFonts w:ascii="Times New Roman" w:eastAsia="宋体" w:hAnsi="Times New Roman" w:cs="Times New Roman"/>
                <w:b/>
                <w:bCs/>
                <w:sz w:val="22"/>
              </w:rPr>
              <w:t>Conv</w:t>
            </w:r>
          </w:p>
        </w:tc>
        <w:tc>
          <w:tcPr>
            <w:tcW w:w="1417" w:type="dxa"/>
            <w:tcBorders>
              <w:top w:val="double" w:sz="4" w:space="0" w:color="auto"/>
              <w:bottom w:val="double" w:sz="4" w:space="0" w:color="auto"/>
            </w:tcBorders>
            <w:shd w:val="clear" w:color="auto" w:fill="D9D9D9" w:themeFill="background1" w:themeFillShade="D9"/>
            <w:vAlign w:val="center"/>
          </w:tcPr>
          <w:p w14:paraId="1F73CF70" w14:textId="77777777" w:rsidR="0077652C" w:rsidRPr="000B40D0" w:rsidRDefault="0077652C" w:rsidP="00012ECB">
            <w:pPr>
              <w:jc w:val="center"/>
              <w:rPr>
                <w:rFonts w:ascii="Times New Roman" w:eastAsia="宋体" w:hAnsi="Times New Roman" w:cs="Times New Roman"/>
                <w:b/>
                <w:bCs/>
                <w:sz w:val="22"/>
              </w:rPr>
            </w:pPr>
            <w:r w:rsidRPr="000B40D0">
              <w:rPr>
                <w:rFonts w:ascii="Times New Roman" w:eastAsia="宋体" w:hAnsi="Times New Roman" w:cs="Times New Roman"/>
                <w:b/>
                <w:bCs/>
                <w:sz w:val="22"/>
              </w:rPr>
              <w:t>Pooling</w:t>
            </w:r>
          </w:p>
        </w:tc>
        <w:tc>
          <w:tcPr>
            <w:tcW w:w="1843" w:type="dxa"/>
            <w:tcBorders>
              <w:top w:val="double" w:sz="4" w:space="0" w:color="auto"/>
              <w:bottom w:val="double" w:sz="4" w:space="0" w:color="auto"/>
              <w:right w:val="nil"/>
            </w:tcBorders>
            <w:shd w:val="clear" w:color="auto" w:fill="D9D9D9" w:themeFill="background1" w:themeFillShade="D9"/>
            <w:vAlign w:val="center"/>
          </w:tcPr>
          <w:p w14:paraId="38E9B95B" w14:textId="77777777" w:rsidR="0077652C" w:rsidRPr="000B40D0" w:rsidRDefault="0077652C" w:rsidP="00012ECB">
            <w:pPr>
              <w:jc w:val="center"/>
              <w:rPr>
                <w:rFonts w:ascii="Times New Roman" w:eastAsia="宋体" w:hAnsi="Times New Roman" w:cs="Times New Roman"/>
                <w:b/>
                <w:bCs/>
                <w:sz w:val="22"/>
              </w:rPr>
            </w:pPr>
            <w:r w:rsidRPr="000B40D0">
              <w:rPr>
                <w:rFonts w:ascii="Times New Roman" w:eastAsia="宋体" w:hAnsi="Times New Roman" w:cs="Times New Roman"/>
                <w:b/>
                <w:bCs/>
                <w:sz w:val="22"/>
              </w:rPr>
              <w:t>Parameters</w:t>
            </w:r>
          </w:p>
        </w:tc>
      </w:tr>
      <w:tr w:rsidR="0077652C" w14:paraId="781BA88E" w14:textId="77777777" w:rsidTr="00012ECB">
        <w:trPr>
          <w:trHeight w:val="340"/>
          <w:jc w:val="center"/>
        </w:trPr>
        <w:tc>
          <w:tcPr>
            <w:tcW w:w="2011" w:type="dxa"/>
            <w:tcBorders>
              <w:top w:val="double" w:sz="4" w:space="0" w:color="auto"/>
              <w:left w:val="nil"/>
            </w:tcBorders>
            <w:vAlign w:val="center"/>
          </w:tcPr>
          <w:p w14:paraId="235F57FC"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sz w:val="20"/>
                <w:szCs w:val="20"/>
              </w:rPr>
              <w:t>Basic Block1</w:t>
            </w:r>
          </w:p>
        </w:tc>
        <w:tc>
          <w:tcPr>
            <w:tcW w:w="1817" w:type="dxa"/>
            <w:tcBorders>
              <w:top w:val="double" w:sz="4" w:space="0" w:color="auto"/>
            </w:tcBorders>
            <w:vAlign w:val="center"/>
          </w:tcPr>
          <w:p w14:paraId="1BBF1313"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6</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8</w:t>
            </w:r>
          </w:p>
        </w:tc>
        <w:tc>
          <w:tcPr>
            <w:tcW w:w="1417" w:type="dxa"/>
            <w:tcBorders>
              <w:top w:val="double" w:sz="4" w:space="0" w:color="auto"/>
            </w:tcBorders>
            <w:vAlign w:val="center"/>
          </w:tcPr>
          <w:p w14:paraId="0C4B800B"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8</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p>
        </w:tc>
        <w:tc>
          <w:tcPr>
            <w:tcW w:w="1843" w:type="dxa"/>
            <w:tcBorders>
              <w:top w:val="double" w:sz="4" w:space="0" w:color="auto"/>
              <w:right w:val="nil"/>
            </w:tcBorders>
            <w:vAlign w:val="center"/>
          </w:tcPr>
          <w:p w14:paraId="477BEC0E"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36</w:t>
            </w:r>
          </w:p>
        </w:tc>
      </w:tr>
      <w:tr w:rsidR="0077652C" w14:paraId="6EE10B92" w14:textId="77777777" w:rsidTr="00012ECB">
        <w:trPr>
          <w:trHeight w:val="340"/>
          <w:jc w:val="center"/>
        </w:trPr>
        <w:tc>
          <w:tcPr>
            <w:tcW w:w="2011" w:type="dxa"/>
            <w:tcBorders>
              <w:left w:val="nil"/>
            </w:tcBorders>
            <w:vAlign w:val="center"/>
          </w:tcPr>
          <w:p w14:paraId="581E36C3"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sz w:val="20"/>
                <w:szCs w:val="20"/>
              </w:rPr>
              <w:t>Basic Block2</w:t>
            </w:r>
          </w:p>
        </w:tc>
        <w:tc>
          <w:tcPr>
            <w:tcW w:w="1817" w:type="dxa"/>
            <w:vAlign w:val="center"/>
          </w:tcPr>
          <w:p w14:paraId="1A27B554"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2</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2</w:t>
            </w:r>
          </w:p>
        </w:tc>
        <w:tc>
          <w:tcPr>
            <w:tcW w:w="1417" w:type="dxa"/>
            <w:vAlign w:val="center"/>
          </w:tcPr>
          <w:p w14:paraId="00640CDE"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4</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p>
        </w:tc>
        <w:tc>
          <w:tcPr>
            <w:tcW w:w="1843" w:type="dxa"/>
            <w:tcBorders>
              <w:right w:val="nil"/>
            </w:tcBorders>
            <w:vAlign w:val="center"/>
          </w:tcPr>
          <w:p w14:paraId="194E60B7"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164</w:t>
            </w:r>
          </w:p>
        </w:tc>
      </w:tr>
      <w:tr w:rsidR="0077652C" w14:paraId="1ADDBE61" w14:textId="77777777" w:rsidTr="00012ECB">
        <w:trPr>
          <w:trHeight w:val="340"/>
          <w:jc w:val="center"/>
        </w:trPr>
        <w:tc>
          <w:tcPr>
            <w:tcW w:w="2011" w:type="dxa"/>
            <w:tcBorders>
              <w:left w:val="nil"/>
            </w:tcBorders>
            <w:vAlign w:val="center"/>
          </w:tcPr>
          <w:p w14:paraId="4A85C5FF"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sz w:val="20"/>
                <w:szCs w:val="20"/>
              </w:rPr>
              <w:t>Basic Block3</w:t>
            </w:r>
          </w:p>
        </w:tc>
        <w:tc>
          <w:tcPr>
            <w:tcW w:w="1817" w:type="dxa"/>
            <w:vAlign w:val="center"/>
          </w:tcPr>
          <w:p w14:paraId="0909B184"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9</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3</w:t>
            </w:r>
            <w:r w:rsidRPr="000B40D0">
              <w:rPr>
                <w:rFonts w:ascii="Times New Roman" w:eastAsia="宋体" w:hAnsi="Times New Roman" w:cs="Times New Roman"/>
                <w:sz w:val="20"/>
                <w:szCs w:val="20"/>
              </w:rPr>
              <w:t>2</w:t>
            </w:r>
          </w:p>
        </w:tc>
        <w:tc>
          <w:tcPr>
            <w:tcW w:w="1417" w:type="dxa"/>
            <w:vAlign w:val="center"/>
          </w:tcPr>
          <w:p w14:paraId="53EBBB51"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4</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p>
        </w:tc>
        <w:tc>
          <w:tcPr>
            <w:tcW w:w="1843" w:type="dxa"/>
            <w:tcBorders>
              <w:right w:val="nil"/>
            </w:tcBorders>
            <w:vAlign w:val="center"/>
          </w:tcPr>
          <w:p w14:paraId="157DEC45"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3</w:t>
            </w:r>
            <w:r w:rsidRPr="000B40D0">
              <w:rPr>
                <w:rFonts w:ascii="Times New Roman" w:eastAsia="宋体" w:hAnsi="Times New Roman" w:cs="Times New Roman"/>
                <w:sz w:val="20"/>
                <w:szCs w:val="20"/>
              </w:rPr>
              <w:t>488</w:t>
            </w:r>
          </w:p>
        </w:tc>
      </w:tr>
      <w:tr w:rsidR="0077652C" w14:paraId="046A5AE4" w14:textId="77777777" w:rsidTr="00012ECB">
        <w:trPr>
          <w:trHeight w:val="340"/>
          <w:jc w:val="center"/>
        </w:trPr>
        <w:tc>
          <w:tcPr>
            <w:tcW w:w="2011" w:type="dxa"/>
            <w:tcBorders>
              <w:left w:val="nil"/>
            </w:tcBorders>
            <w:vAlign w:val="center"/>
          </w:tcPr>
          <w:p w14:paraId="47DD4244"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sz w:val="20"/>
                <w:szCs w:val="20"/>
              </w:rPr>
              <w:t>Basic Block4</w:t>
            </w:r>
          </w:p>
        </w:tc>
        <w:tc>
          <w:tcPr>
            <w:tcW w:w="1817" w:type="dxa"/>
            <w:vAlign w:val="center"/>
          </w:tcPr>
          <w:p w14:paraId="0E43F8EE"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7</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6</w:t>
            </w:r>
            <w:r w:rsidRPr="000B40D0">
              <w:rPr>
                <w:rFonts w:ascii="Times New Roman" w:eastAsia="宋体" w:hAnsi="Times New Roman" w:cs="Times New Roman"/>
                <w:sz w:val="20"/>
                <w:szCs w:val="20"/>
              </w:rPr>
              <w:t>4</w:t>
            </w:r>
          </w:p>
        </w:tc>
        <w:tc>
          <w:tcPr>
            <w:tcW w:w="1417" w:type="dxa"/>
            <w:vAlign w:val="center"/>
          </w:tcPr>
          <w:p w14:paraId="60B18E36"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4</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p>
        </w:tc>
        <w:tc>
          <w:tcPr>
            <w:tcW w:w="1843" w:type="dxa"/>
            <w:tcBorders>
              <w:right w:val="nil"/>
            </w:tcBorders>
            <w:vAlign w:val="center"/>
          </w:tcPr>
          <w:p w14:paraId="16A99FF6"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4400</w:t>
            </w:r>
          </w:p>
        </w:tc>
      </w:tr>
      <w:tr w:rsidR="0077652C" w14:paraId="62012F38" w14:textId="77777777" w:rsidTr="00012ECB">
        <w:trPr>
          <w:trHeight w:val="340"/>
          <w:jc w:val="center"/>
        </w:trPr>
        <w:tc>
          <w:tcPr>
            <w:tcW w:w="2011" w:type="dxa"/>
            <w:tcBorders>
              <w:left w:val="nil"/>
            </w:tcBorders>
            <w:vAlign w:val="center"/>
          </w:tcPr>
          <w:p w14:paraId="7F2D8AFB"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sz w:val="20"/>
                <w:szCs w:val="20"/>
              </w:rPr>
              <w:t>Basic Block5</w:t>
            </w:r>
          </w:p>
        </w:tc>
        <w:tc>
          <w:tcPr>
            <w:tcW w:w="1817" w:type="dxa"/>
            <w:vAlign w:val="center"/>
          </w:tcPr>
          <w:p w14:paraId="1139BB31"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5</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sz w:val="20"/>
                <w:szCs w:val="20"/>
              </w:rPr>
              <w:t>64</w:t>
            </w:r>
          </w:p>
        </w:tc>
        <w:tc>
          <w:tcPr>
            <w:tcW w:w="1417" w:type="dxa"/>
            <w:vAlign w:val="center"/>
          </w:tcPr>
          <w:p w14:paraId="6ECF11F4"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2</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p>
        </w:tc>
        <w:tc>
          <w:tcPr>
            <w:tcW w:w="1843" w:type="dxa"/>
            <w:tcBorders>
              <w:right w:val="nil"/>
            </w:tcBorders>
            <w:vAlign w:val="center"/>
          </w:tcPr>
          <w:p w14:paraId="18F09E9A"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2</w:t>
            </w:r>
            <w:r w:rsidRPr="000B40D0">
              <w:rPr>
                <w:rFonts w:ascii="Times New Roman" w:eastAsia="宋体" w:hAnsi="Times New Roman" w:cs="Times New Roman"/>
                <w:sz w:val="20"/>
                <w:szCs w:val="20"/>
              </w:rPr>
              <w:t>0544</w:t>
            </w:r>
          </w:p>
        </w:tc>
      </w:tr>
      <w:tr w:rsidR="0077652C" w14:paraId="0ACC97D2" w14:textId="77777777" w:rsidTr="00012ECB">
        <w:trPr>
          <w:trHeight w:val="340"/>
          <w:jc w:val="center"/>
        </w:trPr>
        <w:tc>
          <w:tcPr>
            <w:tcW w:w="2011" w:type="dxa"/>
            <w:tcBorders>
              <w:left w:val="nil"/>
            </w:tcBorders>
            <w:vAlign w:val="center"/>
          </w:tcPr>
          <w:p w14:paraId="627D56CD"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sz w:val="20"/>
                <w:szCs w:val="20"/>
              </w:rPr>
              <w:t>Basic Block6</w:t>
            </w:r>
          </w:p>
        </w:tc>
        <w:tc>
          <w:tcPr>
            <w:tcW w:w="1817" w:type="dxa"/>
            <w:vAlign w:val="center"/>
          </w:tcPr>
          <w:p w14:paraId="7D77E00B"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3</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6</w:t>
            </w:r>
            <w:r w:rsidRPr="000B40D0">
              <w:rPr>
                <w:rFonts w:ascii="Times New Roman" w:eastAsia="宋体" w:hAnsi="Times New Roman" w:cs="Times New Roman"/>
                <w:sz w:val="20"/>
                <w:szCs w:val="20"/>
              </w:rPr>
              <w:t>4</w:t>
            </w:r>
          </w:p>
        </w:tc>
        <w:tc>
          <w:tcPr>
            <w:tcW w:w="1417" w:type="dxa"/>
            <w:vAlign w:val="center"/>
          </w:tcPr>
          <w:p w14:paraId="7ADB0393"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2</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p>
        </w:tc>
        <w:tc>
          <w:tcPr>
            <w:tcW w:w="1843" w:type="dxa"/>
            <w:tcBorders>
              <w:right w:val="nil"/>
            </w:tcBorders>
            <w:vAlign w:val="center"/>
          </w:tcPr>
          <w:p w14:paraId="3F2508BA"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2352</w:t>
            </w:r>
          </w:p>
        </w:tc>
      </w:tr>
      <w:tr w:rsidR="0077652C" w14:paraId="4E930B30" w14:textId="77777777" w:rsidTr="00012ECB">
        <w:trPr>
          <w:trHeight w:val="340"/>
          <w:jc w:val="center"/>
        </w:trPr>
        <w:tc>
          <w:tcPr>
            <w:tcW w:w="2011" w:type="dxa"/>
            <w:tcBorders>
              <w:left w:val="nil"/>
            </w:tcBorders>
            <w:vAlign w:val="center"/>
          </w:tcPr>
          <w:p w14:paraId="65E91B5E"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sz w:val="20"/>
                <w:szCs w:val="20"/>
              </w:rPr>
              <w:t>Basic Block7</w:t>
            </w:r>
          </w:p>
        </w:tc>
        <w:tc>
          <w:tcPr>
            <w:tcW w:w="1817" w:type="dxa"/>
            <w:vAlign w:val="center"/>
          </w:tcPr>
          <w:p w14:paraId="3ACBDB50"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3</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7</w:t>
            </w:r>
            <w:r w:rsidRPr="000B40D0">
              <w:rPr>
                <w:rFonts w:ascii="Times New Roman" w:eastAsia="宋体" w:hAnsi="Times New Roman" w:cs="Times New Roman"/>
                <w:sz w:val="20"/>
                <w:szCs w:val="20"/>
              </w:rPr>
              <w:t>2</w:t>
            </w:r>
          </w:p>
        </w:tc>
        <w:tc>
          <w:tcPr>
            <w:tcW w:w="1417" w:type="dxa"/>
            <w:vAlign w:val="center"/>
          </w:tcPr>
          <w:p w14:paraId="39A950B3"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2</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p>
        </w:tc>
        <w:tc>
          <w:tcPr>
            <w:tcW w:w="1843" w:type="dxa"/>
            <w:tcBorders>
              <w:right w:val="nil"/>
            </w:tcBorders>
            <w:vAlign w:val="center"/>
          </w:tcPr>
          <w:p w14:paraId="2F89A531"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3896</w:t>
            </w:r>
          </w:p>
        </w:tc>
      </w:tr>
      <w:tr w:rsidR="0077652C" w14:paraId="5373A91E" w14:textId="77777777" w:rsidTr="00012ECB">
        <w:trPr>
          <w:trHeight w:val="340"/>
          <w:jc w:val="center"/>
        </w:trPr>
        <w:tc>
          <w:tcPr>
            <w:tcW w:w="2011" w:type="dxa"/>
            <w:tcBorders>
              <w:left w:val="nil"/>
            </w:tcBorders>
            <w:vAlign w:val="center"/>
          </w:tcPr>
          <w:p w14:paraId="7A2107BA" w14:textId="5E1369E5" w:rsidR="0077652C" w:rsidRPr="000B40D0" w:rsidRDefault="002469EC" w:rsidP="00012ECB">
            <w:pPr>
              <w:jc w:val="center"/>
              <w:rPr>
                <w:rFonts w:ascii="Times New Roman" w:eastAsia="宋体" w:hAnsi="Times New Roman" w:cs="Times New Roman"/>
                <w:sz w:val="20"/>
                <w:szCs w:val="20"/>
              </w:rPr>
            </w:pPr>
            <w:r>
              <w:rPr>
                <w:rFonts w:ascii="Times New Roman" w:eastAsia="宋体" w:hAnsi="Times New Roman" w:cs="Times New Roman"/>
                <w:sz w:val="20"/>
                <w:szCs w:val="20"/>
              </w:rPr>
              <w:t>FC1</w:t>
            </w:r>
          </w:p>
        </w:tc>
        <w:tc>
          <w:tcPr>
            <w:tcW w:w="1817" w:type="dxa"/>
            <w:vAlign w:val="center"/>
          </w:tcPr>
          <w:p w14:paraId="60325BDC"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2</w:t>
            </w:r>
            <w:r w:rsidRPr="000B40D0">
              <w:rPr>
                <w:rFonts w:ascii="Times New Roman" w:eastAsia="宋体" w:hAnsi="Times New Roman" w:cs="Times New Roman"/>
                <w:sz w:val="20"/>
                <w:szCs w:val="20"/>
              </w:rPr>
              <w:t>16</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6</w:t>
            </w:r>
            <w:r w:rsidRPr="000B40D0">
              <w:rPr>
                <w:rFonts w:ascii="Times New Roman" w:eastAsia="宋体" w:hAnsi="Times New Roman" w:cs="Times New Roman"/>
                <w:sz w:val="20"/>
                <w:szCs w:val="20"/>
              </w:rPr>
              <w:t>4</w:t>
            </w:r>
          </w:p>
        </w:tc>
        <w:tc>
          <w:tcPr>
            <w:tcW w:w="1417" w:type="dxa"/>
            <w:vAlign w:val="center"/>
          </w:tcPr>
          <w:p w14:paraId="06FAF957"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w:t>
            </w:r>
          </w:p>
        </w:tc>
        <w:tc>
          <w:tcPr>
            <w:tcW w:w="1843" w:type="dxa"/>
            <w:tcBorders>
              <w:right w:val="nil"/>
            </w:tcBorders>
            <w:vAlign w:val="center"/>
          </w:tcPr>
          <w:p w14:paraId="653C4017"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3888</w:t>
            </w:r>
          </w:p>
        </w:tc>
      </w:tr>
      <w:tr w:rsidR="0077652C" w14:paraId="2076592F" w14:textId="77777777" w:rsidTr="00012ECB">
        <w:trPr>
          <w:trHeight w:val="340"/>
          <w:jc w:val="center"/>
        </w:trPr>
        <w:tc>
          <w:tcPr>
            <w:tcW w:w="2011" w:type="dxa"/>
            <w:tcBorders>
              <w:left w:val="nil"/>
              <w:bottom w:val="double" w:sz="4" w:space="0" w:color="auto"/>
            </w:tcBorders>
            <w:vAlign w:val="center"/>
          </w:tcPr>
          <w:p w14:paraId="172BB9EB" w14:textId="030CB6BA" w:rsidR="0077652C" w:rsidRPr="000B40D0" w:rsidRDefault="002469EC" w:rsidP="00012ECB">
            <w:pPr>
              <w:jc w:val="center"/>
              <w:rPr>
                <w:rFonts w:ascii="Times New Roman" w:eastAsia="宋体" w:hAnsi="Times New Roman" w:cs="Times New Roman"/>
                <w:sz w:val="20"/>
                <w:szCs w:val="20"/>
              </w:rPr>
            </w:pPr>
            <w:r>
              <w:rPr>
                <w:rFonts w:ascii="Times New Roman" w:eastAsia="宋体" w:hAnsi="Times New Roman" w:cs="Times New Roman"/>
                <w:sz w:val="20"/>
                <w:szCs w:val="20"/>
              </w:rPr>
              <w:t>FC2</w:t>
            </w:r>
          </w:p>
        </w:tc>
        <w:tc>
          <w:tcPr>
            <w:tcW w:w="1817" w:type="dxa"/>
            <w:tcBorders>
              <w:bottom w:val="double" w:sz="4" w:space="0" w:color="auto"/>
            </w:tcBorders>
            <w:vAlign w:val="center"/>
          </w:tcPr>
          <w:p w14:paraId="038833EE"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6</w:t>
            </w:r>
            <w:r w:rsidRPr="000B40D0">
              <w:rPr>
                <w:rFonts w:ascii="Times New Roman" w:eastAsia="宋体" w:hAnsi="Times New Roman" w:cs="Times New Roman"/>
                <w:sz w:val="20"/>
                <w:szCs w:val="20"/>
              </w:rPr>
              <w:t>4</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7</w:t>
            </w:r>
          </w:p>
        </w:tc>
        <w:tc>
          <w:tcPr>
            <w:tcW w:w="1417" w:type="dxa"/>
            <w:tcBorders>
              <w:bottom w:val="double" w:sz="4" w:space="0" w:color="auto"/>
            </w:tcBorders>
            <w:vAlign w:val="center"/>
          </w:tcPr>
          <w:p w14:paraId="1B3CF6D9"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w:t>
            </w:r>
          </w:p>
        </w:tc>
        <w:tc>
          <w:tcPr>
            <w:tcW w:w="1843" w:type="dxa"/>
            <w:tcBorders>
              <w:bottom w:val="double" w:sz="4" w:space="0" w:color="auto"/>
              <w:right w:val="nil"/>
            </w:tcBorders>
            <w:vAlign w:val="center"/>
          </w:tcPr>
          <w:p w14:paraId="0CD69DF4" w14:textId="77777777" w:rsidR="0077652C" w:rsidRPr="000B40D0" w:rsidRDefault="0077652C" w:rsidP="00012ECB">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105</w:t>
            </w:r>
          </w:p>
        </w:tc>
      </w:tr>
    </w:tbl>
    <w:p w14:paraId="4C0C278D" w14:textId="77777777" w:rsidR="00E3478F" w:rsidRPr="00E3478F" w:rsidRDefault="00E3478F" w:rsidP="00DE3CC7">
      <w:pPr>
        <w:jc w:val="left"/>
        <w:rPr>
          <w:rFonts w:ascii="Times New Roman" w:hAnsi="Times New Roman" w:cs="Times New Roman"/>
        </w:rPr>
      </w:pPr>
    </w:p>
    <w:p w14:paraId="55868A47" w14:textId="49139854" w:rsidR="00C77967" w:rsidRPr="00C77967" w:rsidRDefault="00C77967" w:rsidP="00C77967">
      <w:pPr>
        <w:pStyle w:val="a3"/>
        <w:numPr>
          <w:ilvl w:val="0"/>
          <w:numId w:val="8"/>
        </w:numPr>
        <w:ind w:firstLineChars="0"/>
        <w:rPr>
          <w:rFonts w:ascii="Arial" w:hAnsi="Arial" w:cs="Arial"/>
          <w:i/>
          <w:color w:val="9933FF"/>
          <w:sz w:val="22"/>
        </w:rPr>
      </w:pPr>
      <w:r>
        <w:rPr>
          <w:rFonts w:ascii="Arial" w:hAnsi="Arial" w:cs="Arial"/>
          <w:i/>
          <w:color w:val="9933FF"/>
          <w:sz w:val="22"/>
        </w:rPr>
        <w:t xml:space="preserve">Diagnosis Performance and </w:t>
      </w:r>
      <w:r w:rsidR="008A5CD2">
        <w:rPr>
          <w:rFonts w:ascii="Arial" w:hAnsi="Arial" w:cs="Arial"/>
          <w:i/>
          <w:color w:val="9933FF"/>
          <w:sz w:val="22"/>
        </w:rPr>
        <w:t>Comparison</w:t>
      </w:r>
    </w:p>
    <w:p w14:paraId="30357A0B" w14:textId="43509FBE" w:rsidR="00FD100A" w:rsidRDefault="00ED24C6" w:rsidP="005F10BE">
      <w:pPr>
        <w:ind w:firstLine="420"/>
        <w:rPr>
          <w:rFonts w:ascii="Times New Roman" w:hAnsi="Times New Roman" w:cs="Times New Roman"/>
        </w:rPr>
      </w:pPr>
      <w:r>
        <w:rPr>
          <w:rFonts w:ascii="Times New Roman" w:hAnsi="Times New Roman" w:cs="Times New Roman"/>
        </w:rPr>
        <w:t>Fig. X shows the confusion matrix of the</w:t>
      </w:r>
      <w:r w:rsidR="0063351D">
        <w:rPr>
          <w:rFonts w:ascii="Times New Roman" w:hAnsi="Times New Roman" w:cs="Times New Roman"/>
        </w:rPr>
        <w:t xml:space="preserve"> proposed neural network with 7 basic blocks using the test data. The proposed neural network correctly classifi</w:t>
      </w:r>
      <w:r w:rsidR="00FD100A">
        <w:rPr>
          <w:rFonts w:ascii="Times New Roman" w:hAnsi="Times New Roman" w:cs="Times New Roman"/>
        </w:rPr>
        <w:t>es</w:t>
      </w:r>
      <w:r w:rsidR="0063351D">
        <w:rPr>
          <w:rFonts w:ascii="Times New Roman" w:hAnsi="Times New Roman" w:cs="Times New Roman"/>
        </w:rPr>
        <w:t xml:space="preserve"> 290 out of 304 samples during the test phase</w:t>
      </w:r>
      <w:r w:rsidR="00FD100A">
        <w:rPr>
          <w:rFonts w:ascii="Times New Roman" w:hAnsi="Times New Roman" w:cs="Times New Roman"/>
        </w:rPr>
        <w:t xml:space="preserve"> </w:t>
      </w:r>
      <w:r w:rsidR="0063351D">
        <w:rPr>
          <w:rFonts w:ascii="Times New Roman" w:hAnsi="Times New Roman" w:cs="Times New Roman"/>
        </w:rPr>
        <w:t xml:space="preserve">yielding 95.72% of overall accuracy. </w:t>
      </w:r>
      <w:r w:rsidR="00FD100A">
        <w:rPr>
          <w:rFonts w:ascii="Times New Roman" w:hAnsi="Times New Roman" w:cs="Times New Roman"/>
        </w:rPr>
        <w:t>In the test phase,</w:t>
      </w:r>
      <w:r w:rsidR="0063351D">
        <w:rPr>
          <w:rFonts w:ascii="Times New Roman" w:hAnsi="Times New Roman" w:cs="Times New Roman"/>
        </w:rPr>
        <w:t xml:space="preserve"> 10 of the</w:t>
      </w:r>
      <w:r w:rsidR="00FD100A">
        <w:rPr>
          <w:rFonts w:ascii="Times New Roman" w:hAnsi="Times New Roman" w:cs="Times New Roman"/>
        </w:rPr>
        <w:t xml:space="preserve"> 17</w:t>
      </w:r>
      <w:r w:rsidR="0063351D">
        <w:rPr>
          <w:rFonts w:ascii="Times New Roman" w:hAnsi="Times New Roman" w:cs="Times New Roman"/>
        </w:rPr>
        <w:t xml:space="preserve"> </w:t>
      </w:r>
      <w:r w:rsidR="00FD100A">
        <w:rPr>
          <w:rFonts w:ascii="Times New Roman" w:hAnsi="Times New Roman" w:cs="Times New Roman"/>
        </w:rPr>
        <w:t>heart rhythms are classified without m</w:t>
      </w:r>
      <w:r w:rsidR="00FD100A" w:rsidRPr="00FD100A">
        <w:rPr>
          <w:rFonts w:ascii="Times New Roman" w:hAnsi="Times New Roman" w:cs="Times New Roman"/>
        </w:rPr>
        <w:t>isdiagnosis</w:t>
      </w:r>
      <w:r w:rsidR="00012ECB">
        <w:rPr>
          <w:rFonts w:ascii="Times New Roman" w:hAnsi="Times New Roman" w:cs="Times New Roman"/>
        </w:rPr>
        <w:t>, and the target class is dominant</w:t>
      </w:r>
      <w:r w:rsidR="00012ECB" w:rsidRPr="00FD100A">
        <w:rPr>
          <w:rFonts w:ascii="Times New Roman" w:hAnsi="Times New Roman" w:cs="Times New Roman"/>
        </w:rPr>
        <w:t xml:space="preserve"> </w:t>
      </w:r>
      <w:r w:rsidR="00012ECB">
        <w:rPr>
          <w:rFonts w:ascii="Times New Roman" w:hAnsi="Times New Roman" w:cs="Times New Roman"/>
        </w:rPr>
        <w:t>in individual class’s prediction</w:t>
      </w:r>
      <w:r w:rsidR="00FD100A">
        <w:rPr>
          <w:rFonts w:ascii="Times New Roman" w:hAnsi="Times New Roman" w:cs="Times New Roman"/>
        </w:rPr>
        <w:t xml:space="preserve">. Moreover, the confusion matrix </w:t>
      </w:r>
      <w:r w:rsidR="00042777">
        <w:rPr>
          <w:rFonts w:ascii="Times New Roman" w:hAnsi="Times New Roman" w:cs="Times New Roman"/>
        </w:rPr>
        <w:t xml:space="preserve">also </w:t>
      </w:r>
      <w:r w:rsidR="00271B92">
        <w:rPr>
          <w:rFonts w:ascii="Times New Roman" w:hAnsi="Times New Roman" w:cs="Times New Roman"/>
        </w:rPr>
        <w:t xml:space="preserve">demonstrates that </w:t>
      </w:r>
      <w:r w:rsidR="00EC1218">
        <w:rPr>
          <w:rFonts w:ascii="Times New Roman" w:hAnsi="Times New Roman" w:cs="Times New Roman"/>
        </w:rPr>
        <w:t xml:space="preserve">91.7% of </w:t>
      </w:r>
      <w:r w:rsidR="007F51CF">
        <w:rPr>
          <w:rFonts w:ascii="Times New Roman" w:hAnsi="Times New Roman" w:cs="Times New Roman"/>
        </w:rPr>
        <w:t>the low-number class</w:t>
      </w:r>
      <w:r w:rsidR="00271B92">
        <w:rPr>
          <w:rFonts w:ascii="Times New Roman" w:hAnsi="Times New Roman" w:cs="Times New Roman"/>
        </w:rPr>
        <w:t xml:space="preserve"> </w:t>
      </w:r>
      <w:r w:rsidR="00EC1218">
        <w:rPr>
          <w:rFonts w:ascii="Times New Roman" w:hAnsi="Times New Roman" w:cs="Times New Roman"/>
        </w:rPr>
        <w:t>samples are correctly classified with our over-sampling strategy.</w:t>
      </w:r>
    </w:p>
    <w:p w14:paraId="48504E07" w14:textId="76EDED83" w:rsidR="00417183" w:rsidRDefault="00FD100A" w:rsidP="00417183">
      <w:pPr>
        <w:jc w:val="center"/>
        <w:rPr>
          <w:rFonts w:ascii="Arial" w:hAnsi="Arial" w:cs="Arial"/>
          <w:noProof/>
        </w:rPr>
      </w:pPr>
      <w:r>
        <w:rPr>
          <w:rFonts w:ascii="Arial" w:hAnsi="Arial" w:cs="Arial"/>
          <w:noProof/>
        </w:rPr>
        <w:drawing>
          <wp:inline distT="0" distB="0" distL="0" distR="0" wp14:anchorId="7BAE8358" wp14:editId="0BBAC32F">
            <wp:extent cx="3132814" cy="27141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m.emf"/>
                    <pic:cNvPicPr/>
                  </pic:nvPicPr>
                  <pic:blipFill rotWithShape="1">
                    <a:blip r:embed="rId59" cstate="print">
                      <a:extLst>
                        <a:ext uri="{28A0092B-C50C-407E-A947-70E740481C1C}">
                          <a14:useLocalDpi xmlns:a14="http://schemas.microsoft.com/office/drawing/2010/main" val="0"/>
                        </a:ext>
                      </a:extLst>
                    </a:blip>
                    <a:srcRect l="5900" t="16839" r="13918" b="13760"/>
                    <a:stretch/>
                  </pic:blipFill>
                  <pic:spPr bwMode="auto">
                    <a:xfrm>
                      <a:off x="0" y="0"/>
                      <a:ext cx="3141631" cy="2721802"/>
                    </a:xfrm>
                    <a:prstGeom prst="rect">
                      <a:avLst/>
                    </a:prstGeom>
                    <a:ln>
                      <a:noFill/>
                    </a:ln>
                    <a:extLst>
                      <a:ext uri="{53640926-AAD7-44D8-BBD7-CCE9431645EC}">
                        <a14:shadowObscured xmlns:a14="http://schemas.microsoft.com/office/drawing/2010/main"/>
                      </a:ext>
                    </a:extLst>
                  </pic:spPr>
                </pic:pic>
              </a:graphicData>
            </a:graphic>
          </wp:inline>
        </w:drawing>
      </w:r>
    </w:p>
    <w:p w14:paraId="27B70676" w14:textId="5EAF572E" w:rsidR="00417183" w:rsidRPr="00417183" w:rsidRDefault="00417183" w:rsidP="00012ECB">
      <w:pPr>
        <w:jc w:val="center"/>
        <w:rPr>
          <w:rFonts w:ascii="Times New Roman" w:hAnsi="Times New Roman" w:cs="Times New Roman"/>
        </w:rPr>
      </w:pPr>
      <w:r w:rsidRPr="005D2F12">
        <w:rPr>
          <w:rFonts w:ascii="Times New Roman" w:hAnsi="Times New Roman" w:cs="Times New Roman"/>
        </w:rPr>
        <w:t>Fig. X. Confusion matrix for the pre</w:t>
      </w:r>
      <w:r>
        <w:rPr>
          <w:rFonts w:ascii="Times New Roman" w:hAnsi="Times New Roman" w:cs="Times New Roman"/>
        </w:rPr>
        <w:t>dictions of the CNN versus the t</w:t>
      </w:r>
      <w:r w:rsidRPr="005D2F12">
        <w:rPr>
          <w:rFonts w:ascii="Times New Roman" w:hAnsi="Times New Roman" w:cs="Times New Roman"/>
        </w:rPr>
        <w:t>argets</w:t>
      </w:r>
    </w:p>
    <w:p w14:paraId="59AB48BB" w14:textId="49644689" w:rsidR="00ED24C6" w:rsidRDefault="00FD100A" w:rsidP="005F10BE">
      <w:pPr>
        <w:ind w:firstLine="420"/>
        <w:rPr>
          <w:rFonts w:ascii="Times New Roman" w:hAnsi="Times New Roman" w:cs="Times New Roman"/>
        </w:rPr>
      </w:pPr>
      <w:r>
        <w:rPr>
          <w:rFonts w:ascii="Times New Roman" w:hAnsi="Times New Roman" w:cs="Times New Roman"/>
        </w:rPr>
        <w:t xml:space="preserve">Table X compares </w:t>
      </w:r>
      <w:r w:rsidR="00012ECB">
        <w:rPr>
          <w:rFonts w:ascii="Times New Roman" w:hAnsi="Times New Roman" w:cs="Times New Roman"/>
        </w:rPr>
        <w:t xml:space="preserve">our neural network with </w:t>
      </w:r>
      <w:r>
        <w:rPr>
          <w:rFonts w:ascii="Times New Roman" w:hAnsi="Times New Roman" w:cs="Times New Roman"/>
        </w:rPr>
        <w:t xml:space="preserve">two state-of-the-art long-duration arrhythmia classifiers </w:t>
      </w:r>
      <w:r w:rsidR="00012ECB">
        <w:rPr>
          <w:rFonts w:ascii="Times New Roman" w:hAnsi="Times New Roman" w:cs="Times New Roman"/>
        </w:rPr>
        <w:fldChar w:fldCharType="begin"/>
      </w:r>
      <w:r w:rsidR="00012ECB">
        <w:rPr>
          <w:rFonts w:ascii="Times New Roman" w:hAnsi="Times New Roman" w:cs="Times New Roman"/>
        </w:rPr>
        <w:instrText xml:space="preserve"> REF _nebBED78E55_7BB4_48F0_9629_D308D40996A2 \r \h </w:instrText>
      </w:r>
      <w:r w:rsidR="00012ECB">
        <w:rPr>
          <w:rFonts w:ascii="Times New Roman" w:hAnsi="Times New Roman" w:cs="Times New Roman"/>
        </w:rPr>
      </w:r>
      <w:r w:rsidR="00012ECB">
        <w:rPr>
          <w:rFonts w:ascii="Times New Roman" w:hAnsi="Times New Roman" w:cs="Times New Roman"/>
        </w:rPr>
        <w:fldChar w:fldCharType="separate"/>
      </w:r>
      <w:r w:rsidR="00012ECB">
        <w:rPr>
          <w:rFonts w:ascii="Times New Roman" w:hAnsi="Times New Roman" w:cs="Times New Roman"/>
        </w:rPr>
        <w:t>[15]</w:t>
      </w:r>
      <w:r w:rsidR="00012ECB">
        <w:rPr>
          <w:rFonts w:ascii="Times New Roman" w:hAnsi="Times New Roman" w:cs="Times New Roman"/>
        </w:rPr>
        <w:fldChar w:fldCharType="end"/>
      </w:r>
      <w:r w:rsidR="00012ECB">
        <w:rPr>
          <w:rFonts w:ascii="Times New Roman" w:hAnsi="Times New Roman" w:cs="Times New Roman"/>
        </w:rPr>
        <w:t>,</w:t>
      </w:r>
      <w:r w:rsidR="00012ECB">
        <w:rPr>
          <w:rFonts w:ascii="Times New Roman" w:hAnsi="Times New Roman" w:cs="Times New Roman"/>
        </w:rPr>
        <w:fldChar w:fldCharType="begin"/>
      </w:r>
      <w:r w:rsidR="00012ECB">
        <w:rPr>
          <w:rFonts w:ascii="Times New Roman" w:hAnsi="Times New Roman" w:cs="Times New Roman"/>
        </w:rPr>
        <w:instrText xml:space="preserve"> REF _Ref29844641 \r \h </w:instrText>
      </w:r>
      <w:r w:rsidR="00012ECB">
        <w:rPr>
          <w:rFonts w:ascii="Times New Roman" w:hAnsi="Times New Roman" w:cs="Times New Roman"/>
        </w:rPr>
      </w:r>
      <w:r w:rsidR="00012ECB">
        <w:rPr>
          <w:rFonts w:ascii="Times New Roman" w:hAnsi="Times New Roman" w:cs="Times New Roman"/>
        </w:rPr>
        <w:fldChar w:fldCharType="separate"/>
      </w:r>
      <w:r w:rsidR="00012ECB">
        <w:rPr>
          <w:rFonts w:ascii="Times New Roman" w:hAnsi="Times New Roman" w:cs="Times New Roman"/>
        </w:rPr>
        <w:t>[33]</w:t>
      </w:r>
      <w:r w:rsidR="00012ECB">
        <w:rPr>
          <w:rFonts w:ascii="Times New Roman" w:hAnsi="Times New Roman" w:cs="Times New Roman"/>
        </w:rPr>
        <w:fldChar w:fldCharType="end"/>
      </w:r>
      <w:r w:rsidR="00012ECB">
        <w:rPr>
          <w:rFonts w:ascii="Times New Roman" w:hAnsi="Times New Roman" w:cs="Times New Roman"/>
        </w:rPr>
        <w:t xml:space="preserve"> </w:t>
      </w:r>
      <w:r>
        <w:rPr>
          <w:rFonts w:ascii="Times New Roman" w:hAnsi="Times New Roman" w:cs="Times New Roman"/>
        </w:rPr>
        <w:t xml:space="preserve">in the context of classification </w:t>
      </w:r>
      <w:r w:rsidR="00012ECB">
        <w:rPr>
          <w:rFonts w:ascii="Times New Roman" w:hAnsi="Times New Roman" w:cs="Times New Roman"/>
        </w:rPr>
        <w:t xml:space="preserve">accuracy </w:t>
      </w:r>
      <w:r>
        <w:rPr>
          <w:rFonts w:ascii="Times New Roman" w:hAnsi="Times New Roman" w:cs="Times New Roman"/>
        </w:rPr>
        <w:t xml:space="preserve">and the memory requirement. </w:t>
      </w:r>
      <w:r w:rsidR="00A302AF">
        <w:rPr>
          <w:rFonts w:ascii="Times New Roman" w:hAnsi="Times New Roman" w:cs="Times New Roman"/>
        </w:rPr>
        <w:t>And all of the work is test</w:t>
      </w:r>
      <w:r w:rsidR="00FE7063">
        <w:rPr>
          <w:rFonts w:ascii="Times New Roman" w:hAnsi="Times New Roman" w:cs="Times New Roman"/>
        </w:rPr>
        <w:t>ed</w:t>
      </w:r>
      <w:r w:rsidR="00A302AF">
        <w:rPr>
          <w:rFonts w:ascii="Times New Roman" w:hAnsi="Times New Roman" w:cs="Times New Roman"/>
        </w:rPr>
        <w:t xml:space="preserve"> with the dataset</w:t>
      </w:r>
      <w:r w:rsidR="00173BEC">
        <w:rPr>
          <w:rFonts w:ascii="Times New Roman" w:hAnsi="Times New Roman" w:cs="Times New Roman"/>
        </w:rPr>
        <w:fldChar w:fldCharType="begin"/>
      </w:r>
      <w:r w:rsidR="00173BEC">
        <w:rPr>
          <w:rFonts w:ascii="Times New Roman" w:hAnsi="Times New Roman" w:cs="Times New Roman"/>
        </w:rPr>
        <w:instrText xml:space="preserve"> REF _Ref29844693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[31]</w:t>
      </w:r>
      <w:r w:rsidR="00173BEC">
        <w:rPr>
          <w:rFonts w:ascii="Times New Roman" w:hAnsi="Times New Roman" w:cs="Times New Roman"/>
        </w:rPr>
        <w:fldChar w:fldCharType="end"/>
      </w:r>
      <w:r w:rsidR="00A302AF">
        <w:rPr>
          <w:rFonts w:ascii="Times New Roman" w:hAnsi="Times New Roman" w:cs="Times New Roman"/>
        </w:rPr>
        <w:t xml:space="preserve">. </w:t>
      </w:r>
      <w:r>
        <w:rPr>
          <w:rFonts w:ascii="Times New Roman" w:hAnsi="Times New Roman" w:cs="Times New Roman"/>
        </w:rPr>
        <w:t xml:space="preserve">It can be observed from Table X that our neural network </w:t>
      </w:r>
      <w:r>
        <w:rPr>
          <w:rFonts w:ascii="Times New Roman" w:hAnsi="Times New Roman" w:cs="Times New Roman"/>
        </w:rPr>
        <w:lastRenderedPageBreak/>
        <w:t xml:space="preserve">outperform than </w:t>
      </w:r>
      <w:r>
        <w:rPr>
          <w:rFonts w:ascii="Times New Roman" w:hAnsi="Times New Roman" w:cs="Times New Roman" w:hint="eastAsia"/>
        </w:rPr>
        <w:t>both</w:t>
      </w:r>
      <w:r>
        <w:rPr>
          <w:rFonts w:ascii="Times New Roman" w:hAnsi="Times New Roman" w:cs="Times New Roman"/>
        </w:rPr>
        <w:t xml:space="preserve"> </w:t>
      </w:r>
      <w:r w:rsidR="00173BEC">
        <w:rPr>
          <w:rFonts w:ascii="Times New Roman" w:hAnsi="Times New Roman" w:cs="Times New Roman"/>
        </w:rPr>
        <w:fldChar w:fldCharType="begin"/>
      </w:r>
      <w:r w:rsidR="00173BEC">
        <w:rPr>
          <w:rFonts w:ascii="Times New Roman" w:hAnsi="Times New Roman" w:cs="Times New Roman"/>
        </w:rPr>
        <w:instrText xml:space="preserve"> REF _Ref29844641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[33]</w:t>
      </w:r>
      <w:r w:rsidR="00173BEC">
        <w:rPr>
          <w:rFonts w:ascii="Times New Roman" w:hAnsi="Times New Roman" w:cs="Times New Roman"/>
        </w:rPr>
        <w:fldChar w:fldCharType="end"/>
      </w:r>
      <w:r w:rsidR="00173BEC">
        <w:rPr>
          <w:rFonts w:ascii="Times New Roman" w:hAnsi="Times New Roman" w:cs="Times New Roman"/>
        </w:rPr>
        <w:t xml:space="preserve"> </w:t>
      </w:r>
      <w:r>
        <w:rPr>
          <w:rFonts w:ascii="Times New Roman" w:hAnsi="Times New Roman" w:cs="Times New Roman"/>
        </w:rPr>
        <w:t xml:space="preserve">and </w:t>
      </w:r>
      <w:r>
        <w:rPr>
          <w:rFonts w:ascii="Times New Roman" w:hAnsi="Times New Roman" w:cs="Times New Roman"/>
        </w:rPr>
        <w:fldChar w:fldCharType="begin"/>
      </w:r>
      <w:r>
        <w:rPr>
          <w:rFonts w:ascii="Times New Roman" w:hAnsi="Times New Roman" w:cs="Times New Roman"/>
        </w:rPr>
        <w:instrText xml:space="preserve"> REF _Ref29375636 \r \h </w:instrText>
      </w:r>
      <w:r w:rsidR="005F10BE">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296E32">
        <w:rPr>
          <w:rFonts w:ascii="Times New Roman" w:hAnsi="Times New Roman" w:cs="Times New Roman"/>
        </w:rPr>
        <w:t>[15]</w:t>
      </w:r>
      <w:r>
        <w:rPr>
          <w:rFonts w:ascii="Times New Roman" w:hAnsi="Times New Roman" w:cs="Times New Roman"/>
        </w:rPr>
        <w:fldChar w:fldCharType="end"/>
      </w:r>
      <w:r>
        <w:rPr>
          <w:rFonts w:ascii="Times New Roman" w:hAnsi="Times New Roman" w:cs="Times New Roman"/>
        </w:rPr>
        <w:t>,</w:t>
      </w:r>
      <w:r w:rsidR="00A302AF">
        <w:rPr>
          <w:rFonts w:ascii="Times New Roman" w:hAnsi="Times New Roman" w:cs="Times New Roman"/>
        </w:rPr>
        <w:t xml:space="preserve"> </w:t>
      </w:r>
      <w:r w:rsidR="00012ECB">
        <w:rPr>
          <w:rFonts w:ascii="Times New Roman" w:hAnsi="Times New Roman" w:cs="Times New Roman"/>
        </w:rPr>
        <w:t>the</w:t>
      </w:r>
      <w:r w:rsidR="00A302AF">
        <w:rPr>
          <w:rFonts w:ascii="Times New Roman" w:hAnsi="Times New Roman" w:cs="Times New Roman"/>
        </w:rPr>
        <w:t xml:space="preserve"> proposed </w:t>
      </w:r>
      <w:r w:rsidR="00012ECB">
        <w:rPr>
          <w:rFonts w:ascii="Times New Roman" w:hAnsi="Times New Roman" w:cs="Times New Roman"/>
        </w:rPr>
        <w:t xml:space="preserve">neural network achieves </w:t>
      </w:r>
      <w:r w:rsidR="00012ECB" w:rsidRPr="00012ECB">
        <w:rPr>
          <w:rFonts w:ascii="Times New Roman" w:hAnsi="Times New Roman" w:cs="Times New Roman"/>
          <w:i/>
          <w:iCs/>
        </w:rPr>
        <w:t>OA</w:t>
      </w:r>
      <w:r w:rsidR="00012ECB">
        <w:rPr>
          <w:rFonts w:ascii="Times New Roman" w:hAnsi="Times New Roman" w:cs="Times New Roman"/>
        </w:rPr>
        <w:t xml:space="preserve"> of 95.72%, </w:t>
      </w:r>
      <w:r w:rsidR="00A302AF">
        <w:rPr>
          <w:rFonts w:ascii="Times New Roman" w:hAnsi="Times New Roman" w:cs="Times New Roman"/>
        </w:rPr>
        <w:t>improv</w:t>
      </w:r>
      <w:r w:rsidR="00012ECB">
        <w:rPr>
          <w:rFonts w:ascii="Times New Roman" w:hAnsi="Times New Roman" w:cs="Times New Roman"/>
        </w:rPr>
        <w:t>ing</w:t>
      </w:r>
      <w:r w:rsidR="00C77967">
        <w:rPr>
          <w:rFonts w:ascii="Times New Roman" w:hAnsi="Times New Roman" w:cs="Times New Roman"/>
        </w:rPr>
        <w:t xml:space="preserve"> the overall accuracy by 4.32%</w:t>
      </w:r>
      <w:r w:rsidR="00012ECB">
        <w:rPr>
          <w:rFonts w:ascii="Times New Roman" w:hAnsi="Times New Roman" w:cs="Times New Roman"/>
        </w:rPr>
        <w:t xml:space="preserve"> and 4.39%</w:t>
      </w:r>
      <w:r w:rsidR="00C77967">
        <w:rPr>
          <w:rFonts w:ascii="Times New Roman" w:hAnsi="Times New Roman" w:cs="Times New Roman"/>
        </w:rPr>
        <w:t>. Furthermore, compared with the neural network method</w:t>
      </w:r>
      <w:r w:rsidR="00012ECB">
        <w:rPr>
          <w:rFonts w:ascii="Times New Roman" w:hAnsi="Times New Roman" w:cs="Times New Roman"/>
        </w:rPr>
        <w:fldChar w:fldCharType="begin"/>
      </w:r>
      <w:r w:rsidR="00012ECB">
        <w:rPr>
          <w:rFonts w:ascii="Times New Roman" w:hAnsi="Times New Roman" w:cs="Times New Roman"/>
        </w:rPr>
        <w:instrText xml:space="preserve"> REF _nebBED78E55_7BB4_48F0_9629_D308D40996A2 \r \h </w:instrText>
      </w:r>
      <w:r w:rsidR="00012ECB">
        <w:rPr>
          <w:rFonts w:ascii="Times New Roman" w:hAnsi="Times New Roman" w:cs="Times New Roman"/>
        </w:rPr>
      </w:r>
      <w:r w:rsidR="00012ECB">
        <w:rPr>
          <w:rFonts w:ascii="Times New Roman" w:hAnsi="Times New Roman" w:cs="Times New Roman"/>
        </w:rPr>
        <w:fldChar w:fldCharType="separate"/>
      </w:r>
      <w:r w:rsidR="00012ECB">
        <w:rPr>
          <w:rFonts w:ascii="Times New Roman" w:hAnsi="Times New Roman" w:cs="Times New Roman"/>
        </w:rPr>
        <w:t>[15]</w:t>
      </w:r>
      <w:r w:rsidR="00012ECB">
        <w:rPr>
          <w:rFonts w:ascii="Times New Roman" w:hAnsi="Times New Roman" w:cs="Times New Roman"/>
        </w:rPr>
        <w:fldChar w:fldCharType="end"/>
      </w:r>
      <w:r w:rsidR="00C77967">
        <w:rPr>
          <w:rFonts w:ascii="Times New Roman" w:hAnsi="Times New Roman" w:cs="Times New Roman"/>
        </w:rPr>
        <w:t xml:space="preserve">, our neural network </w:t>
      </w:r>
      <w:r w:rsidR="00012ECB">
        <w:rPr>
          <w:rFonts w:ascii="Times New Roman" w:hAnsi="Times New Roman" w:cs="Times New Roman"/>
        </w:rPr>
        <w:t xml:space="preserve">not only </w:t>
      </w:r>
      <w:r w:rsidR="00C77967">
        <w:rPr>
          <w:rFonts w:ascii="Times New Roman" w:hAnsi="Times New Roman" w:cs="Times New Roman"/>
        </w:rPr>
        <w:t xml:space="preserve">improves the </w:t>
      </w:r>
      <w:r w:rsidR="00C77967">
        <w:rPr>
          <w:rFonts w:ascii="Times New Roman" w:hAnsi="Times New Roman" w:cs="Times New Roman"/>
          <w:i/>
        </w:rPr>
        <w:t>OA</w:t>
      </w:r>
      <w:r w:rsidR="00C77967">
        <w:rPr>
          <w:rFonts w:ascii="Times New Roman" w:hAnsi="Times New Roman" w:cs="Times New Roman"/>
        </w:rPr>
        <w:t xml:space="preserve"> by 4</w:t>
      </w:r>
      <w:r w:rsidR="008A5CD2">
        <w:rPr>
          <w:rFonts w:ascii="Times New Roman" w:hAnsi="Times New Roman" w:cs="Times New Roman"/>
        </w:rPr>
        <w:t>.39% and even reduce the memory</w:t>
      </w:r>
      <w:r w:rsidR="00C77967">
        <w:rPr>
          <w:rFonts w:ascii="Times New Roman" w:hAnsi="Times New Roman" w:cs="Times New Roman"/>
        </w:rPr>
        <w:t xml:space="preserve"> </w:t>
      </w:r>
      <w:r w:rsidR="00012ECB">
        <w:rPr>
          <w:rFonts w:ascii="Times New Roman" w:hAnsi="Times New Roman" w:cs="Times New Roman"/>
        </w:rPr>
        <w:t xml:space="preserve">requirement </w:t>
      </w:r>
      <w:r w:rsidR="00C77967">
        <w:rPr>
          <w:rFonts w:ascii="Times New Roman" w:hAnsi="Times New Roman" w:cs="Times New Roman"/>
        </w:rPr>
        <w:t>by 24.8 times.</w:t>
      </w:r>
    </w:p>
    <w:p w14:paraId="75EC8113" w14:textId="1F31BA5B" w:rsidR="00E4160C" w:rsidRPr="00E4160C" w:rsidRDefault="00E4160C" w:rsidP="00E4160C">
      <w:pPr>
        <w:jc w:val="center"/>
        <w:rPr>
          <w:rFonts w:ascii="Times New Roman" w:hAnsi="Times New Roman" w:cs="Times New Roman"/>
        </w:rPr>
      </w:pPr>
      <w:r w:rsidRPr="00E4160C">
        <w:rPr>
          <w:rFonts w:ascii="Times New Roman" w:hAnsi="Times New Roman" w:cs="Times New Roman"/>
          <w:b/>
        </w:rPr>
        <w:t>Table X</w:t>
      </w:r>
      <w:r w:rsidRPr="00E4160C">
        <w:rPr>
          <w:rFonts w:ascii="Times New Roman" w:hAnsi="Times New Roman" w:cs="Times New Roman"/>
        </w:rPr>
        <w:t>. The description of ECG samples used for the various heart rhythm classes</w:t>
      </w:r>
    </w:p>
    <w:tbl>
      <w:tblPr>
        <w:tblStyle w:val="af1"/>
        <w:tblW w:w="0" w:type="auto"/>
        <w:jc w:val="center"/>
        <w:tblLook w:val="04A0" w:firstRow="1" w:lastRow="0" w:firstColumn="1" w:lastColumn="0" w:noHBand="0" w:noVBand="1"/>
      </w:tblPr>
      <w:tblGrid>
        <w:gridCol w:w="1382"/>
        <w:gridCol w:w="1382"/>
        <w:gridCol w:w="1383"/>
        <w:gridCol w:w="1383"/>
        <w:gridCol w:w="1383"/>
      </w:tblGrid>
      <w:tr w:rsidR="00AB57CE" w14:paraId="1964F66C" w14:textId="3F265924" w:rsidTr="00FD100A">
        <w:trPr>
          <w:jc w:val="center"/>
        </w:trPr>
        <w:tc>
          <w:tcPr>
            <w:tcW w:w="1382" w:type="dxa"/>
          </w:tcPr>
          <w:p w14:paraId="0953F226" w14:textId="77777777" w:rsidR="00AB57CE" w:rsidRDefault="00AB57CE" w:rsidP="00F71BC2">
            <w:pPr>
              <w:jc w:val="left"/>
              <w:rPr>
                <w:rFonts w:ascii="Times New Roman" w:hAnsi="Times New Roman" w:cs="Times New Roman"/>
              </w:rPr>
            </w:pPr>
          </w:p>
        </w:tc>
        <w:tc>
          <w:tcPr>
            <w:tcW w:w="1382" w:type="dxa"/>
          </w:tcPr>
          <w:p w14:paraId="747D53B3" w14:textId="42B7F46A" w:rsidR="00AB57CE" w:rsidRDefault="00AB57CE" w:rsidP="00E4160C">
            <w:pPr>
              <w:jc w:val="center"/>
              <w:rPr>
                <w:rFonts w:ascii="Times New Roman" w:hAnsi="Times New Roman" w:cs="Times New Roman"/>
              </w:rPr>
            </w:pPr>
            <w:r w:rsidRPr="00E4160C">
              <w:rPr>
                <w:rFonts w:ascii="Times New Roman" w:hAnsi="Times New Roman" w:cs="Times New Roman"/>
                <w:i/>
              </w:rPr>
              <w:t>Sen</w:t>
            </w:r>
            <w:r>
              <w:rPr>
                <w:rFonts w:ascii="Times New Roman" w:hAnsi="Times New Roman" w:cs="Times New Roman"/>
              </w:rPr>
              <w:t>(%)</w:t>
            </w:r>
          </w:p>
        </w:tc>
        <w:tc>
          <w:tcPr>
            <w:tcW w:w="1383" w:type="dxa"/>
          </w:tcPr>
          <w:p w14:paraId="0700E734" w14:textId="3DFF59A6" w:rsidR="00AB57CE" w:rsidRDefault="00AB57CE" w:rsidP="00E4160C">
            <w:pPr>
              <w:jc w:val="center"/>
              <w:rPr>
                <w:rFonts w:ascii="Times New Roman" w:hAnsi="Times New Roman" w:cs="Times New Roman"/>
              </w:rPr>
            </w:pPr>
            <w:r w:rsidRPr="00E4160C">
              <w:rPr>
                <w:rFonts w:ascii="Times New Roman" w:hAnsi="Times New Roman" w:cs="Times New Roman"/>
                <w:i/>
              </w:rPr>
              <w:t>Spe</w:t>
            </w:r>
            <w:r>
              <w:rPr>
                <w:rFonts w:ascii="Times New Roman" w:hAnsi="Times New Roman" w:cs="Times New Roman"/>
              </w:rPr>
              <w:t>(%)</w:t>
            </w:r>
          </w:p>
        </w:tc>
        <w:tc>
          <w:tcPr>
            <w:tcW w:w="1383" w:type="dxa"/>
          </w:tcPr>
          <w:p w14:paraId="67E00D23" w14:textId="4FBC9AC6" w:rsidR="00AB57CE" w:rsidRDefault="00C86FC9" w:rsidP="00E4160C">
            <w:pPr>
              <w:jc w:val="center"/>
              <w:rPr>
                <w:rFonts w:ascii="Times New Roman" w:hAnsi="Times New Roman" w:cs="Times New Roman"/>
              </w:rPr>
            </w:pPr>
            <w:r>
              <w:rPr>
                <w:rFonts w:ascii="Times New Roman" w:hAnsi="Times New Roman" w:cs="Times New Roman"/>
                <w:i/>
              </w:rPr>
              <w:t>OA</w:t>
            </w:r>
            <w:r w:rsidR="00AB57CE">
              <w:rPr>
                <w:rFonts w:ascii="Times New Roman" w:hAnsi="Times New Roman" w:cs="Times New Roman"/>
              </w:rPr>
              <w:t>(%)</w:t>
            </w:r>
          </w:p>
        </w:tc>
        <w:tc>
          <w:tcPr>
            <w:tcW w:w="1383" w:type="dxa"/>
          </w:tcPr>
          <w:p w14:paraId="3D3684C8" w14:textId="3A46A4A1" w:rsidR="00AB57CE" w:rsidRDefault="00AB57CE" w:rsidP="00E4160C">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emory(KB)</w:t>
            </w:r>
          </w:p>
        </w:tc>
      </w:tr>
      <w:tr w:rsidR="00AB57CE" w14:paraId="2FF4E490" w14:textId="77777777" w:rsidTr="00FD100A">
        <w:trPr>
          <w:jc w:val="center"/>
        </w:trPr>
        <w:tc>
          <w:tcPr>
            <w:tcW w:w="1382" w:type="dxa"/>
          </w:tcPr>
          <w:p w14:paraId="515BEB79" w14:textId="4B344E7A" w:rsidR="00AB57CE" w:rsidRPr="00E4160C" w:rsidRDefault="00882EBC" w:rsidP="00173BEC">
            <w:pPr>
              <w:jc w:val="left"/>
              <w:rPr>
                <w:rFonts w:ascii="Times New Roman" w:hAnsi="Times New Roman" w:cs="Times New Roman"/>
              </w:rPr>
            </w:pPr>
            <w:proofErr w:type="spellStart"/>
            <w:r w:rsidRPr="00882EBC">
              <w:rPr>
                <w:rFonts w:ascii="Times New Roman" w:hAnsi="Times New Roman" w:cs="Times New Roman"/>
              </w:rPr>
              <w:t>Yıldırım</w:t>
            </w:r>
            <w:proofErr w:type="spellEnd"/>
            <w:r>
              <w:t xml:space="preserve"> </w:t>
            </w:r>
            <w:r w:rsidR="00173BEC" w:rsidRPr="00173BEC">
              <w:rPr>
                <w:rFonts w:ascii="Times New Roman" w:hAnsi="Times New Roman" w:cs="Times New Roman"/>
              </w:rPr>
              <w:fldChar w:fldCharType="begin"/>
            </w:r>
            <w:r w:rsidR="00173BEC" w:rsidRPr="00173BEC">
              <w:rPr>
                <w:rFonts w:ascii="Times New Roman" w:hAnsi="Times New Roman" w:cs="Times New Roman"/>
              </w:rPr>
              <w:instrText xml:space="preserve"> REF _nebBED78E55_7BB4_48F0_9629_D308D40996A2 \r \h </w:instrText>
            </w:r>
            <w:r w:rsidR="00173BEC">
              <w:rPr>
                <w:rFonts w:ascii="Times New Roman" w:hAnsi="Times New Roman" w:cs="Times New Roman"/>
              </w:rPr>
              <w:instrText xml:space="preserve"> \* MERGEFORMAT </w:instrText>
            </w:r>
            <w:r w:rsidR="00173BEC" w:rsidRPr="00173BEC">
              <w:rPr>
                <w:rFonts w:ascii="Times New Roman" w:hAnsi="Times New Roman" w:cs="Times New Roman"/>
              </w:rPr>
            </w:r>
            <w:r w:rsidR="00173BEC" w:rsidRPr="00173BEC">
              <w:rPr>
                <w:rFonts w:ascii="Times New Roman" w:hAnsi="Times New Roman" w:cs="Times New Roman"/>
              </w:rPr>
              <w:fldChar w:fldCharType="separate"/>
            </w:r>
            <w:r w:rsidR="00296E32">
              <w:rPr>
                <w:rFonts w:ascii="Times New Roman" w:hAnsi="Times New Roman" w:cs="Times New Roman"/>
              </w:rPr>
              <w:t>[15]</w:t>
            </w:r>
            <w:r w:rsidR="00173BEC" w:rsidRPr="00173BEC">
              <w:rPr>
                <w:rFonts w:ascii="Times New Roman" w:hAnsi="Times New Roman" w:cs="Times New Roman"/>
              </w:rPr>
              <w:fldChar w:fldCharType="end"/>
            </w:r>
          </w:p>
        </w:tc>
        <w:tc>
          <w:tcPr>
            <w:tcW w:w="1382" w:type="dxa"/>
          </w:tcPr>
          <w:p w14:paraId="4E657253" w14:textId="575DF750" w:rsidR="00AB57CE" w:rsidRPr="00E4160C" w:rsidRDefault="00AB57CE" w:rsidP="00E4160C">
            <w:pPr>
              <w:jc w:val="center"/>
              <w:rPr>
                <w:rFonts w:ascii="Times New Roman" w:hAnsi="Times New Roman" w:cs="Times New Roman"/>
              </w:rPr>
            </w:pPr>
            <w:r>
              <w:rPr>
                <w:rFonts w:ascii="Times New Roman" w:hAnsi="Times New Roman" w:cs="Times New Roman" w:hint="eastAsia"/>
              </w:rPr>
              <w:t>8</w:t>
            </w:r>
            <w:r>
              <w:rPr>
                <w:rFonts w:ascii="Times New Roman" w:hAnsi="Times New Roman" w:cs="Times New Roman"/>
              </w:rPr>
              <w:t>3.91</w:t>
            </w:r>
          </w:p>
        </w:tc>
        <w:tc>
          <w:tcPr>
            <w:tcW w:w="1383" w:type="dxa"/>
          </w:tcPr>
          <w:p w14:paraId="24DFAD2D" w14:textId="28A9D5FA" w:rsidR="00AB57CE" w:rsidRPr="00E4160C" w:rsidRDefault="00AB57CE" w:rsidP="00E4160C">
            <w:pPr>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9.41</w:t>
            </w:r>
          </w:p>
        </w:tc>
        <w:tc>
          <w:tcPr>
            <w:tcW w:w="1383" w:type="dxa"/>
          </w:tcPr>
          <w:p w14:paraId="7ED5C140" w14:textId="78D71616" w:rsidR="00AB57CE" w:rsidRPr="00E4160C" w:rsidRDefault="00AB57CE" w:rsidP="00E4160C">
            <w:pPr>
              <w:jc w:val="center"/>
              <w:rPr>
                <w:rFonts w:ascii="Times New Roman" w:hAnsi="Times New Roman" w:cs="Times New Roman"/>
              </w:rPr>
            </w:pPr>
            <w:r w:rsidRPr="00E4160C">
              <w:rPr>
                <w:rFonts w:ascii="Times New Roman" w:hAnsi="Times New Roman" w:cs="Times New Roman" w:hint="eastAsia"/>
              </w:rPr>
              <w:t>9</w:t>
            </w:r>
            <w:r>
              <w:rPr>
                <w:rFonts w:ascii="Times New Roman" w:hAnsi="Times New Roman" w:cs="Times New Roman"/>
              </w:rPr>
              <w:t>1.33</w:t>
            </w:r>
          </w:p>
        </w:tc>
        <w:tc>
          <w:tcPr>
            <w:tcW w:w="1383" w:type="dxa"/>
          </w:tcPr>
          <w:p w14:paraId="6963AD1B" w14:textId="0550DC01" w:rsidR="00AB57CE" w:rsidRPr="00E4160C" w:rsidRDefault="00A302AF" w:rsidP="00E4160C">
            <w:pPr>
              <w:jc w:val="center"/>
              <w:rPr>
                <w:rFonts w:ascii="Times New Roman" w:hAnsi="Times New Roman" w:cs="Times New Roman"/>
              </w:rPr>
            </w:pPr>
            <w:r>
              <w:rPr>
                <w:rFonts w:ascii="Times New Roman" w:hAnsi="Times New Roman" w:cs="Times New Roman" w:hint="eastAsia"/>
              </w:rPr>
              <w:t>7</w:t>
            </w:r>
            <w:r>
              <w:rPr>
                <w:rFonts w:ascii="Times New Roman" w:hAnsi="Times New Roman" w:cs="Times New Roman"/>
              </w:rPr>
              <w:t>852</w:t>
            </w:r>
          </w:p>
        </w:tc>
      </w:tr>
      <w:tr w:rsidR="00AB57CE" w14:paraId="530645F6" w14:textId="6F90CA2A" w:rsidTr="00FD100A">
        <w:trPr>
          <w:jc w:val="center"/>
        </w:trPr>
        <w:tc>
          <w:tcPr>
            <w:tcW w:w="1382" w:type="dxa"/>
          </w:tcPr>
          <w:p w14:paraId="514E46A1" w14:textId="6F6BF632" w:rsidR="00AB57CE" w:rsidRDefault="00882EBC" w:rsidP="00173BEC">
            <w:pPr>
              <w:jc w:val="left"/>
              <w:rPr>
                <w:rFonts w:ascii="Times New Roman" w:hAnsi="Times New Roman" w:cs="Times New Roman"/>
              </w:rPr>
            </w:pPr>
            <w:proofErr w:type="spellStart"/>
            <w:r w:rsidRPr="00882EBC">
              <w:rPr>
                <w:rFonts w:ascii="Times New Roman" w:hAnsi="Times New Roman" w:cs="Times New Roman"/>
              </w:rPr>
              <w:t>Pławiak</w:t>
            </w:r>
            <w:proofErr w:type="spellEnd"/>
            <w:r w:rsidR="00173BEC">
              <w:rPr>
                <w:rFonts w:ascii="Times New Roman" w:hAnsi="Times New Roman" w:cs="Times New Roman"/>
              </w:rPr>
              <w:fldChar w:fldCharType="begin"/>
            </w:r>
            <w:r w:rsidR="00173BEC">
              <w:rPr>
                <w:rFonts w:ascii="Times New Roman" w:hAnsi="Times New Roman" w:cs="Times New Roman"/>
              </w:rPr>
              <w:instrText xml:space="preserve"> REF _Ref29844641 \r \h </w:instrText>
            </w:r>
            <w:r w:rsidR="00173BEC">
              <w:rPr>
                <w:rFonts w:ascii="Times New Roman" w:hAnsi="Times New Roman" w:cs="Times New Roman"/>
              </w:rPr>
            </w:r>
            <w:r w:rsidR="00173BEC">
              <w:rPr>
                <w:rFonts w:ascii="Times New Roman" w:hAnsi="Times New Roman" w:cs="Times New Roman"/>
              </w:rPr>
              <w:fldChar w:fldCharType="separate"/>
            </w:r>
            <w:r w:rsidR="00296E32">
              <w:rPr>
                <w:rFonts w:ascii="Times New Roman" w:hAnsi="Times New Roman" w:cs="Times New Roman"/>
              </w:rPr>
              <w:t>[33]</w:t>
            </w:r>
            <w:r w:rsidR="00173BEC">
              <w:rPr>
                <w:rFonts w:ascii="Times New Roman" w:hAnsi="Times New Roman" w:cs="Times New Roman"/>
              </w:rPr>
              <w:fldChar w:fldCharType="end"/>
            </w:r>
          </w:p>
        </w:tc>
        <w:tc>
          <w:tcPr>
            <w:tcW w:w="1382" w:type="dxa"/>
          </w:tcPr>
          <w:p w14:paraId="42F86D93" w14:textId="7C4B4C27" w:rsidR="00AB57CE" w:rsidRDefault="00AB57CE" w:rsidP="00E4160C">
            <w:pPr>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1.40</w:t>
            </w:r>
          </w:p>
        </w:tc>
        <w:tc>
          <w:tcPr>
            <w:tcW w:w="1383" w:type="dxa"/>
          </w:tcPr>
          <w:p w14:paraId="4F906722" w14:textId="5FB83D27" w:rsidR="00AB57CE" w:rsidRDefault="00AB57CE" w:rsidP="00E4160C">
            <w:pPr>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9</w:t>
            </w:r>
            <w:r>
              <w:rPr>
                <w:rFonts w:ascii="Times New Roman" w:hAnsi="Times New Roman" w:cs="Times New Roman" w:hint="eastAsia"/>
              </w:rPr>
              <w:t>.</w:t>
            </w:r>
            <w:r>
              <w:rPr>
                <w:rFonts w:ascii="Times New Roman" w:hAnsi="Times New Roman" w:cs="Times New Roman"/>
              </w:rPr>
              <w:t>46</w:t>
            </w:r>
          </w:p>
        </w:tc>
        <w:tc>
          <w:tcPr>
            <w:tcW w:w="1383" w:type="dxa"/>
          </w:tcPr>
          <w:p w14:paraId="23962B42" w14:textId="4ACB7A08" w:rsidR="00AB57CE" w:rsidRDefault="00AB57CE" w:rsidP="00E4160C">
            <w:pPr>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1.40</w:t>
            </w:r>
          </w:p>
        </w:tc>
        <w:tc>
          <w:tcPr>
            <w:tcW w:w="1383" w:type="dxa"/>
          </w:tcPr>
          <w:p w14:paraId="20A8A179" w14:textId="3246745B" w:rsidR="00AB57CE" w:rsidRDefault="0068003F" w:rsidP="00E4160C">
            <w:pPr>
              <w:jc w:val="center"/>
              <w:rPr>
                <w:rFonts w:ascii="Times New Roman" w:hAnsi="Times New Roman" w:cs="Times New Roman"/>
              </w:rPr>
            </w:pPr>
            <w:r>
              <w:rPr>
                <w:rFonts w:ascii="Times New Roman" w:hAnsi="Times New Roman" w:cs="Times New Roman"/>
              </w:rPr>
              <w:t>-</w:t>
            </w:r>
          </w:p>
        </w:tc>
      </w:tr>
      <w:tr w:rsidR="00AB57CE" w14:paraId="13ED4402" w14:textId="00476E4F" w:rsidTr="00FD100A">
        <w:trPr>
          <w:jc w:val="center"/>
        </w:trPr>
        <w:tc>
          <w:tcPr>
            <w:tcW w:w="1382" w:type="dxa"/>
          </w:tcPr>
          <w:p w14:paraId="32B6D70B" w14:textId="60B517E1" w:rsidR="00AB57CE" w:rsidRDefault="00AB57CE" w:rsidP="00F71BC2">
            <w:pPr>
              <w:jc w:val="left"/>
              <w:rPr>
                <w:rFonts w:ascii="Times New Roman" w:hAnsi="Times New Roman" w:cs="Times New Roman"/>
              </w:rPr>
            </w:pPr>
            <w:r>
              <w:rPr>
                <w:rFonts w:ascii="Times New Roman" w:hAnsi="Times New Roman" w:cs="Times New Roman"/>
              </w:rPr>
              <w:t>Proposed</w:t>
            </w:r>
          </w:p>
        </w:tc>
        <w:tc>
          <w:tcPr>
            <w:tcW w:w="1382" w:type="dxa"/>
          </w:tcPr>
          <w:p w14:paraId="2B649152" w14:textId="07305805" w:rsidR="00AB57CE" w:rsidRPr="0068003F" w:rsidRDefault="00C86FC9" w:rsidP="00E4160C">
            <w:pPr>
              <w:jc w:val="center"/>
              <w:rPr>
                <w:rFonts w:ascii="Times New Roman" w:hAnsi="Times New Roman" w:cs="Times New Roman"/>
                <w:b/>
              </w:rPr>
            </w:pPr>
            <w:r w:rsidRPr="0068003F">
              <w:rPr>
                <w:rFonts w:ascii="Times New Roman" w:hAnsi="Times New Roman" w:cs="Times New Roman" w:hint="eastAsia"/>
                <w:b/>
              </w:rPr>
              <w:t>9</w:t>
            </w:r>
            <w:r w:rsidR="00EF66E0" w:rsidRPr="0068003F">
              <w:rPr>
                <w:rFonts w:ascii="Times New Roman" w:hAnsi="Times New Roman" w:cs="Times New Roman"/>
                <w:b/>
              </w:rPr>
              <w:t>4.68</w:t>
            </w:r>
          </w:p>
        </w:tc>
        <w:tc>
          <w:tcPr>
            <w:tcW w:w="1383" w:type="dxa"/>
          </w:tcPr>
          <w:p w14:paraId="4C27C5D7" w14:textId="493E1483" w:rsidR="00AB57CE" w:rsidRPr="0068003F" w:rsidRDefault="0068003F" w:rsidP="00E4160C">
            <w:pPr>
              <w:jc w:val="center"/>
              <w:rPr>
                <w:rFonts w:ascii="Times New Roman" w:hAnsi="Times New Roman" w:cs="Times New Roman"/>
                <w:b/>
              </w:rPr>
            </w:pPr>
            <w:r w:rsidRPr="0068003F">
              <w:rPr>
                <w:rFonts w:ascii="Times New Roman" w:hAnsi="Times New Roman" w:cs="Times New Roman" w:hint="eastAsia"/>
                <w:b/>
              </w:rPr>
              <w:t>9</w:t>
            </w:r>
            <w:r w:rsidRPr="0068003F">
              <w:rPr>
                <w:rFonts w:ascii="Times New Roman" w:hAnsi="Times New Roman" w:cs="Times New Roman"/>
                <w:b/>
              </w:rPr>
              <w:t>9.71</w:t>
            </w:r>
          </w:p>
        </w:tc>
        <w:tc>
          <w:tcPr>
            <w:tcW w:w="1383" w:type="dxa"/>
          </w:tcPr>
          <w:p w14:paraId="13B7F98D" w14:textId="60D6FF04" w:rsidR="00AB57CE" w:rsidRPr="0068003F" w:rsidRDefault="00AB57CE" w:rsidP="00E4160C">
            <w:pPr>
              <w:jc w:val="center"/>
              <w:rPr>
                <w:rFonts w:ascii="Times New Roman" w:hAnsi="Times New Roman" w:cs="Times New Roman"/>
                <w:b/>
              </w:rPr>
            </w:pPr>
            <w:r w:rsidRPr="0068003F">
              <w:rPr>
                <w:rFonts w:ascii="Times New Roman" w:hAnsi="Times New Roman" w:cs="Times New Roman" w:hint="eastAsia"/>
                <w:b/>
              </w:rPr>
              <w:t>9</w:t>
            </w:r>
            <w:r w:rsidRPr="0068003F">
              <w:rPr>
                <w:rFonts w:ascii="Times New Roman" w:hAnsi="Times New Roman" w:cs="Times New Roman"/>
                <w:b/>
              </w:rPr>
              <w:t>5.72</w:t>
            </w:r>
          </w:p>
        </w:tc>
        <w:tc>
          <w:tcPr>
            <w:tcW w:w="1383" w:type="dxa"/>
          </w:tcPr>
          <w:p w14:paraId="4F5F8DE3" w14:textId="53C8F016" w:rsidR="00AB57CE" w:rsidRPr="0068003F" w:rsidRDefault="00AB57CE" w:rsidP="00E4160C">
            <w:pPr>
              <w:jc w:val="center"/>
              <w:rPr>
                <w:rFonts w:ascii="Times New Roman" w:hAnsi="Times New Roman" w:cs="Times New Roman"/>
                <w:b/>
              </w:rPr>
            </w:pPr>
            <w:r w:rsidRPr="0068003F">
              <w:rPr>
                <w:rFonts w:ascii="Times New Roman" w:hAnsi="Times New Roman" w:cs="Times New Roman"/>
                <w:b/>
              </w:rPr>
              <w:t>31</w:t>
            </w:r>
            <w:r w:rsidR="00012ECB">
              <w:rPr>
                <w:rFonts w:ascii="Times New Roman" w:hAnsi="Times New Roman" w:cs="Times New Roman"/>
                <w:b/>
              </w:rPr>
              <w:t>4.75</w:t>
            </w:r>
          </w:p>
        </w:tc>
      </w:tr>
    </w:tbl>
    <w:p w14:paraId="645107E3" w14:textId="77777777" w:rsidR="00C77967" w:rsidRDefault="00C77967">
      <w:pPr>
        <w:rPr>
          <w:rFonts w:ascii="Arial" w:hAnsi="Arial" w:cs="Arial"/>
        </w:rPr>
      </w:pPr>
    </w:p>
    <w:p w14:paraId="11757F18" w14:textId="4FF86975" w:rsidR="008A5CD2" w:rsidRPr="00C77967" w:rsidRDefault="008A5CD2" w:rsidP="008A5CD2">
      <w:pPr>
        <w:pStyle w:val="a3"/>
        <w:numPr>
          <w:ilvl w:val="0"/>
          <w:numId w:val="8"/>
        </w:numPr>
        <w:ind w:firstLineChars="0"/>
        <w:rPr>
          <w:rFonts w:ascii="Arial" w:hAnsi="Arial" w:cs="Arial"/>
          <w:i/>
          <w:color w:val="9933FF"/>
          <w:sz w:val="22"/>
        </w:rPr>
      </w:pPr>
      <w:r>
        <w:rPr>
          <w:rFonts w:ascii="Arial" w:hAnsi="Arial" w:cs="Arial"/>
          <w:i/>
          <w:color w:val="9933FF"/>
          <w:sz w:val="22"/>
        </w:rPr>
        <w:t>Compression Performance and Comparison</w:t>
      </w:r>
    </w:p>
    <w:p w14:paraId="56BC487C" w14:textId="7907EED4" w:rsidR="00BD27B0" w:rsidRDefault="00BD27B0" w:rsidP="006322C2">
      <w:pPr>
        <w:ind w:firstLine="420"/>
        <w:rPr>
          <w:rFonts w:ascii="Times New Roman" w:hAnsi="Times New Roman" w:cs="Times New Roman"/>
        </w:rPr>
      </w:pPr>
      <w:r>
        <w:rPr>
          <w:rFonts w:ascii="Times New Roman" w:hAnsi="Times New Roman" w:cs="Times New Roman"/>
        </w:rPr>
        <w:t>In this experiment</w:t>
      </w:r>
      <w:r w:rsidRPr="00C90D44">
        <w:rPr>
          <w:rFonts w:ascii="Times New Roman" w:hAnsi="Times New Roman" w:cs="Times New Roman"/>
        </w:rPr>
        <w:t xml:space="preserve">, </w:t>
      </w:r>
      <w:r>
        <w:rPr>
          <w:rFonts w:ascii="Times New Roman" w:hAnsi="Times New Roman" w:cs="Times New Roman"/>
        </w:rPr>
        <w:t>we appl</w:t>
      </w:r>
      <w:r w:rsidR="00BD16D2">
        <w:rPr>
          <w:rFonts w:ascii="Times New Roman" w:hAnsi="Times New Roman" w:cs="Times New Roman"/>
        </w:rPr>
        <w:t>i</w:t>
      </w:r>
      <w:r w:rsidR="00BD16D2">
        <w:rPr>
          <w:rFonts w:ascii="Times New Roman" w:hAnsi="Times New Roman" w:cs="Times New Roman" w:hint="eastAsia"/>
        </w:rPr>
        <w:t>ed</w:t>
      </w:r>
      <w:r>
        <w:rPr>
          <w:rFonts w:ascii="Times New Roman" w:hAnsi="Times New Roman" w:cs="Times New Roman"/>
        </w:rPr>
        <w:t xml:space="preserve"> our layer-wise quantization method </w:t>
      </w:r>
      <w:r w:rsidR="00BD16D2">
        <w:rPr>
          <w:rFonts w:ascii="Times New Roman" w:hAnsi="Times New Roman" w:cs="Times New Roman"/>
        </w:rPr>
        <w:t xml:space="preserve">described in Section </w:t>
      </w:r>
      <w:r w:rsidR="00BD16D2" w:rsidRPr="00BD16D2">
        <w:rPr>
          <w:rFonts w:ascii="Times New Roman" w:hAnsi="Times New Roman" w:cs="Times New Roman"/>
        </w:rPr>
        <w:t>Ⅲ</w:t>
      </w:r>
      <w:r w:rsidR="00BD16D2">
        <w:rPr>
          <w:rFonts w:ascii="Times New Roman" w:hAnsi="Times New Roman" w:cs="Times New Roman"/>
        </w:rPr>
        <w:t xml:space="preserve"> </w:t>
      </w:r>
      <w:r>
        <w:rPr>
          <w:rFonts w:ascii="Times New Roman" w:hAnsi="Times New Roman" w:cs="Times New Roman"/>
        </w:rPr>
        <w:t>to the above neural network.</w:t>
      </w:r>
    </w:p>
    <w:p w14:paraId="40595FE8" w14:textId="3B8CBA64" w:rsidR="00012ECB" w:rsidRDefault="00D1303B" w:rsidP="007F619C">
      <w:pPr>
        <w:ind w:firstLine="420"/>
        <w:rPr>
          <w:rFonts w:ascii="Times New Roman" w:hAnsi="Times New Roman" w:cs="Times New Roman"/>
        </w:rPr>
      </w:pPr>
      <w:r>
        <w:rPr>
          <w:rFonts w:ascii="Times New Roman" w:hAnsi="Times New Roman" w:cs="Times New Roman"/>
        </w:rPr>
        <w:t xml:space="preserve">The violin </w:t>
      </w:r>
      <w:r w:rsidR="009F46A5">
        <w:rPr>
          <w:rFonts w:ascii="Times New Roman" w:hAnsi="Times New Roman" w:cs="Times New Roman"/>
        </w:rPr>
        <w:t>plot</w:t>
      </w:r>
      <w:r>
        <w:rPr>
          <w:rFonts w:ascii="Times New Roman" w:hAnsi="Times New Roman" w:cs="Times New Roman"/>
        </w:rPr>
        <w:t xml:space="preserve"> in </w:t>
      </w:r>
      <w:r w:rsidR="00BD16D2">
        <w:rPr>
          <w:rFonts w:ascii="Times New Roman" w:hAnsi="Times New Roman" w:cs="Times New Roman"/>
        </w:rPr>
        <w:t xml:space="preserve">Fig. X shows the statistics </w:t>
      </w:r>
      <w:r w:rsidR="00086CE0">
        <w:rPr>
          <w:rFonts w:ascii="Times New Roman" w:hAnsi="Times New Roman" w:cs="Times New Roman"/>
        </w:rPr>
        <w:t>on the weights distribution of each layer</w:t>
      </w:r>
      <w:r w:rsidR="005C3B13">
        <w:rPr>
          <w:rFonts w:ascii="Times New Roman" w:hAnsi="Times New Roman" w:cs="Times New Roman"/>
        </w:rPr>
        <w:t xml:space="preserve"> in the proposed neural network.</w:t>
      </w:r>
      <w:r>
        <w:rPr>
          <w:rFonts w:ascii="Times New Roman" w:hAnsi="Times New Roman" w:cs="Times New Roman"/>
        </w:rPr>
        <w:t xml:space="preserve"> Each part in </w:t>
      </w:r>
      <w:r w:rsidR="009F46A5">
        <w:rPr>
          <w:rFonts w:ascii="Times New Roman" w:hAnsi="Times New Roman" w:cs="Times New Roman"/>
        </w:rPr>
        <w:t>violin plot corresponds to the weights distribution and probability density function fitting curve of a single layer. Observing the distribution in Fig. X can be summarized as follows: (1)</w:t>
      </w:r>
      <w:r w:rsidR="009F46A5" w:rsidRPr="009F46A5">
        <w:rPr>
          <w:rFonts w:ascii="Times New Roman" w:hAnsi="Times New Roman" w:cs="Times New Roman"/>
        </w:rPr>
        <w:t xml:space="preserve"> </w:t>
      </w:r>
      <w:r w:rsidR="009F46A5">
        <w:rPr>
          <w:rFonts w:ascii="Times New Roman" w:hAnsi="Times New Roman" w:cs="Times New Roman"/>
        </w:rPr>
        <w:t xml:space="preserve">all </w:t>
      </w:r>
      <w:r w:rsidR="009F46A5" w:rsidRPr="009F46A5">
        <w:rPr>
          <w:rFonts w:ascii="Times New Roman" w:hAnsi="Times New Roman" w:cs="Times New Roman"/>
        </w:rPr>
        <w:t>weight</w:t>
      </w:r>
      <w:r w:rsidR="009F46A5">
        <w:rPr>
          <w:rFonts w:ascii="Times New Roman" w:hAnsi="Times New Roman" w:cs="Times New Roman"/>
        </w:rPr>
        <w:t>s</w:t>
      </w:r>
      <w:r w:rsidR="009F46A5" w:rsidRPr="009F46A5">
        <w:rPr>
          <w:rFonts w:ascii="Times New Roman" w:hAnsi="Times New Roman" w:cs="Times New Roman"/>
        </w:rPr>
        <w:t xml:space="preserve"> </w:t>
      </w:r>
      <w:r w:rsidR="009F46A5">
        <w:rPr>
          <w:rFonts w:ascii="Times New Roman" w:hAnsi="Times New Roman" w:cs="Times New Roman"/>
        </w:rPr>
        <w:t xml:space="preserve">in this neural network are concentrated in the range of </w:t>
      </w:r>
      <w:r w:rsidR="009F46A5" w:rsidRPr="009F46A5">
        <w:rPr>
          <w:rFonts w:ascii="Times New Roman" w:hAnsi="Times New Roman" w:cs="Times New Roman"/>
        </w:rPr>
        <w:t xml:space="preserve"> [-0.6, 0.55]; (</w:t>
      </w:r>
      <w:r w:rsidR="009F46A5">
        <w:rPr>
          <w:rFonts w:ascii="Times New Roman" w:hAnsi="Times New Roman" w:cs="Times New Roman"/>
        </w:rPr>
        <w:t>2</w:t>
      </w:r>
      <w:r w:rsidR="009F46A5" w:rsidRPr="009F46A5">
        <w:rPr>
          <w:rFonts w:ascii="Times New Roman" w:hAnsi="Times New Roman" w:cs="Times New Roman"/>
        </w:rPr>
        <w:t>) the weight</w:t>
      </w:r>
      <w:r w:rsidR="009F46A5">
        <w:rPr>
          <w:rFonts w:ascii="Times New Roman" w:hAnsi="Times New Roman" w:cs="Times New Roman" w:hint="eastAsia"/>
        </w:rPr>
        <w:t>s</w:t>
      </w:r>
      <w:r w:rsidR="009F46A5" w:rsidRPr="009F46A5">
        <w:rPr>
          <w:rFonts w:ascii="Times New Roman" w:hAnsi="Times New Roman" w:cs="Times New Roman"/>
        </w:rPr>
        <w:t xml:space="preserve"> of each layer is roughly symmetrical about 0; (</w:t>
      </w:r>
      <w:r w:rsidR="009F46A5">
        <w:rPr>
          <w:rFonts w:ascii="Times New Roman" w:hAnsi="Times New Roman" w:cs="Times New Roman"/>
        </w:rPr>
        <w:t>3</w:t>
      </w:r>
      <w:r w:rsidR="009F46A5" w:rsidRPr="009F46A5">
        <w:rPr>
          <w:rFonts w:ascii="Times New Roman" w:hAnsi="Times New Roman" w:cs="Times New Roman"/>
        </w:rPr>
        <w:t xml:space="preserve">) </w:t>
      </w:r>
      <w:r w:rsidR="005767FF">
        <w:rPr>
          <w:rFonts w:ascii="Times New Roman" w:hAnsi="Times New Roman" w:cs="Times New Roman"/>
        </w:rPr>
        <w:t xml:space="preserve">weights in most layers present Gaussian </w:t>
      </w:r>
      <w:r w:rsidR="009F46A5" w:rsidRPr="009F46A5">
        <w:rPr>
          <w:rFonts w:ascii="Times New Roman" w:hAnsi="Times New Roman" w:cs="Times New Roman"/>
        </w:rPr>
        <w:t>distribution</w:t>
      </w:r>
      <w:r w:rsidR="00525D70">
        <w:rPr>
          <w:rFonts w:ascii="Times New Roman" w:hAnsi="Times New Roman" w:cs="Times New Roman"/>
        </w:rPr>
        <w:t xml:space="preserve"> except FC2</w:t>
      </w:r>
      <w:r w:rsidR="009F46A5" w:rsidRPr="009F46A5">
        <w:rPr>
          <w:rFonts w:ascii="Times New Roman" w:hAnsi="Times New Roman" w:cs="Times New Roman"/>
        </w:rPr>
        <w:t>; (</w:t>
      </w:r>
      <w:r w:rsidR="009F46A5">
        <w:rPr>
          <w:rFonts w:ascii="Times New Roman" w:hAnsi="Times New Roman" w:cs="Times New Roman"/>
        </w:rPr>
        <w:t>4</w:t>
      </w:r>
      <w:r w:rsidR="009F46A5" w:rsidRPr="009F46A5">
        <w:rPr>
          <w:rFonts w:ascii="Times New Roman" w:hAnsi="Times New Roman" w:cs="Times New Roman"/>
        </w:rPr>
        <w:t>) The weight</w:t>
      </w:r>
      <w:r w:rsidR="005767FF">
        <w:rPr>
          <w:rFonts w:ascii="Times New Roman" w:hAnsi="Times New Roman" w:cs="Times New Roman"/>
        </w:rPr>
        <w:t xml:space="preserve">s </w:t>
      </w:r>
      <w:r w:rsidR="009F46A5" w:rsidRPr="009F46A5">
        <w:rPr>
          <w:rFonts w:ascii="Times New Roman" w:hAnsi="Times New Roman" w:cs="Times New Roman"/>
        </w:rPr>
        <w:t>of each layer is relatively concentrated</w:t>
      </w:r>
      <w:r w:rsidR="005767FF">
        <w:rPr>
          <w:rFonts w:ascii="Times New Roman" w:hAnsi="Times New Roman" w:cs="Times New Roman"/>
        </w:rPr>
        <w:t xml:space="preserve"> with</w:t>
      </w:r>
      <w:r w:rsidR="009F46A5" w:rsidRPr="009F46A5">
        <w:rPr>
          <w:rFonts w:ascii="Times New Roman" w:hAnsi="Times New Roman" w:cs="Times New Roman"/>
        </w:rPr>
        <w:t xml:space="preserve"> </w:t>
      </w:r>
      <w:r w:rsidR="00525D70">
        <w:rPr>
          <w:rFonts w:ascii="Times New Roman" w:hAnsi="Times New Roman" w:cs="Times New Roman"/>
        </w:rPr>
        <w:t>few</w:t>
      </w:r>
      <w:r w:rsidR="009F46A5" w:rsidRPr="009F46A5">
        <w:rPr>
          <w:rFonts w:ascii="Times New Roman" w:hAnsi="Times New Roman" w:cs="Times New Roman"/>
        </w:rPr>
        <w:t xml:space="preserve"> layers hav</w:t>
      </w:r>
      <w:r w:rsidR="005767FF">
        <w:rPr>
          <w:rFonts w:ascii="Times New Roman" w:hAnsi="Times New Roman" w:cs="Times New Roman"/>
        </w:rPr>
        <w:t>ing</w:t>
      </w:r>
      <w:r w:rsidR="00525D70">
        <w:rPr>
          <w:rFonts w:ascii="Times New Roman" w:hAnsi="Times New Roman" w:cs="Times New Roman"/>
        </w:rPr>
        <w:t xml:space="preserve"> a</w:t>
      </w:r>
      <w:r w:rsidR="009F46A5" w:rsidRPr="009F46A5">
        <w:rPr>
          <w:rFonts w:ascii="Times New Roman" w:hAnsi="Times New Roman" w:cs="Times New Roman"/>
        </w:rPr>
        <w:t xml:space="preserve"> few outliers.</w:t>
      </w:r>
    </w:p>
    <w:p w14:paraId="60907891" w14:textId="1EAB07B7" w:rsidR="007F619C" w:rsidRPr="007F619C" w:rsidRDefault="007F619C" w:rsidP="007F619C">
      <w:pPr>
        <w:jc w:val="center"/>
        <w:rPr>
          <w:rFonts w:ascii="Times New Roman" w:hAnsi="Times New Roman" w:cs="Times New Roman"/>
        </w:rPr>
      </w:pPr>
      <w:r>
        <w:rPr>
          <w:rFonts w:ascii="Times New Roman" w:hAnsi="Times New Roman" w:cs="Times New Roman" w:hint="eastAsia"/>
          <w:noProof/>
        </w:rPr>
        <w:drawing>
          <wp:inline distT="0" distB="0" distL="0" distR="0" wp14:anchorId="2253CBB4" wp14:editId="7541A242">
            <wp:extent cx="4572000" cy="264795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ight_violin.svg"/>
                    <pic:cNvPicPr/>
                  </pic:nvPicPr>
                  <pic:blipFill rotWithShape="1">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rcRect l="4333" t="8849" r="8981" b="3287"/>
                    <a:stretch/>
                  </pic:blipFill>
                  <pic:spPr bwMode="auto">
                    <a:xfrm>
                      <a:off x="0" y="0"/>
                      <a:ext cx="4572000" cy="2647950"/>
                    </a:xfrm>
                    <a:prstGeom prst="rect">
                      <a:avLst/>
                    </a:prstGeom>
                    <a:ln>
                      <a:noFill/>
                    </a:ln>
                    <a:extLst>
                      <a:ext uri="{53640926-AAD7-44D8-BBD7-CCE9431645EC}">
                        <a14:shadowObscured xmlns:a14="http://schemas.microsoft.com/office/drawing/2010/main"/>
                      </a:ext>
                    </a:extLst>
                  </pic:spPr>
                </pic:pic>
              </a:graphicData>
            </a:graphic>
          </wp:inline>
        </w:drawing>
      </w:r>
    </w:p>
    <w:p w14:paraId="3FC11A87" w14:textId="77777777" w:rsidR="00012ECB" w:rsidRPr="00E80E03" w:rsidRDefault="00012ECB" w:rsidP="00012ECB">
      <w:pPr>
        <w:jc w:val="center"/>
        <w:rPr>
          <w:rFonts w:ascii="Times New Roman" w:hAnsi="Times New Roman" w:cs="Times New Roman"/>
        </w:rPr>
      </w:pPr>
      <w:r>
        <w:rPr>
          <w:rFonts w:ascii="Times New Roman" w:hAnsi="Times New Roman" w:cs="Times New Roman"/>
        </w:rPr>
        <w:t xml:space="preserve">Fig. X. </w:t>
      </w:r>
      <w:r>
        <w:rPr>
          <w:rFonts w:ascii="Times New Roman" w:hAnsi="Times New Roman" w:cs="Times New Roman" w:hint="eastAsia"/>
        </w:rPr>
        <w:t>Weight</w:t>
      </w:r>
      <w:r>
        <w:rPr>
          <w:rFonts w:ascii="Times New Roman" w:hAnsi="Times New Roman" w:cs="Times New Roman"/>
        </w:rPr>
        <w:t xml:space="preserve"> distribution of layers</w:t>
      </w:r>
    </w:p>
    <w:p w14:paraId="142F791D" w14:textId="1790DE20" w:rsidR="00D463F4" w:rsidRPr="00EC4F5E" w:rsidRDefault="002469EC" w:rsidP="00EC4F5E">
      <w:pPr>
        <w:ind w:firstLineChars="200" w:firstLine="420"/>
        <w:rPr>
          <w:rFonts w:ascii="Times New Roman" w:hAnsi="Times New Roman" w:cs="Times New Roman"/>
        </w:rPr>
      </w:pPr>
      <w:r w:rsidRPr="002469EC">
        <w:rPr>
          <w:rFonts w:ascii="Times New Roman" w:hAnsi="Times New Roman" w:cs="Times New Roman"/>
        </w:rPr>
        <w:t xml:space="preserve">According to the weight distribution of the </w:t>
      </w:r>
      <w:r w:rsidR="00C8610E">
        <w:rPr>
          <w:rFonts w:ascii="Times New Roman" w:hAnsi="Times New Roman" w:cs="Times New Roman"/>
        </w:rPr>
        <w:t xml:space="preserve">neural </w:t>
      </w:r>
      <w:r w:rsidRPr="002469EC">
        <w:rPr>
          <w:rFonts w:ascii="Times New Roman" w:hAnsi="Times New Roman" w:cs="Times New Roman"/>
        </w:rPr>
        <w:t xml:space="preserve">network, the </w:t>
      </w:r>
      <w:r w:rsidR="00C8610E">
        <w:rPr>
          <w:rFonts w:ascii="Times New Roman" w:hAnsi="Times New Roman" w:cs="Times New Roman"/>
        </w:rPr>
        <w:t>aforementioned</w:t>
      </w:r>
      <w:r w:rsidRPr="002469EC">
        <w:rPr>
          <w:rFonts w:ascii="Times New Roman" w:hAnsi="Times New Roman" w:cs="Times New Roman"/>
        </w:rPr>
        <w:t xml:space="preserve"> </w:t>
      </w:r>
      <w:r w:rsidR="00410411">
        <w:rPr>
          <w:rFonts w:ascii="Times New Roman" w:hAnsi="Times New Roman" w:cs="Times New Roman"/>
        </w:rPr>
        <w:t>ranking strategy</w:t>
      </w:r>
      <w:r w:rsidR="0046778B">
        <w:rPr>
          <w:rFonts w:ascii="Times New Roman" w:hAnsi="Times New Roman" w:cs="Times New Roman"/>
        </w:rPr>
        <w:t xml:space="preserve"> </w:t>
      </w:r>
      <w:r w:rsidR="0024478B">
        <w:rPr>
          <w:rFonts w:ascii="Times New Roman" w:hAnsi="Times New Roman" w:cs="Times New Roman"/>
        </w:rPr>
        <w:t xml:space="preserve">is applied </w:t>
      </w:r>
      <w:r w:rsidRPr="002469EC">
        <w:rPr>
          <w:rFonts w:ascii="Times New Roman" w:hAnsi="Times New Roman" w:cs="Times New Roman"/>
        </w:rPr>
        <w:t xml:space="preserve">to calculate the </w:t>
      </w:r>
      <w:r w:rsidR="0046778B">
        <w:rPr>
          <w:rFonts w:ascii="Times New Roman" w:hAnsi="Times New Roman" w:cs="Times New Roman"/>
        </w:rPr>
        <w:t xml:space="preserve">mean of the absolute value and </w:t>
      </w:r>
      <w:r w:rsidRPr="002469EC">
        <w:rPr>
          <w:rFonts w:ascii="Times New Roman" w:hAnsi="Times New Roman" w:cs="Times New Roman"/>
        </w:rPr>
        <w:t>information entropy</w:t>
      </w:r>
      <w:r w:rsidR="0046778B">
        <w:rPr>
          <w:rFonts w:ascii="Times New Roman" w:hAnsi="Times New Roman" w:cs="Times New Roman"/>
        </w:rPr>
        <w:t xml:space="preserve"> of each layer</w:t>
      </w:r>
      <w:r w:rsidRPr="002469EC">
        <w:rPr>
          <w:rFonts w:ascii="Times New Roman" w:hAnsi="Times New Roman" w:cs="Times New Roman"/>
        </w:rPr>
        <w:t xml:space="preserve">. The </w:t>
      </w:r>
      <w:r w:rsidR="0024478B">
        <w:rPr>
          <w:rFonts w:ascii="Times New Roman" w:hAnsi="Times New Roman" w:cs="Times New Roman"/>
        </w:rPr>
        <w:t xml:space="preserve">calculation </w:t>
      </w:r>
      <w:r w:rsidRPr="002469EC">
        <w:rPr>
          <w:rFonts w:ascii="Times New Roman" w:hAnsi="Times New Roman" w:cs="Times New Roman"/>
        </w:rPr>
        <w:t xml:space="preserve">result is shown in Figure X. </w:t>
      </w:r>
      <w:r w:rsidR="0046778B">
        <w:rPr>
          <w:rFonts w:ascii="Times New Roman" w:hAnsi="Times New Roman" w:cs="Times New Roman"/>
        </w:rPr>
        <w:t>It can be seen that both of the</w:t>
      </w:r>
      <w:r w:rsidRPr="002469EC">
        <w:rPr>
          <w:rFonts w:ascii="Times New Roman" w:hAnsi="Times New Roman" w:cs="Times New Roman"/>
        </w:rPr>
        <w:t xml:space="preserve"> mean and entropy show a distribution </w:t>
      </w:r>
      <w:r w:rsidR="0046778B">
        <w:rPr>
          <w:rFonts w:ascii="Times New Roman" w:hAnsi="Times New Roman" w:cs="Times New Roman"/>
        </w:rPr>
        <w:t xml:space="preserve">trend </w:t>
      </w:r>
      <w:r w:rsidRPr="002469EC">
        <w:rPr>
          <w:rFonts w:ascii="Times New Roman" w:hAnsi="Times New Roman" w:cs="Times New Roman"/>
        </w:rPr>
        <w:t>that is high near the input and output and low in the middle layer</w:t>
      </w:r>
      <w:r w:rsidR="0046778B">
        <w:rPr>
          <w:rFonts w:ascii="Times New Roman" w:hAnsi="Times New Roman" w:cs="Times New Roman"/>
        </w:rPr>
        <w:t>s</w:t>
      </w:r>
      <w:r w:rsidR="0024478B">
        <w:rPr>
          <w:rFonts w:ascii="Times New Roman" w:hAnsi="Times New Roman" w:cs="Times New Roman"/>
        </w:rPr>
        <w:t xml:space="preserve"> </w:t>
      </w:r>
      <w:r w:rsidR="0024478B" w:rsidRPr="0024478B">
        <w:rPr>
          <w:rFonts w:ascii="Times New Roman" w:hAnsi="Times New Roman" w:cs="Times New Roman"/>
        </w:rPr>
        <w:t>approximately</w:t>
      </w:r>
      <w:r w:rsidRPr="002469EC">
        <w:rPr>
          <w:rFonts w:ascii="Times New Roman" w:hAnsi="Times New Roman" w:cs="Times New Roman"/>
        </w:rPr>
        <w:t>.</w:t>
      </w:r>
      <w:r w:rsidR="0046778B">
        <w:rPr>
          <w:rFonts w:ascii="Times New Roman" w:hAnsi="Times New Roman" w:cs="Times New Roman"/>
        </w:rPr>
        <w:t xml:space="preserve"> And the </w:t>
      </w:r>
      <w:r w:rsidR="00C8610E">
        <w:rPr>
          <w:rFonts w:ascii="Times New Roman" w:hAnsi="Times New Roman" w:cs="Times New Roman"/>
        </w:rPr>
        <w:t>FC</w:t>
      </w:r>
      <w:r w:rsidRPr="002469EC">
        <w:rPr>
          <w:rFonts w:ascii="Times New Roman" w:hAnsi="Times New Roman" w:cs="Times New Roman"/>
        </w:rPr>
        <w:t>2 has the highest</w:t>
      </w:r>
      <w:r w:rsidR="00C8610E">
        <w:rPr>
          <w:rFonts w:ascii="Times New Roman" w:hAnsi="Times New Roman" w:cs="Times New Roman"/>
        </w:rPr>
        <w:t xml:space="preserve"> mean</w:t>
      </w:r>
      <w:r w:rsidRPr="002469EC">
        <w:rPr>
          <w:rFonts w:ascii="Times New Roman" w:hAnsi="Times New Roman" w:cs="Times New Roman"/>
        </w:rPr>
        <w:t xml:space="preserve"> and entropy, while </w:t>
      </w:r>
      <w:r w:rsidR="0024478B">
        <w:rPr>
          <w:rFonts w:ascii="Times New Roman" w:hAnsi="Times New Roman" w:cs="Times New Roman"/>
        </w:rPr>
        <w:t xml:space="preserve">the </w:t>
      </w:r>
      <w:r w:rsidR="00C8610E">
        <w:rPr>
          <w:rFonts w:ascii="Times New Roman" w:hAnsi="Times New Roman" w:cs="Times New Roman"/>
        </w:rPr>
        <w:t>Basic Block</w:t>
      </w:r>
      <w:r w:rsidRPr="002469EC">
        <w:rPr>
          <w:rFonts w:ascii="Times New Roman" w:hAnsi="Times New Roman" w:cs="Times New Roman"/>
        </w:rPr>
        <w:t xml:space="preserve">4 </w:t>
      </w:r>
      <w:r w:rsidR="00C8610E">
        <w:rPr>
          <w:rFonts w:ascii="Times New Roman" w:hAnsi="Times New Roman" w:cs="Times New Roman"/>
        </w:rPr>
        <w:t>has</w:t>
      </w:r>
      <w:r w:rsidRPr="002469EC">
        <w:rPr>
          <w:rFonts w:ascii="Times New Roman" w:hAnsi="Times New Roman" w:cs="Times New Roman"/>
        </w:rPr>
        <w:t xml:space="preserve"> the lowest.</w:t>
      </w:r>
    </w:p>
    <w:p w14:paraId="6F840652" w14:textId="356BDBBA" w:rsidR="00EC4F5E" w:rsidRDefault="00EC4F5E" w:rsidP="00A6308A">
      <w:pPr>
        <w:jc w:val="center"/>
        <w:rPr>
          <w:rFonts w:ascii="Arial" w:hAnsi="Arial" w:cs="Arial"/>
        </w:rPr>
      </w:pPr>
      <w:r>
        <w:rPr>
          <w:rFonts w:ascii="Arial" w:hAnsi="Arial" w:cs="Arial" w:hint="eastAsia"/>
          <w:noProof/>
        </w:rPr>
        <w:lastRenderedPageBreak/>
        <w:drawing>
          <wp:inline distT="0" distB="0" distL="0" distR="0" wp14:anchorId="05D94C16" wp14:editId="3F3EE7EC">
            <wp:extent cx="3128963" cy="2190674"/>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emf"/>
                    <pic:cNvPicPr/>
                  </pic:nvPicPr>
                  <pic:blipFill rotWithShape="1">
                    <a:blip r:embed="rId62">
                      <a:extLst>
                        <a:ext uri="{28A0092B-C50C-407E-A947-70E740481C1C}">
                          <a14:useLocalDpi xmlns:a14="http://schemas.microsoft.com/office/drawing/2010/main" val="0"/>
                        </a:ext>
                      </a:extLst>
                    </a:blip>
                    <a:srcRect l="8219" t="11771" r="9591" b="2281"/>
                    <a:stretch/>
                  </pic:blipFill>
                  <pic:spPr bwMode="auto">
                    <a:xfrm>
                      <a:off x="0" y="0"/>
                      <a:ext cx="3155506" cy="2209258"/>
                    </a:xfrm>
                    <a:prstGeom prst="rect">
                      <a:avLst/>
                    </a:prstGeom>
                    <a:ln>
                      <a:noFill/>
                    </a:ln>
                    <a:extLst>
                      <a:ext uri="{53640926-AAD7-44D8-BBD7-CCE9431645EC}">
                        <a14:shadowObscured xmlns:a14="http://schemas.microsoft.com/office/drawing/2010/main"/>
                      </a:ext>
                    </a:extLst>
                  </pic:spPr>
                </pic:pic>
              </a:graphicData>
            </a:graphic>
          </wp:inline>
        </w:drawing>
      </w:r>
    </w:p>
    <w:p w14:paraId="15BC29FF" w14:textId="7DE29BCE" w:rsidR="00410411" w:rsidRPr="00410411" w:rsidRDefault="00410411" w:rsidP="00A6308A">
      <w:pPr>
        <w:jc w:val="center"/>
        <w:rPr>
          <w:rFonts w:ascii="Times New Roman" w:hAnsi="Times New Roman" w:cs="Times New Roman"/>
        </w:rPr>
      </w:pPr>
      <w:r w:rsidRPr="00410411">
        <w:rPr>
          <w:rFonts w:ascii="Times New Roman" w:hAnsi="Times New Roman" w:cs="Times New Roman"/>
        </w:rPr>
        <w:t>Fig. X. Entropy and mean absolute weights of layers</w:t>
      </w:r>
    </w:p>
    <w:p w14:paraId="737BC0C4" w14:textId="2E57B23E" w:rsidR="00BD16D2" w:rsidRDefault="0046778B" w:rsidP="0046778B">
      <w:pPr>
        <w:ind w:firstLine="420"/>
        <w:rPr>
          <w:rFonts w:ascii="Times New Roman" w:hAnsi="Times New Roman" w:cs="Times New Roman"/>
        </w:rPr>
      </w:pPr>
      <w:r>
        <w:rPr>
          <w:rFonts w:ascii="Times New Roman" w:hAnsi="Times New Roman" w:cs="Times New Roman"/>
        </w:rPr>
        <w:t xml:space="preserve">Based on the Eq. (X), the </w:t>
      </w:r>
      <w:r w:rsidRPr="0024478B">
        <w:rPr>
          <w:rFonts w:ascii="Times New Roman" w:hAnsi="Times New Roman" w:cs="Times New Roman"/>
          <w:i/>
          <w:iCs/>
        </w:rPr>
        <w:t>I</w:t>
      </w:r>
      <w:r>
        <w:rPr>
          <w:rFonts w:ascii="Times New Roman" w:hAnsi="Times New Roman" w:cs="Times New Roman"/>
        </w:rPr>
        <w:t xml:space="preserve"> of each layers are calculated with the </w:t>
      </w:r>
      <w:r w:rsidRPr="0046778B">
        <w:rPr>
          <w:rFonts w:ascii="Times New Roman" w:hAnsi="Times New Roman" w:cs="Times New Roman"/>
        </w:rPr>
        <w:t>α</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0.5</w:t>
      </w:r>
      <w:r w:rsidR="0024478B">
        <w:rPr>
          <w:rFonts w:ascii="Times New Roman" w:hAnsi="Times New Roman" w:cs="Times New Roman"/>
        </w:rPr>
        <w:t xml:space="preserve"> and shown in Table X</w:t>
      </w:r>
      <w:r>
        <w:rPr>
          <w:rFonts w:ascii="Times New Roman" w:hAnsi="Times New Roman" w:cs="Times New Roman"/>
        </w:rPr>
        <w:t xml:space="preserve">. </w:t>
      </w:r>
      <w:r w:rsidR="0024478B">
        <w:rPr>
          <w:rFonts w:ascii="Times New Roman" w:hAnsi="Times New Roman" w:cs="Times New Roman"/>
        </w:rPr>
        <w:t>The FC2</w:t>
      </w:r>
      <w:r w:rsidR="0024478B" w:rsidRPr="0024478B">
        <w:rPr>
          <w:rFonts w:ascii="Times New Roman" w:hAnsi="Times New Roman" w:cs="Times New Roman"/>
        </w:rPr>
        <w:t xml:space="preserve"> </w:t>
      </w:r>
      <w:r w:rsidR="0024478B">
        <w:rPr>
          <w:rFonts w:ascii="Times New Roman" w:hAnsi="Times New Roman" w:cs="Times New Roman"/>
        </w:rPr>
        <w:t>has</w:t>
      </w:r>
      <w:r w:rsidR="0024478B" w:rsidRPr="0024478B">
        <w:rPr>
          <w:rFonts w:ascii="Times New Roman" w:hAnsi="Times New Roman" w:cs="Times New Roman"/>
        </w:rPr>
        <w:t xml:space="preserve"> the highest importance and </w:t>
      </w:r>
      <w:r w:rsidR="0024478B">
        <w:rPr>
          <w:rFonts w:ascii="Times New Roman" w:hAnsi="Times New Roman" w:cs="Times New Roman" w:hint="eastAsia"/>
        </w:rPr>
        <w:t>BB</w:t>
      </w:r>
      <w:r w:rsidR="0024478B" w:rsidRPr="0024478B">
        <w:rPr>
          <w:rFonts w:ascii="Times New Roman" w:hAnsi="Times New Roman" w:cs="Times New Roman"/>
        </w:rPr>
        <w:t xml:space="preserve">4 </w:t>
      </w:r>
      <w:r w:rsidR="0024478B">
        <w:rPr>
          <w:rFonts w:ascii="Times New Roman" w:hAnsi="Times New Roman" w:cs="Times New Roman"/>
        </w:rPr>
        <w:t>has</w:t>
      </w:r>
      <w:r w:rsidR="0024478B" w:rsidRPr="0024478B">
        <w:rPr>
          <w:rFonts w:ascii="Times New Roman" w:hAnsi="Times New Roman" w:cs="Times New Roman"/>
        </w:rPr>
        <w:t xml:space="preserve"> the lowest importance. The importance is generally </w:t>
      </w:r>
      <w:r w:rsidR="0024478B">
        <w:rPr>
          <w:rFonts w:ascii="Times New Roman" w:hAnsi="Times New Roman" w:cs="Times New Roman"/>
        </w:rPr>
        <w:t>distributed high at both ends of the structure and low in the middle layers</w:t>
      </w:r>
      <w:r w:rsidR="0024478B" w:rsidRPr="0024478B">
        <w:rPr>
          <w:rFonts w:ascii="Times New Roman" w:hAnsi="Times New Roman" w:cs="Times New Roman"/>
        </w:rPr>
        <w:t>.</w:t>
      </w:r>
    </w:p>
    <w:p w14:paraId="1D71454A" w14:textId="536A0451" w:rsidR="00410411" w:rsidRPr="00034B73" w:rsidRDefault="0024478B" w:rsidP="00410411">
      <w:pPr>
        <w:jc w:val="center"/>
        <w:rPr>
          <w:rFonts w:ascii="Times New Roman" w:hAnsi="Times New Roman" w:cs="Times New Roman"/>
        </w:rPr>
      </w:pPr>
      <w:r w:rsidRPr="00E4160C">
        <w:rPr>
          <w:rFonts w:ascii="Times New Roman" w:hAnsi="Times New Roman" w:cs="Times New Roman"/>
          <w:b/>
        </w:rPr>
        <w:t>Table X</w:t>
      </w:r>
      <w:r w:rsidRPr="00E4160C">
        <w:rPr>
          <w:rFonts w:ascii="Times New Roman" w:hAnsi="Times New Roman" w:cs="Times New Roman"/>
        </w:rPr>
        <w:t xml:space="preserve">. The </w:t>
      </w:r>
      <w:r>
        <w:rPr>
          <w:rFonts w:ascii="Times New Roman" w:hAnsi="Times New Roman" w:cs="Times New Roman"/>
        </w:rPr>
        <w:t>Importance order of layers</w:t>
      </w:r>
      <w:r w:rsidR="00410411">
        <w:rPr>
          <w:rFonts w:ascii="Times New Roman" w:eastAsia="宋体" w:hAnsi="Times New Roman" w:cs="Times New Roman"/>
          <w:sz w:val="22"/>
        </w:rPr>
        <w:t xml:space="preserve"> </w:t>
      </w:r>
    </w:p>
    <w:tbl>
      <w:tblPr>
        <w:tblStyle w:val="af1"/>
        <w:tblW w:w="0" w:type="auto"/>
        <w:tblLook w:val="04A0" w:firstRow="1" w:lastRow="0" w:firstColumn="1" w:lastColumn="0" w:noHBand="0" w:noVBand="1"/>
      </w:tblPr>
      <w:tblGrid>
        <w:gridCol w:w="894"/>
        <w:gridCol w:w="915"/>
        <w:gridCol w:w="850"/>
        <w:gridCol w:w="915"/>
        <w:gridCol w:w="787"/>
        <w:gridCol w:w="787"/>
        <w:gridCol w:w="787"/>
        <w:gridCol w:w="787"/>
        <w:gridCol w:w="787"/>
        <w:gridCol w:w="787"/>
      </w:tblGrid>
      <w:tr w:rsidR="00410411" w14:paraId="270B570A" w14:textId="77777777" w:rsidTr="000143F7">
        <w:tc>
          <w:tcPr>
            <w:tcW w:w="894" w:type="dxa"/>
          </w:tcPr>
          <w:p w14:paraId="1D7BE51A" w14:textId="77777777" w:rsidR="00410411" w:rsidRPr="005B367B" w:rsidRDefault="00410411" w:rsidP="000143F7">
            <w:pPr>
              <w:jc w:val="center"/>
              <w:rPr>
                <w:rFonts w:ascii="Times New Roman" w:hAnsi="Times New Roman" w:cs="Times New Roman"/>
                <w:sz w:val="18"/>
              </w:rPr>
            </w:pPr>
            <w:r w:rsidRPr="005B367B">
              <w:rPr>
                <w:rFonts w:ascii="Times New Roman" w:hAnsi="Times New Roman" w:cs="Times New Roman"/>
                <w:sz w:val="18"/>
              </w:rPr>
              <w:t>R</w:t>
            </w:r>
            <w:r w:rsidRPr="005B367B">
              <w:rPr>
                <w:rFonts w:ascii="Times New Roman" w:hAnsi="Times New Roman" w:cs="Times New Roman" w:hint="eastAsia"/>
                <w:sz w:val="18"/>
              </w:rPr>
              <w:t>anking</w:t>
            </w:r>
          </w:p>
        </w:tc>
        <w:tc>
          <w:tcPr>
            <w:tcW w:w="915" w:type="dxa"/>
          </w:tcPr>
          <w:p w14:paraId="3510D948" w14:textId="77777777" w:rsidR="00410411" w:rsidRPr="005B367B" w:rsidRDefault="00410411" w:rsidP="000143F7">
            <w:pPr>
              <w:jc w:val="center"/>
              <w:rPr>
                <w:rFonts w:ascii="Times New Roman" w:hAnsi="Times New Roman" w:cs="Times New Roman"/>
                <w:sz w:val="18"/>
              </w:rPr>
            </w:pPr>
            <w:r w:rsidRPr="005B367B">
              <w:rPr>
                <w:rFonts w:ascii="Times New Roman" w:hAnsi="Times New Roman" w:cs="Times New Roman" w:hint="eastAsia"/>
                <w:sz w:val="18"/>
              </w:rPr>
              <w:t>1</w:t>
            </w:r>
          </w:p>
        </w:tc>
        <w:tc>
          <w:tcPr>
            <w:tcW w:w="850" w:type="dxa"/>
          </w:tcPr>
          <w:p w14:paraId="626C79E5" w14:textId="77777777" w:rsidR="00410411" w:rsidRPr="005B367B" w:rsidRDefault="00410411" w:rsidP="000143F7">
            <w:pPr>
              <w:jc w:val="center"/>
              <w:rPr>
                <w:rFonts w:ascii="Times New Roman" w:hAnsi="Times New Roman" w:cs="Times New Roman"/>
                <w:sz w:val="18"/>
              </w:rPr>
            </w:pPr>
            <w:r w:rsidRPr="005B367B">
              <w:rPr>
                <w:rFonts w:ascii="Times New Roman" w:hAnsi="Times New Roman" w:cs="Times New Roman" w:hint="eastAsia"/>
                <w:sz w:val="18"/>
              </w:rPr>
              <w:t>2</w:t>
            </w:r>
          </w:p>
        </w:tc>
        <w:tc>
          <w:tcPr>
            <w:tcW w:w="915" w:type="dxa"/>
          </w:tcPr>
          <w:p w14:paraId="768D1EC1" w14:textId="77777777" w:rsidR="00410411" w:rsidRPr="005B367B" w:rsidRDefault="00410411" w:rsidP="000143F7">
            <w:pPr>
              <w:jc w:val="center"/>
              <w:rPr>
                <w:rFonts w:ascii="Times New Roman" w:hAnsi="Times New Roman" w:cs="Times New Roman"/>
                <w:sz w:val="18"/>
              </w:rPr>
            </w:pPr>
            <w:r w:rsidRPr="005B367B">
              <w:rPr>
                <w:rFonts w:ascii="Times New Roman" w:hAnsi="Times New Roman" w:cs="Times New Roman" w:hint="eastAsia"/>
                <w:sz w:val="18"/>
              </w:rPr>
              <w:t>3</w:t>
            </w:r>
          </w:p>
        </w:tc>
        <w:tc>
          <w:tcPr>
            <w:tcW w:w="787" w:type="dxa"/>
          </w:tcPr>
          <w:p w14:paraId="1EE1C6C7" w14:textId="77777777" w:rsidR="00410411" w:rsidRPr="005B367B" w:rsidRDefault="00410411" w:rsidP="000143F7">
            <w:pPr>
              <w:jc w:val="center"/>
              <w:rPr>
                <w:rFonts w:ascii="Times New Roman" w:hAnsi="Times New Roman" w:cs="Times New Roman"/>
                <w:sz w:val="18"/>
              </w:rPr>
            </w:pPr>
            <w:r w:rsidRPr="005B367B">
              <w:rPr>
                <w:rFonts w:ascii="Times New Roman" w:hAnsi="Times New Roman" w:cs="Times New Roman" w:hint="eastAsia"/>
                <w:sz w:val="18"/>
              </w:rPr>
              <w:t>4</w:t>
            </w:r>
          </w:p>
        </w:tc>
        <w:tc>
          <w:tcPr>
            <w:tcW w:w="787" w:type="dxa"/>
          </w:tcPr>
          <w:p w14:paraId="56939316" w14:textId="77777777" w:rsidR="00410411" w:rsidRPr="005B367B" w:rsidRDefault="00410411" w:rsidP="000143F7">
            <w:pPr>
              <w:jc w:val="center"/>
              <w:rPr>
                <w:rFonts w:ascii="Times New Roman" w:hAnsi="Times New Roman" w:cs="Times New Roman"/>
                <w:sz w:val="18"/>
              </w:rPr>
            </w:pPr>
            <w:r w:rsidRPr="005B367B">
              <w:rPr>
                <w:rFonts w:ascii="Times New Roman" w:hAnsi="Times New Roman" w:cs="Times New Roman" w:hint="eastAsia"/>
                <w:sz w:val="18"/>
              </w:rPr>
              <w:t>5</w:t>
            </w:r>
          </w:p>
        </w:tc>
        <w:tc>
          <w:tcPr>
            <w:tcW w:w="787" w:type="dxa"/>
          </w:tcPr>
          <w:p w14:paraId="767EA82D" w14:textId="77777777" w:rsidR="00410411" w:rsidRPr="005B367B" w:rsidRDefault="00410411" w:rsidP="000143F7">
            <w:pPr>
              <w:jc w:val="center"/>
              <w:rPr>
                <w:rFonts w:ascii="Times New Roman" w:hAnsi="Times New Roman" w:cs="Times New Roman"/>
                <w:sz w:val="18"/>
              </w:rPr>
            </w:pPr>
            <w:r w:rsidRPr="005B367B">
              <w:rPr>
                <w:rFonts w:ascii="Times New Roman" w:hAnsi="Times New Roman" w:cs="Times New Roman" w:hint="eastAsia"/>
                <w:sz w:val="18"/>
              </w:rPr>
              <w:t>6</w:t>
            </w:r>
          </w:p>
        </w:tc>
        <w:tc>
          <w:tcPr>
            <w:tcW w:w="787" w:type="dxa"/>
          </w:tcPr>
          <w:p w14:paraId="7406C9D8" w14:textId="77777777" w:rsidR="00410411" w:rsidRPr="005B367B" w:rsidRDefault="00410411" w:rsidP="000143F7">
            <w:pPr>
              <w:jc w:val="center"/>
              <w:rPr>
                <w:rFonts w:ascii="Times New Roman" w:hAnsi="Times New Roman" w:cs="Times New Roman"/>
                <w:sz w:val="18"/>
              </w:rPr>
            </w:pPr>
            <w:r w:rsidRPr="005B367B">
              <w:rPr>
                <w:rFonts w:ascii="Times New Roman" w:hAnsi="Times New Roman" w:cs="Times New Roman" w:hint="eastAsia"/>
                <w:sz w:val="18"/>
              </w:rPr>
              <w:t>7</w:t>
            </w:r>
          </w:p>
        </w:tc>
        <w:tc>
          <w:tcPr>
            <w:tcW w:w="787" w:type="dxa"/>
          </w:tcPr>
          <w:p w14:paraId="437A5B47" w14:textId="77777777" w:rsidR="00410411" w:rsidRPr="005B367B" w:rsidRDefault="00410411" w:rsidP="000143F7">
            <w:pPr>
              <w:jc w:val="center"/>
              <w:rPr>
                <w:rFonts w:ascii="Times New Roman" w:hAnsi="Times New Roman" w:cs="Times New Roman"/>
                <w:sz w:val="18"/>
              </w:rPr>
            </w:pPr>
            <w:r w:rsidRPr="005B367B">
              <w:rPr>
                <w:rFonts w:ascii="Times New Roman" w:hAnsi="Times New Roman" w:cs="Times New Roman" w:hint="eastAsia"/>
                <w:sz w:val="18"/>
              </w:rPr>
              <w:t>8</w:t>
            </w:r>
          </w:p>
        </w:tc>
        <w:tc>
          <w:tcPr>
            <w:tcW w:w="787" w:type="dxa"/>
          </w:tcPr>
          <w:p w14:paraId="480C9DB7" w14:textId="77777777" w:rsidR="00410411" w:rsidRPr="005B367B" w:rsidRDefault="00410411" w:rsidP="000143F7">
            <w:pPr>
              <w:jc w:val="center"/>
              <w:rPr>
                <w:rFonts w:ascii="Times New Roman" w:hAnsi="Times New Roman" w:cs="Times New Roman"/>
                <w:sz w:val="18"/>
              </w:rPr>
            </w:pPr>
            <w:r w:rsidRPr="005B367B">
              <w:rPr>
                <w:rFonts w:ascii="Times New Roman" w:hAnsi="Times New Roman" w:cs="Times New Roman" w:hint="eastAsia"/>
                <w:sz w:val="18"/>
              </w:rPr>
              <w:t>9</w:t>
            </w:r>
          </w:p>
        </w:tc>
      </w:tr>
      <w:tr w:rsidR="00410411" w14:paraId="7305D1C1" w14:textId="77777777" w:rsidTr="000143F7">
        <w:tc>
          <w:tcPr>
            <w:tcW w:w="894" w:type="dxa"/>
          </w:tcPr>
          <w:p w14:paraId="7916E123" w14:textId="77777777" w:rsidR="00410411" w:rsidRPr="005B367B" w:rsidRDefault="00410411" w:rsidP="000143F7">
            <w:pPr>
              <w:jc w:val="center"/>
              <w:rPr>
                <w:rFonts w:ascii="Times New Roman" w:hAnsi="Times New Roman" w:cs="Times New Roman"/>
                <w:sz w:val="18"/>
              </w:rPr>
            </w:pPr>
            <w:r w:rsidRPr="005B367B">
              <w:rPr>
                <w:rFonts w:ascii="Times New Roman" w:hAnsi="Times New Roman" w:cs="Times New Roman" w:hint="eastAsia"/>
                <w:sz w:val="18"/>
              </w:rPr>
              <w:t>Layer</w:t>
            </w:r>
          </w:p>
        </w:tc>
        <w:tc>
          <w:tcPr>
            <w:tcW w:w="915" w:type="dxa"/>
          </w:tcPr>
          <w:p w14:paraId="7DC7F8FE" w14:textId="25FDDDAF" w:rsidR="00410411" w:rsidRPr="005B367B" w:rsidRDefault="0046778B" w:rsidP="000143F7">
            <w:pPr>
              <w:jc w:val="center"/>
              <w:rPr>
                <w:rFonts w:ascii="Times New Roman" w:hAnsi="Times New Roman" w:cs="Times New Roman"/>
                <w:sz w:val="18"/>
              </w:rPr>
            </w:pPr>
            <w:r>
              <w:rPr>
                <w:rFonts w:ascii="Times New Roman" w:hAnsi="Times New Roman" w:cs="Times New Roman"/>
                <w:sz w:val="18"/>
              </w:rPr>
              <w:t>FC</w:t>
            </w:r>
            <w:r w:rsidR="00410411" w:rsidRPr="005B367B">
              <w:rPr>
                <w:rFonts w:ascii="Times New Roman" w:hAnsi="Times New Roman" w:cs="Times New Roman"/>
                <w:sz w:val="18"/>
              </w:rPr>
              <w:t>2</w:t>
            </w:r>
          </w:p>
        </w:tc>
        <w:tc>
          <w:tcPr>
            <w:tcW w:w="850" w:type="dxa"/>
          </w:tcPr>
          <w:p w14:paraId="7BA81D15" w14:textId="1DBADBD8" w:rsidR="00410411" w:rsidRPr="005B367B" w:rsidRDefault="0046778B" w:rsidP="000143F7">
            <w:pPr>
              <w:jc w:val="center"/>
              <w:rPr>
                <w:rFonts w:ascii="Times New Roman" w:hAnsi="Times New Roman" w:cs="Times New Roman"/>
                <w:sz w:val="18"/>
              </w:rPr>
            </w:pPr>
            <w:r>
              <w:rPr>
                <w:rFonts w:ascii="Times New Roman" w:hAnsi="Times New Roman" w:cs="Times New Roman"/>
                <w:sz w:val="18"/>
              </w:rPr>
              <w:t>BB</w:t>
            </w:r>
            <w:r w:rsidR="00410411" w:rsidRPr="005B367B">
              <w:rPr>
                <w:rFonts w:ascii="Times New Roman" w:hAnsi="Times New Roman" w:cs="Times New Roman"/>
                <w:sz w:val="18"/>
              </w:rPr>
              <w:t>2</w:t>
            </w:r>
          </w:p>
        </w:tc>
        <w:tc>
          <w:tcPr>
            <w:tcW w:w="915" w:type="dxa"/>
          </w:tcPr>
          <w:p w14:paraId="7B70B5B9" w14:textId="70422897" w:rsidR="00410411" w:rsidRPr="005B367B" w:rsidRDefault="0046778B" w:rsidP="000143F7">
            <w:pPr>
              <w:jc w:val="center"/>
              <w:rPr>
                <w:rFonts w:ascii="Times New Roman" w:hAnsi="Times New Roman" w:cs="Times New Roman"/>
                <w:sz w:val="18"/>
              </w:rPr>
            </w:pPr>
            <w:r>
              <w:rPr>
                <w:rFonts w:ascii="Times New Roman" w:hAnsi="Times New Roman" w:cs="Times New Roman"/>
                <w:sz w:val="18"/>
              </w:rPr>
              <w:t>FC</w:t>
            </w:r>
            <w:r w:rsidR="00410411" w:rsidRPr="005B367B">
              <w:rPr>
                <w:rFonts w:ascii="Times New Roman" w:hAnsi="Times New Roman" w:cs="Times New Roman"/>
                <w:sz w:val="18"/>
              </w:rPr>
              <w:t>1</w:t>
            </w:r>
          </w:p>
        </w:tc>
        <w:tc>
          <w:tcPr>
            <w:tcW w:w="787" w:type="dxa"/>
          </w:tcPr>
          <w:p w14:paraId="2DF8673B" w14:textId="3834E355" w:rsidR="00410411" w:rsidRPr="005B367B" w:rsidRDefault="0046778B" w:rsidP="000143F7">
            <w:pPr>
              <w:jc w:val="center"/>
              <w:rPr>
                <w:rFonts w:ascii="Times New Roman" w:hAnsi="Times New Roman" w:cs="Times New Roman"/>
                <w:sz w:val="18"/>
              </w:rPr>
            </w:pPr>
            <w:r>
              <w:rPr>
                <w:rFonts w:ascii="Times New Roman" w:hAnsi="Times New Roman" w:cs="Times New Roman"/>
                <w:sz w:val="18"/>
              </w:rPr>
              <w:t>BB</w:t>
            </w:r>
            <w:r w:rsidR="00410411">
              <w:rPr>
                <w:rFonts w:ascii="Times New Roman" w:hAnsi="Times New Roman" w:cs="Times New Roman"/>
                <w:sz w:val="18"/>
              </w:rPr>
              <w:t>1</w:t>
            </w:r>
          </w:p>
        </w:tc>
        <w:tc>
          <w:tcPr>
            <w:tcW w:w="787" w:type="dxa"/>
          </w:tcPr>
          <w:p w14:paraId="2D9D0100" w14:textId="36281BD4" w:rsidR="00410411" w:rsidRPr="005B367B" w:rsidRDefault="0046778B" w:rsidP="000143F7">
            <w:pPr>
              <w:jc w:val="center"/>
              <w:rPr>
                <w:rFonts w:ascii="Times New Roman" w:hAnsi="Times New Roman" w:cs="Times New Roman"/>
                <w:sz w:val="18"/>
              </w:rPr>
            </w:pPr>
            <w:r>
              <w:rPr>
                <w:rFonts w:ascii="Times New Roman" w:hAnsi="Times New Roman" w:cs="Times New Roman"/>
                <w:sz w:val="18"/>
              </w:rPr>
              <w:t>BB</w:t>
            </w:r>
            <w:r w:rsidR="00410411">
              <w:rPr>
                <w:rFonts w:ascii="Times New Roman" w:hAnsi="Times New Roman" w:cs="Times New Roman"/>
                <w:sz w:val="18"/>
              </w:rPr>
              <w:t>6</w:t>
            </w:r>
          </w:p>
        </w:tc>
        <w:tc>
          <w:tcPr>
            <w:tcW w:w="787" w:type="dxa"/>
          </w:tcPr>
          <w:p w14:paraId="7B3C2A2C" w14:textId="1D625D3D" w:rsidR="00410411" w:rsidRPr="005B367B" w:rsidRDefault="0046778B" w:rsidP="000143F7">
            <w:pPr>
              <w:jc w:val="center"/>
              <w:rPr>
                <w:rFonts w:ascii="Times New Roman" w:hAnsi="Times New Roman" w:cs="Times New Roman"/>
                <w:sz w:val="18"/>
              </w:rPr>
            </w:pPr>
            <w:r>
              <w:rPr>
                <w:rFonts w:ascii="Times New Roman" w:hAnsi="Times New Roman" w:cs="Times New Roman"/>
                <w:sz w:val="18"/>
              </w:rPr>
              <w:t>BB</w:t>
            </w:r>
            <w:r w:rsidR="00410411">
              <w:rPr>
                <w:rFonts w:ascii="Times New Roman" w:hAnsi="Times New Roman" w:cs="Times New Roman"/>
                <w:sz w:val="18"/>
              </w:rPr>
              <w:t>7</w:t>
            </w:r>
          </w:p>
        </w:tc>
        <w:tc>
          <w:tcPr>
            <w:tcW w:w="787" w:type="dxa"/>
          </w:tcPr>
          <w:p w14:paraId="4E2ADDA2" w14:textId="3676477E" w:rsidR="00410411" w:rsidRPr="005B367B" w:rsidRDefault="0046778B" w:rsidP="000143F7">
            <w:pPr>
              <w:jc w:val="center"/>
              <w:rPr>
                <w:rFonts w:ascii="Times New Roman" w:hAnsi="Times New Roman" w:cs="Times New Roman"/>
                <w:sz w:val="18"/>
              </w:rPr>
            </w:pPr>
            <w:r>
              <w:rPr>
                <w:rFonts w:ascii="Times New Roman" w:hAnsi="Times New Roman" w:cs="Times New Roman"/>
                <w:sz w:val="18"/>
              </w:rPr>
              <w:t>B</w:t>
            </w:r>
            <w:r w:rsidR="00410411">
              <w:rPr>
                <w:rFonts w:ascii="Times New Roman" w:hAnsi="Times New Roman" w:cs="Times New Roman"/>
                <w:sz w:val="18"/>
              </w:rPr>
              <w:t>3</w:t>
            </w:r>
          </w:p>
        </w:tc>
        <w:tc>
          <w:tcPr>
            <w:tcW w:w="787" w:type="dxa"/>
          </w:tcPr>
          <w:p w14:paraId="5D856F3C" w14:textId="428C046E" w:rsidR="00410411" w:rsidRPr="005B367B" w:rsidRDefault="0046778B" w:rsidP="000143F7">
            <w:pPr>
              <w:jc w:val="center"/>
              <w:rPr>
                <w:rFonts w:ascii="Times New Roman" w:hAnsi="Times New Roman" w:cs="Times New Roman"/>
                <w:sz w:val="18"/>
              </w:rPr>
            </w:pPr>
            <w:r>
              <w:rPr>
                <w:rFonts w:ascii="Times New Roman" w:hAnsi="Times New Roman" w:cs="Times New Roman"/>
                <w:sz w:val="18"/>
              </w:rPr>
              <w:t>BB</w:t>
            </w:r>
            <w:r w:rsidR="00410411">
              <w:rPr>
                <w:rFonts w:ascii="Times New Roman" w:hAnsi="Times New Roman" w:cs="Times New Roman"/>
                <w:sz w:val="18"/>
              </w:rPr>
              <w:t>5</w:t>
            </w:r>
          </w:p>
        </w:tc>
        <w:tc>
          <w:tcPr>
            <w:tcW w:w="787" w:type="dxa"/>
          </w:tcPr>
          <w:p w14:paraId="63093367" w14:textId="47D9DE4A" w:rsidR="00410411" w:rsidRPr="005B367B" w:rsidRDefault="0046778B" w:rsidP="000143F7">
            <w:pPr>
              <w:jc w:val="center"/>
              <w:rPr>
                <w:rFonts w:ascii="Times New Roman" w:hAnsi="Times New Roman" w:cs="Times New Roman"/>
                <w:sz w:val="18"/>
              </w:rPr>
            </w:pPr>
            <w:r>
              <w:rPr>
                <w:rFonts w:ascii="Times New Roman" w:hAnsi="Times New Roman" w:cs="Times New Roman"/>
                <w:sz w:val="18"/>
              </w:rPr>
              <w:t>BB</w:t>
            </w:r>
            <w:r w:rsidR="00410411">
              <w:rPr>
                <w:rFonts w:ascii="Times New Roman" w:hAnsi="Times New Roman" w:cs="Times New Roman"/>
                <w:sz w:val="18"/>
              </w:rPr>
              <w:t>4</w:t>
            </w:r>
          </w:p>
        </w:tc>
      </w:tr>
    </w:tbl>
    <w:p w14:paraId="7797F5B2" w14:textId="100D74CF" w:rsidR="00410411" w:rsidRDefault="0024478B" w:rsidP="00410411">
      <w:pPr>
        <w:rPr>
          <w:rFonts w:ascii="Times New Roman" w:hAnsi="Times New Roman" w:cs="Times New Roman"/>
        </w:rPr>
      </w:pPr>
      <w:r>
        <w:rPr>
          <w:rFonts w:ascii="Times New Roman" w:hAnsi="Times New Roman" w:cs="Times New Roman"/>
        </w:rPr>
        <w:tab/>
      </w:r>
      <w:r w:rsidR="00992E12" w:rsidRPr="00992E12">
        <w:rPr>
          <w:rFonts w:ascii="Times New Roman" w:hAnsi="Times New Roman" w:cs="Times New Roman"/>
        </w:rPr>
        <w:t xml:space="preserve">According to the </w:t>
      </w:r>
      <w:r w:rsidR="00BB3933">
        <w:rPr>
          <w:rFonts w:ascii="Times New Roman" w:hAnsi="Times New Roman" w:cs="Times New Roman"/>
        </w:rPr>
        <w:t xml:space="preserve">above </w:t>
      </w:r>
      <w:r w:rsidR="00992E12" w:rsidRPr="00992E12">
        <w:rPr>
          <w:rFonts w:ascii="Times New Roman" w:hAnsi="Times New Roman" w:cs="Times New Roman"/>
        </w:rPr>
        <w:t xml:space="preserve">ranking results, we use </w:t>
      </w:r>
      <w:r w:rsidR="00BB3933">
        <w:rPr>
          <w:rFonts w:ascii="Times New Roman" w:hAnsi="Times New Roman" w:cs="Times New Roman"/>
        </w:rPr>
        <w:t xml:space="preserve">the 2 above </w:t>
      </w:r>
      <w:r w:rsidR="00992E12" w:rsidRPr="00992E12">
        <w:rPr>
          <w:rFonts w:ascii="Times New Roman" w:hAnsi="Times New Roman" w:cs="Times New Roman"/>
        </w:rPr>
        <w:t xml:space="preserve">quantization </w:t>
      </w:r>
      <w:r w:rsidR="00BB3933">
        <w:rPr>
          <w:rFonts w:ascii="Times New Roman" w:hAnsi="Times New Roman" w:cs="Times New Roman"/>
        </w:rPr>
        <w:t>methods</w:t>
      </w:r>
      <w:r w:rsidR="00992E12" w:rsidRPr="00992E12">
        <w:rPr>
          <w:rFonts w:ascii="Times New Roman" w:hAnsi="Times New Roman" w:cs="Times New Roman"/>
        </w:rPr>
        <w:t xml:space="preserve"> for the neural network: the </w:t>
      </w:r>
      <w:r w:rsidR="00992E12">
        <w:rPr>
          <w:rFonts w:ascii="Times New Roman" w:hAnsi="Times New Roman" w:cs="Times New Roman"/>
        </w:rPr>
        <w:t>performance-predominant</w:t>
      </w:r>
      <w:r w:rsidR="00992E12" w:rsidRPr="00992E12">
        <w:rPr>
          <w:rFonts w:ascii="Times New Roman" w:hAnsi="Times New Roman" w:cs="Times New Roman"/>
        </w:rPr>
        <w:t xml:space="preserve"> quantization method starts with </w:t>
      </w:r>
      <w:r w:rsidR="00992E12">
        <w:rPr>
          <w:rFonts w:ascii="Times New Roman" w:hAnsi="Times New Roman" w:cs="Times New Roman"/>
        </w:rPr>
        <w:t>FC</w:t>
      </w:r>
      <w:r w:rsidR="00992E12" w:rsidRPr="00992E12">
        <w:rPr>
          <w:rFonts w:ascii="Times New Roman" w:hAnsi="Times New Roman" w:cs="Times New Roman"/>
        </w:rPr>
        <w:t>2 with the highest ranking and performs layer-</w:t>
      </w:r>
      <w:r w:rsidR="00BB3933">
        <w:rPr>
          <w:rFonts w:ascii="Times New Roman" w:hAnsi="Times New Roman" w:cs="Times New Roman"/>
        </w:rPr>
        <w:t>wise</w:t>
      </w:r>
      <w:r w:rsidR="00992E12" w:rsidRPr="00992E12">
        <w:rPr>
          <w:rFonts w:ascii="Times New Roman" w:hAnsi="Times New Roman" w:cs="Times New Roman"/>
        </w:rPr>
        <w:t xml:space="preserve"> quantization, and the memory</w:t>
      </w:r>
      <w:r w:rsidR="00992E12">
        <w:rPr>
          <w:rFonts w:ascii="Times New Roman" w:hAnsi="Times New Roman" w:cs="Times New Roman"/>
        </w:rPr>
        <w:t>-predominant</w:t>
      </w:r>
      <w:r w:rsidR="00992E12" w:rsidRPr="00992E12">
        <w:rPr>
          <w:rFonts w:ascii="Times New Roman" w:hAnsi="Times New Roman" w:cs="Times New Roman"/>
        </w:rPr>
        <w:t xml:space="preserve"> quantization starts with </w:t>
      </w:r>
      <w:r w:rsidR="00992E12">
        <w:rPr>
          <w:rFonts w:ascii="Times New Roman" w:hAnsi="Times New Roman" w:cs="Times New Roman"/>
        </w:rPr>
        <w:t>BB</w:t>
      </w:r>
      <w:r w:rsidR="00992E12" w:rsidRPr="00992E12">
        <w:rPr>
          <w:rFonts w:ascii="Times New Roman" w:hAnsi="Times New Roman" w:cs="Times New Roman"/>
        </w:rPr>
        <w:t>4 with the lowest ranking score. During the layer-</w:t>
      </w:r>
      <w:r w:rsidR="00992E12">
        <w:rPr>
          <w:rFonts w:ascii="Times New Roman" w:hAnsi="Times New Roman" w:cs="Times New Roman"/>
        </w:rPr>
        <w:t>wise</w:t>
      </w:r>
      <w:r w:rsidR="00992E12" w:rsidRPr="00992E12">
        <w:rPr>
          <w:rFonts w:ascii="Times New Roman" w:hAnsi="Times New Roman" w:cs="Times New Roman"/>
        </w:rPr>
        <w:t xml:space="preserve"> quantization process, we recorded the</w:t>
      </w:r>
      <w:r w:rsidR="00BB3933">
        <w:rPr>
          <w:rFonts w:ascii="Times New Roman" w:hAnsi="Times New Roman" w:cs="Times New Roman"/>
        </w:rPr>
        <w:t xml:space="preserve"> </w:t>
      </w:r>
      <w:r w:rsidR="00992E12">
        <w:rPr>
          <w:rFonts w:ascii="Times New Roman" w:hAnsi="Times New Roman" w:cs="Times New Roman"/>
        </w:rPr>
        <w:t xml:space="preserve"> </w:t>
      </w:r>
      <w:r w:rsidR="00992E12" w:rsidRPr="00992E12">
        <w:rPr>
          <w:rFonts w:ascii="Times New Roman" w:hAnsi="Times New Roman" w:cs="Times New Roman"/>
          <w:i/>
          <w:iCs/>
        </w:rPr>
        <w:t>OA</w:t>
      </w:r>
      <w:r w:rsidR="00992E12" w:rsidRPr="00992E12">
        <w:rPr>
          <w:rFonts w:ascii="Times New Roman" w:hAnsi="Times New Roman" w:cs="Times New Roman"/>
        </w:rPr>
        <w:t xml:space="preserve">, </w:t>
      </w:r>
      <w:r w:rsidR="00992E12">
        <w:rPr>
          <w:rFonts w:ascii="Times New Roman" w:hAnsi="Times New Roman" w:cs="Times New Roman"/>
        </w:rPr>
        <w:t>memory consumption</w:t>
      </w:r>
      <w:r w:rsidR="00992E12" w:rsidRPr="00992E12">
        <w:rPr>
          <w:rFonts w:ascii="Times New Roman" w:hAnsi="Times New Roman" w:cs="Times New Roman"/>
        </w:rPr>
        <w:t xml:space="preserve"> and energy. </w:t>
      </w:r>
      <w:r w:rsidR="00BB3933">
        <w:rPr>
          <w:rFonts w:ascii="Times New Roman" w:hAnsi="Times New Roman" w:cs="Times New Roman"/>
        </w:rPr>
        <w:t>And Fig.</w:t>
      </w:r>
      <w:r w:rsidR="00992E12" w:rsidRPr="00992E12">
        <w:rPr>
          <w:rFonts w:ascii="Times New Roman" w:hAnsi="Times New Roman" w:cs="Times New Roman"/>
        </w:rPr>
        <w:t xml:space="preserve"> X</w:t>
      </w:r>
      <w:r w:rsidR="00BB3933">
        <w:rPr>
          <w:rFonts w:ascii="Times New Roman" w:hAnsi="Times New Roman" w:cs="Times New Roman"/>
        </w:rPr>
        <w:t xml:space="preserve"> shows these change curves under performance-predominant and accuracy-predominant quantization methods</w:t>
      </w:r>
      <w:r w:rsidR="00992E12" w:rsidRPr="00992E12">
        <w:rPr>
          <w:rFonts w:ascii="Times New Roman" w:hAnsi="Times New Roman" w:cs="Times New Roman"/>
        </w:rPr>
        <w:t>.</w:t>
      </w:r>
    </w:p>
    <w:p w14:paraId="7367FBD3" w14:textId="63BC323F" w:rsidR="00410411" w:rsidRDefault="00275574" w:rsidP="00275574">
      <w:pPr>
        <w:jc w:val="center"/>
        <w:rPr>
          <w:rFonts w:ascii="Times New Roman" w:hAnsi="Times New Roman" w:cs="Times New Roman"/>
        </w:rPr>
      </w:pPr>
      <w:r>
        <w:rPr>
          <w:rFonts w:ascii="Times New Roman" w:hAnsi="Times New Roman" w:cs="Times New Roman"/>
          <w:noProof/>
        </w:rPr>
        <w:drawing>
          <wp:inline distT="0" distB="0" distL="0" distR="0" wp14:anchorId="2E207374" wp14:editId="03F902E4">
            <wp:extent cx="5270740" cy="1505381"/>
            <wp:effectExtent l="0" t="0" r="6350" b="0"/>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anty.svg"/>
                    <pic:cNvPicPr/>
                  </pic:nvPicPr>
                  <pic:blipFill rotWithShape="1">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rcRect l="7687" t="8507" r="9221" b="-3411"/>
                    <a:stretch/>
                  </pic:blipFill>
                  <pic:spPr bwMode="auto">
                    <a:xfrm>
                      <a:off x="0" y="0"/>
                      <a:ext cx="5313265" cy="1517526"/>
                    </a:xfrm>
                    <a:prstGeom prst="rect">
                      <a:avLst/>
                    </a:prstGeom>
                    <a:ln>
                      <a:noFill/>
                    </a:ln>
                    <a:extLst>
                      <a:ext uri="{53640926-AAD7-44D8-BBD7-CCE9431645EC}">
                        <a14:shadowObscured xmlns:a14="http://schemas.microsoft.com/office/drawing/2010/main"/>
                      </a:ext>
                    </a:extLst>
                  </pic:spPr>
                </pic:pic>
              </a:graphicData>
            </a:graphic>
          </wp:inline>
        </w:drawing>
      </w:r>
    </w:p>
    <w:p w14:paraId="7734D169" w14:textId="03347B60" w:rsidR="00410411" w:rsidRDefault="00BB3933" w:rsidP="00410411">
      <w:pPr>
        <w:jc w:val="center"/>
        <w:rPr>
          <w:rFonts w:ascii="Times New Roman" w:hAnsi="Times New Roman" w:cs="Times New Roman"/>
        </w:rPr>
      </w:pPr>
      <w:r w:rsidRPr="00410411">
        <w:rPr>
          <w:rFonts w:ascii="Times New Roman" w:hAnsi="Times New Roman" w:cs="Times New Roman"/>
        </w:rPr>
        <w:t>Fig.</w:t>
      </w:r>
      <w:r w:rsidR="00065D3D">
        <w:rPr>
          <w:rFonts w:ascii="Times New Roman" w:hAnsi="Times New Roman" w:cs="Times New Roman"/>
        </w:rPr>
        <w:t>12</w:t>
      </w:r>
      <w:r w:rsidRPr="00410411">
        <w:rPr>
          <w:rFonts w:ascii="Times New Roman" w:hAnsi="Times New Roman" w:cs="Times New Roman"/>
        </w:rPr>
        <w:t xml:space="preserve">. </w:t>
      </w:r>
      <w:r w:rsidR="00065D3D">
        <w:rPr>
          <w:rFonts w:ascii="Times New Roman" w:hAnsi="Times New Roman" w:cs="Times New Roman"/>
        </w:rPr>
        <w:t xml:space="preserve">Evaluation during quantization. </w:t>
      </w:r>
      <w:r w:rsidR="00065D3D">
        <w:rPr>
          <w:rFonts w:ascii="Times New Roman" w:hAnsi="Times New Roman" w:cs="Times New Roman" w:hint="eastAsia"/>
        </w:rPr>
        <w:t>(</w:t>
      </w:r>
      <w:r w:rsidR="00065D3D">
        <w:rPr>
          <w:rFonts w:ascii="Times New Roman" w:hAnsi="Times New Roman" w:cs="Times New Roman"/>
        </w:rPr>
        <w:t xml:space="preserve">a) Overall accuracy, (b) Memory consumption (c) </w:t>
      </w:r>
      <w:r w:rsidR="00065D3D">
        <w:rPr>
          <w:rFonts w:ascii="Times New Roman" w:hAnsi="Times New Roman" w:cs="Times New Roman" w:hint="eastAsia"/>
        </w:rPr>
        <w:t>E</w:t>
      </w:r>
      <w:r w:rsidR="00065D3D">
        <w:rPr>
          <w:rFonts w:ascii="Times New Roman" w:hAnsi="Times New Roman" w:cs="Times New Roman"/>
        </w:rPr>
        <w:t>nergy.</w:t>
      </w:r>
    </w:p>
    <w:p w14:paraId="21A3D0F2" w14:textId="195C24E6" w:rsidR="00065D3D" w:rsidRDefault="00065D3D" w:rsidP="00BD56AC">
      <w:pPr>
        <w:ind w:firstLineChars="200" w:firstLine="42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 12a illustrates how the </w:t>
      </w:r>
      <w:r w:rsidRPr="00C23475">
        <w:rPr>
          <w:rFonts w:ascii="Times New Roman" w:hAnsi="Times New Roman" w:cs="Times New Roman"/>
          <w:i/>
          <w:iCs/>
        </w:rPr>
        <w:t>OA</w:t>
      </w:r>
      <w:r>
        <w:rPr>
          <w:rFonts w:ascii="Times New Roman" w:hAnsi="Times New Roman" w:cs="Times New Roman"/>
        </w:rPr>
        <w:t xml:space="preserve"> changes during the proposed layer-wise quantization process. </w:t>
      </w:r>
      <w:r w:rsidRPr="00065D3D">
        <w:rPr>
          <w:rFonts w:ascii="Times New Roman" w:hAnsi="Times New Roman" w:cs="Times New Roman"/>
        </w:rPr>
        <w:t>The accuracy-</w:t>
      </w:r>
      <w:r w:rsidR="00382040">
        <w:rPr>
          <w:rFonts w:ascii="Times New Roman" w:hAnsi="Times New Roman" w:cs="Times New Roman"/>
        </w:rPr>
        <w:t>pre</w:t>
      </w:r>
      <w:r w:rsidRPr="00065D3D">
        <w:rPr>
          <w:rFonts w:ascii="Times New Roman" w:hAnsi="Times New Roman" w:cs="Times New Roman"/>
        </w:rPr>
        <w:t>dominated</w:t>
      </w:r>
      <w:r w:rsidR="00C23475">
        <w:rPr>
          <w:rFonts w:ascii="Times New Roman" w:hAnsi="Times New Roman" w:cs="Times New Roman"/>
        </w:rPr>
        <w:t xml:space="preserve"> mode</w:t>
      </w:r>
      <w:r w:rsidRPr="00065D3D">
        <w:rPr>
          <w:rFonts w:ascii="Times New Roman" w:hAnsi="Times New Roman" w:cs="Times New Roman"/>
        </w:rPr>
        <w:t xml:space="preserve"> has higher accuracy than the memory-</w:t>
      </w:r>
      <w:r w:rsidR="00C23475">
        <w:rPr>
          <w:rFonts w:ascii="Times New Roman" w:hAnsi="Times New Roman" w:cs="Times New Roman"/>
        </w:rPr>
        <w:t>predominant</w:t>
      </w:r>
      <w:r w:rsidRPr="00065D3D">
        <w:rPr>
          <w:rFonts w:ascii="Times New Roman" w:hAnsi="Times New Roman" w:cs="Times New Roman"/>
        </w:rPr>
        <w:t xml:space="preserve"> mode. </w:t>
      </w:r>
      <w:r w:rsidR="00C23475">
        <w:rPr>
          <w:rFonts w:ascii="Times New Roman" w:hAnsi="Times New Roman" w:cs="Times New Roman"/>
        </w:rPr>
        <w:t>And it’s clear that the</w:t>
      </w:r>
      <w:r w:rsidRPr="00065D3D">
        <w:rPr>
          <w:rFonts w:ascii="Times New Roman" w:hAnsi="Times New Roman" w:cs="Times New Roman"/>
        </w:rPr>
        <w:t xml:space="preserve"> </w:t>
      </w:r>
      <w:r w:rsidR="008A459A" w:rsidRPr="008A459A">
        <w:rPr>
          <w:rFonts w:ascii="Times New Roman" w:hAnsi="Times New Roman" w:cs="Times New Roman"/>
          <w:i/>
          <w:iCs/>
        </w:rPr>
        <w:t>OA</w:t>
      </w:r>
      <w:r w:rsidRPr="00065D3D">
        <w:rPr>
          <w:rFonts w:ascii="Times New Roman" w:hAnsi="Times New Roman" w:cs="Times New Roman"/>
        </w:rPr>
        <w:t xml:space="preserve"> remains basically unchanged during the quantization process. Although the </w:t>
      </w:r>
      <w:r w:rsidR="008A459A" w:rsidRPr="008A459A">
        <w:rPr>
          <w:rFonts w:ascii="Times New Roman" w:hAnsi="Times New Roman" w:cs="Times New Roman"/>
          <w:i/>
          <w:iCs/>
        </w:rPr>
        <w:t>OA</w:t>
      </w:r>
      <w:r w:rsidR="008A459A">
        <w:rPr>
          <w:rFonts w:ascii="Times New Roman" w:hAnsi="Times New Roman" w:cs="Times New Roman"/>
        </w:rPr>
        <w:t xml:space="preserve"> in </w:t>
      </w:r>
      <w:r w:rsidRPr="00065D3D">
        <w:rPr>
          <w:rFonts w:ascii="Times New Roman" w:hAnsi="Times New Roman" w:cs="Times New Roman"/>
        </w:rPr>
        <w:t>memory-</w:t>
      </w:r>
      <w:r w:rsidR="008A459A">
        <w:rPr>
          <w:rFonts w:ascii="Times New Roman" w:hAnsi="Times New Roman" w:cs="Times New Roman"/>
        </w:rPr>
        <w:t>predominant</w:t>
      </w:r>
      <w:r w:rsidRPr="00065D3D">
        <w:rPr>
          <w:rFonts w:ascii="Times New Roman" w:hAnsi="Times New Roman" w:cs="Times New Roman"/>
        </w:rPr>
        <w:t xml:space="preserve"> mode decreas</w:t>
      </w:r>
      <w:r w:rsidR="008A459A">
        <w:rPr>
          <w:rFonts w:ascii="Times New Roman" w:hAnsi="Times New Roman" w:cs="Times New Roman"/>
        </w:rPr>
        <w:t>es larger</w:t>
      </w:r>
      <w:r w:rsidRPr="00065D3D">
        <w:rPr>
          <w:rFonts w:ascii="Times New Roman" w:hAnsi="Times New Roman" w:cs="Times New Roman"/>
        </w:rPr>
        <w:t xml:space="preserve">, the </w:t>
      </w:r>
      <w:r w:rsidR="008A459A" w:rsidRPr="008A459A">
        <w:rPr>
          <w:rFonts w:ascii="Times New Roman" w:hAnsi="Times New Roman" w:cs="Times New Roman"/>
          <w:i/>
          <w:iCs/>
        </w:rPr>
        <w:t>OA</w:t>
      </w:r>
      <w:r w:rsidRPr="00065D3D">
        <w:rPr>
          <w:rFonts w:ascii="Times New Roman" w:hAnsi="Times New Roman" w:cs="Times New Roman"/>
        </w:rPr>
        <w:t xml:space="preserve"> </w:t>
      </w:r>
      <w:r w:rsidR="008A459A">
        <w:rPr>
          <w:rFonts w:ascii="Times New Roman" w:hAnsi="Times New Roman" w:cs="Times New Roman"/>
        </w:rPr>
        <w:t>is still</w:t>
      </w:r>
      <w:r w:rsidRPr="00065D3D">
        <w:rPr>
          <w:rFonts w:ascii="Times New Roman" w:hAnsi="Times New Roman" w:cs="Times New Roman"/>
        </w:rPr>
        <w:t xml:space="preserve"> </w:t>
      </w:r>
      <w:r w:rsidR="008A459A">
        <w:rPr>
          <w:rFonts w:ascii="Times New Roman" w:hAnsi="Times New Roman" w:cs="Times New Roman"/>
        </w:rPr>
        <w:t>93.09%</w:t>
      </w:r>
      <w:r w:rsidR="008A459A" w:rsidRPr="008A459A">
        <w:rPr>
          <w:rFonts w:ascii="Times New Roman" w:hAnsi="Times New Roman" w:cs="Times New Roman"/>
        </w:rPr>
        <w:t xml:space="preserve"> </w:t>
      </w:r>
      <w:r w:rsidR="008A459A">
        <w:rPr>
          <w:rFonts w:ascii="Times New Roman" w:hAnsi="Times New Roman" w:cs="Times New Roman"/>
        </w:rPr>
        <w:t xml:space="preserve">with </w:t>
      </w:r>
      <w:r w:rsidR="008A459A" w:rsidRPr="00065D3D">
        <w:rPr>
          <w:rFonts w:ascii="Times New Roman" w:hAnsi="Times New Roman" w:cs="Times New Roman"/>
        </w:rPr>
        <w:t>only 2.63%</w:t>
      </w:r>
      <w:r w:rsidR="008A459A">
        <w:rPr>
          <w:rFonts w:ascii="Times New Roman" w:hAnsi="Times New Roman" w:cs="Times New Roman"/>
        </w:rPr>
        <w:t xml:space="preserve"> decreasing than the un-quantized network</w:t>
      </w:r>
      <w:r>
        <w:rPr>
          <w:rFonts w:ascii="Times New Roman" w:hAnsi="Times New Roman" w:cs="Times New Roman"/>
        </w:rPr>
        <w:t xml:space="preserve">. </w:t>
      </w:r>
      <w:r w:rsidR="006623E4">
        <w:rPr>
          <w:rFonts w:ascii="Times New Roman" w:hAnsi="Times New Roman" w:cs="Times New Roman"/>
        </w:rPr>
        <w:t xml:space="preserve">In addition, it can be observed that the </w:t>
      </w:r>
      <w:r w:rsidR="006623E4" w:rsidRPr="00065D3D">
        <w:rPr>
          <w:rFonts w:ascii="Times New Roman" w:hAnsi="Times New Roman" w:cs="Times New Roman"/>
          <w:i/>
          <w:iCs/>
        </w:rPr>
        <w:t>OA</w:t>
      </w:r>
      <w:r w:rsidR="006623E4" w:rsidRPr="00065D3D">
        <w:rPr>
          <w:rFonts w:ascii="Times New Roman" w:hAnsi="Times New Roman" w:cs="Times New Roman"/>
        </w:rPr>
        <w:t xml:space="preserve"> </w:t>
      </w:r>
      <w:r w:rsidR="006623E4">
        <w:rPr>
          <w:rFonts w:ascii="Times New Roman" w:hAnsi="Times New Roman" w:cs="Times New Roman"/>
        </w:rPr>
        <w:t xml:space="preserve">has </w:t>
      </w:r>
      <w:r w:rsidR="006623E4" w:rsidRPr="00065D3D">
        <w:rPr>
          <w:rFonts w:ascii="Times New Roman" w:hAnsi="Times New Roman" w:cs="Times New Roman"/>
        </w:rPr>
        <w:t xml:space="preserve">increased in the two modes </w:t>
      </w:r>
      <w:r w:rsidR="006623E4">
        <w:rPr>
          <w:rFonts w:ascii="Times New Roman" w:hAnsi="Times New Roman" w:cs="Times New Roman"/>
        </w:rPr>
        <w:t xml:space="preserve">during </w:t>
      </w:r>
      <w:r w:rsidR="00BD56AC">
        <w:rPr>
          <w:rFonts w:ascii="Times New Roman" w:hAnsi="Times New Roman" w:cs="Times New Roman"/>
        </w:rPr>
        <w:t xml:space="preserve">the </w:t>
      </w:r>
      <w:r w:rsidR="006623E4">
        <w:rPr>
          <w:rFonts w:ascii="Times New Roman" w:hAnsi="Times New Roman" w:cs="Times New Roman"/>
        </w:rPr>
        <w:t>quantization</w:t>
      </w:r>
      <w:r w:rsidR="00BD56AC">
        <w:rPr>
          <w:rFonts w:ascii="Times New Roman" w:hAnsi="Times New Roman" w:cs="Times New Roman"/>
        </w:rPr>
        <w:t xml:space="preserve"> process</w:t>
      </w:r>
      <w:r w:rsidR="006623E4">
        <w:rPr>
          <w:rFonts w:ascii="Times New Roman" w:hAnsi="Times New Roman" w:cs="Times New Roman"/>
        </w:rPr>
        <w:t>.</w:t>
      </w:r>
      <w:r w:rsidR="00BD56AC">
        <w:rPr>
          <w:rFonts w:ascii="Times New Roman" w:hAnsi="Times New Roman" w:cs="Times New Roman" w:hint="eastAsia"/>
        </w:rPr>
        <w:t xml:space="preserve"> </w:t>
      </w:r>
      <w:r w:rsidR="00BD56AC">
        <w:rPr>
          <w:rFonts w:ascii="Times New Roman" w:hAnsi="Times New Roman" w:cs="Times New Roman"/>
        </w:rPr>
        <w:t xml:space="preserve">That is due to the </w:t>
      </w:r>
      <w:r w:rsidRPr="00065D3D">
        <w:rPr>
          <w:rFonts w:ascii="Times New Roman" w:hAnsi="Times New Roman" w:cs="Times New Roman"/>
        </w:rPr>
        <w:t>layered topology of neural network</w:t>
      </w:r>
      <w:r w:rsidR="00BD56AC">
        <w:rPr>
          <w:rFonts w:ascii="Times New Roman" w:hAnsi="Times New Roman" w:cs="Times New Roman"/>
        </w:rPr>
        <w:t xml:space="preserve"> induce</w:t>
      </w:r>
      <w:r w:rsidRPr="00065D3D">
        <w:rPr>
          <w:rFonts w:ascii="Times New Roman" w:hAnsi="Times New Roman" w:cs="Times New Roman"/>
        </w:rPr>
        <w:t xml:space="preserve"> </w:t>
      </w:r>
      <w:r w:rsidR="00BD56AC">
        <w:rPr>
          <w:rFonts w:ascii="Times New Roman" w:hAnsi="Times New Roman" w:cs="Times New Roman"/>
        </w:rPr>
        <w:t xml:space="preserve"> interaction among layers,</w:t>
      </w:r>
      <w:r w:rsidRPr="00065D3D">
        <w:rPr>
          <w:rFonts w:ascii="Times New Roman" w:hAnsi="Times New Roman" w:cs="Times New Roman"/>
        </w:rPr>
        <w:t xml:space="preserve"> </w:t>
      </w:r>
      <w:r w:rsidR="006623E4">
        <w:rPr>
          <w:rFonts w:ascii="Times New Roman" w:hAnsi="Times New Roman" w:cs="Times New Roman"/>
        </w:rPr>
        <w:t>which</w:t>
      </w:r>
      <w:r w:rsidRPr="00065D3D">
        <w:rPr>
          <w:rFonts w:ascii="Times New Roman" w:hAnsi="Times New Roman" w:cs="Times New Roman"/>
        </w:rPr>
        <w:t xml:space="preserve"> is </w:t>
      </w:r>
      <w:r w:rsidR="006623E4">
        <w:rPr>
          <w:rFonts w:ascii="Times New Roman" w:hAnsi="Times New Roman" w:cs="Times New Roman"/>
        </w:rPr>
        <w:t>one</w:t>
      </w:r>
      <w:r w:rsidRPr="00065D3D">
        <w:rPr>
          <w:rFonts w:ascii="Times New Roman" w:hAnsi="Times New Roman" w:cs="Times New Roman"/>
        </w:rPr>
        <w:t xml:space="preserve"> important reason for performing </w:t>
      </w:r>
      <w:r w:rsidR="00BD56AC">
        <w:rPr>
          <w:rFonts w:ascii="Times New Roman" w:hAnsi="Times New Roman" w:cs="Times New Roman"/>
        </w:rPr>
        <w:t xml:space="preserve">layer ranking and </w:t>
      </w:r>
      <w:r w:rsidRPr="00065D3D">
        <w:rPr>
          <w:rFonts w:ascii="Times New Roman" w:hAnsi="Times New Roman" w:cs="Times New Roman"/>
        </w:rPr>
        <w:t>layer-</w:t>
      </w:r>
      <w:r w:rsidR="00C23475">
        <w:rPr>
          <w:rFonts w:ascii="Times New Roman" w:hAnsi="Times New Roman" w:cs="Times New Roman"/>
        </w:rPr>
        <w:t>wise</w:t>
      </w:r>
      <w:r w:rsidRPr="00065D3D">
        <w:rPr>
          <w:rFonts w:ascii="Times New Roman" w:hAnsi="Times New Roman" w:cs="Times New Roman"/>
        </w:rPr>
        <w:t xml:space="preserve"> quantification. </w:t>
      </w:r>
      <w:r w:rsidR="00C23475">
        <w:rPr>
          <w:rFonts w:ascii="Times New Roman" w:hAnsi="Times New Roman" w:cs="Times New Roman" w:hint="eastAsia"/>
        </w:rPr>
        <w:t>F</w:t>
      </w:r>
      <w:r w:rsidR="00C23475">
        <w:rPr>
          <w:rFonts w:ascii="Times New Roman" w:hAnsi="Times New Roman" w:cs="Times New Roman"/>
        </w:rPr>
        <w:t>ig. 12b</w:t>
      </w:r>
      <w:r w:rsidRPr="00065D3D">
        <w:rPr>
          <w:rFonts w:ascii="Times New Roman" w:hAnsi="Times New Roman" w:cs="Times New Roman"/>
        </w:rPr>
        <w:t xml:space="preserve"> shows the </w:t>
      </w:r>
      <w:r w:rsidR="00C23475">
        <w:rPr>
          <w:rFonts w:ascii="Times New Roman" w:hAnsi="Times New Roman" w:cs="Times New Roman"/>
        </w:rPr>
        <w:t>memory consumption</w:t>
      </w:r>
      <w:r w:rsidRPr="00065D3D">
        <w:rPr>
          <w:rFonts w:ascii="Times New Roman" w:hAnsi="Times New Roman" w:cs="Times New Roman"/>
        </w:rPr>
        <w:t xml:space="preserve"> </w:t>
      </w:r>
      <w:r w:rsidR="00BD56AC">
        <w:rPr>
          <w:rFonts w:ascii="Times New Roman" w:hAnsi="Times New Roman" w:cs="Times New Roman"/>
        </w:rPr>
        <w:t xml:space="preserve">change during the quantization. The memory consumption in </w:t>
      </w:r>
      <w:r w:rsidR="00382040" w:rsidRPr="00065D3D">
        <w:rPr>
          <w:rFonts w:ascii="Times New Roman" w:hAnsi="Times New Roman" w:cs="Times New Roman"/>
        </w:rPr>
        <w:t>accuracy-</w:t>
      </w:r>
      <w:r w:rsidR="00382040">
        <w:rPr>
          <w:rFonts w:ascii="Times New Roman" w:hAnsi="Times New Roman" w:cs="Times New Roman"/>
        </w:rPr>
        <w:t>pre</w:t>
      </w:r>
      <w:r w:rsidR="00382040" w:rsidRPr="00065D3D">
        <w:rPr>
          <w:rFonts w:ascii="Times New Roman" w:hAnsi="Times New Roman" w:cs="Times New Roman"/>
        </w:rPr>
        <w:t>dominated</w:t>
      </w:r>
      <w:r w:rsidR="00382040">
        <w:rPr>
          <w:rFonts w:ascii="Times New Roman" w:hAnsi="Times New Roman" w:cs="Times New Roman"/>
        </w:rPr>
        <w:t xml:space="preserve"> and memory-predominated modes</w:t>
      </w:r>
      <w:r w:rsidRPr="00065D3D">
        <w:rPr>
          <w:rFonts w:ascii="Times New Roman" w:hAnsi="Times New Roman" w:cs="Times New Roman"/>
        </w:rPr>
        <w:t xml:space="preserve"> reduce</w:t>
      </w:r>
      <w:r w:rsidR="00BD56AC">
        <w:rPr>
          <w:rFonts w:ascii="Times New Roman" w:hAnsi="Times New Roman" w:cs="Times New Roman"/>
        </w:rPr>
        <w:t xml:space="preserve"> </w:t>
      </w:r>
      <w:r w:rsidR="00BD56AC" w:rsidRPr="00065D3D">
        <w:rPr>
          <w:rFonts w:ascii="Times New Roman" w:hAnsi="Times New Roman" w:cs="Times New Roman"/>
        </w:rPr>
        <w:t>significantly</w:t>
      </w:r>
      <w:r w:rsidR="00382040">
        <w:rPr>
          <w:rFonts w:ascii="Times New Roman" w:hAnsi="Times New Roman" w:cs="Times New Roman"/>
        </w:rPr>
        <w:t xml:space="preserve"> with</w:t>
      </w:r>
      <w:r w:rsidR="00BD56AC">
        <w:rPr>
          <w:rFonts w:ascii="Times New Roman" w:hAnsi="Times New Roman" w:cs="Times New Roman"/>
        </w:rPr>
        <w:t xml:space="preserve"> t</w:t>
      </w:r>
      <w:r w:rsidRPr="00065D3D">
        <w:rPr>
          <w:rFonts w:ascii="Times New Roman" w:hAnsi="Times New Roman" w:cs="Times New Roman"/>
        </w:rPr>
        <w:t xml:space="preserve">he </w:t>
      </w:r>
      <w:r w:rsidR="00BD56AC" w:rsidRPr="00BD56AC">
        <w:rPr>
          <w:rFonts w:ascii="Times New Roman" w:hAnsi="Times New Roman" w:cs="Times New Roman"/>
          <w:i/>
          <w:iCs/>
        </w:rPr>
        <w:t>CR</w:t>
      </w:r>
      <w:r w:rsidR="00BD56AC">
        <w:rPr>
          <w:rFonts w:ascii="Times New Roman" w:hAnsi="Times New Roman" w:cs="Times New Roman"/>
        </w:rPr>
        <w:t xml:space="preserve">s </w:t>
      </w:r>
      <w:r w:rsidR="00382040">
        <w:rPr>
          <w:rFonts w:ascii="Times New Roman" w:hAnsi="Times New Roman" w:cs="Times New Roman"/>
        </w:rPr>
        <w:t>of</w:t>
      </w:r>
      <w:r w:rsidRPr="00065D3D">
        <w:rPr>
          <w:rFonts w:ascii="Times New Roman" w:hAnsi="Times New Roman" w:cs="Times New Roman"/>
        </w:rPr>
        <w:t xml:space="preserve"> 6.83× and 15.50× respectively. </w:t>
      </w:r>
      <w:r w:rsidR="00C23475">
        <w:rPr>
          <w:rFonts w:ascii="Times New Roman" w:hAnsi="Times New Roman" w:cs="Times New Roman" w:hint="eastAsia"/>
        </w:rPr>
        <w:t>F</w:t>
      </w:r>
      <w:r w:rsidR="00C23475">
        <w:rPr>
          <w:rFonts w:ascii="Times New Roman" w:hAnsi="Times New Roman" w:cs="Times New Roman"/>
        </w:rPr>
        <w:t>ig. 12c</w:t>
      </w:r>
      <w:r w:rsidR="00C23475" w:rsidRPr="00065D3D">
        <w:rPr>
          <w:rFonts w:ascii="Times New Roman" w:hAnsi="Times New Roman" w:cs="Times New Roman"/>
        </w:rPr>
        <w:t xml:space="preserve"> </w:t>
      </w:r>
      <w:r w:rsidR="000143F7">
        <w:rPr>
          <w:rFonts w:ascii="Times New Roman" w:hAnsi="Times New Roman" w:cs="Times New Roman"/>
        </w:rPr>
        <w:t xml:space="preserve">is the </w:t>
      </w:r>
      <w:r w:rsidRPr="00065D3D">
        <w:rPr>
          <w:rFonts w:ascii="Times New Roman" w:hAnsi="Times New Roman" w:cs="Times New Roman"/>
        </w:rPr>
        <w:t xml:space="preserve">trend of </w:t>
      </w:r>
      <w:r w:rsidR="00345D56">
        <w:rPr>
          <w:rFonts w:ascii="Times New Roman" w:hAnsi="Times New Roman" w:cs="Times New Roman"/>
        </w:rPr>
        <w:t xml:space="preserve">power </w:t>
      </w:r>
      <w:r w:rsidR="00345D56">
        <w:rPr>
          <w:rFonts w:ascii="Times New Roman" w:hAnsi="Times New Roman" w:cs="Times New Roman"/>
        </w:rPr>
        <w:lastRenderedPageBreak/>
        <w:t>consumption</w:t>
      </w:r>
      <w:r w:rsidRPr="00065D3D">
        <w:rPr>
          <w:rFonts w:ascii="Times New Roman" w:hAnsi="Times New Roman" w:cs="Times New Roman"/>
        </w:rPr>
        <w:t xml:space="preserve"> in the layer-</w:t>
      </w:r>
      <w:r>
        <w:rPr>
          <w:rFonts w:ascii="Times New Roman" w:hAnsi="Times New Roman" w:cs="Times New Roman"/>
        </w:rPr>
        <w:t>wise</w:t>
      </w:r>
      <w:r w:rsidRPr="00065D3D">
        <w:rPr>
          <w:rFonts w:ascii="Times New Roman" w:hAnsi="Times New Roman" w:cs="Times New Roman"/>
        </w:rPr>
        <w:t xml:space="preserve"> quantization process. </w:t>
      </w:r>
      <w:r w:rsidR="000143F7">
        <w:rPr>
          <w:rFonts w:ascii="Times New Roman" w:hAnsi="Times New Roman" w:cs="Times New Roman"/>
        </w:rPr>
        <w:t>A</w:t>
      </w:r>
      <w:r w:rsidRPr="00065D3D">
        <w:rPr>
          <w:rFonts w:ascii="Times New Roman" w:hAnsi="Times New Roman" w:cs="Times New Roman"/>
        </w:rPr>
        <w:t>ccuracy-</w:t>
      </w:r>
      <w:r>
        <w:rPr>
          <w:rFonts w:ascii="Times New Roman" w:hAnsi="Times New Roman" w:cs="Times New Roman"/>
        </w:rPr>
        <w:t>predominant</w:t>
      </w:r>
      <w:r w:rsidRPr="00065D3D">
        <w:rPr>
          <w:rFonts w:ascii="Times New Roman" w:hAnsi="Times New Roman" w:cs="Times New Roman"/>
        </w:rPr>
        <w:t xml:space="preserve"> and </w:t>
      </w:r>
      <w:r w:rsidR="000143F7">
        <w:rPr>
          <w:rFonts w:ascii="Times New Roman" w:hAnsi="Times New Roman" w:cs="Times New Roman"/>
        </w:rPr>
        <w:t>m</w:t>
      </w:r>
      <w:r w:rsidRPr="00065D3D">
        <w:rPr>
          <w:rFonts w:ascii="Times New Roman" w:hAnsi="Times New Roman" w:cs="Times New Roman"/>
        </w:rPr>
        <w:t>emory-</w:t>
      </w:r>
      <w:r>
        <w:rPr>
          <w:rFonts w:ascii="Times New Roman" w:hAnsi="Times New Roman" w:cs="Times New Roman"/>
        </w:rPr>
        <w:t>predominant</w:t>
      </w:r>
      <w:r w:rsidRPr="00065D3D">
        <w:rPr>
          <w:rFonts w:ascii="Times New Roman" w:hAnsi="Times New Roman" w:cs="Times New Roman"/>
        </w:rPr>
        <w:t xml:space="preserve"> </w:t>
      </w:r>
      <w:r w:rsidR="000143F7">
        <w:rPr>
          <w:rFonts w:ascii="Times New Roman" w:hAnsi="Times New Roman" w:cs="Times New Roman"/>
        </w:rPr>
        <w:t xml:space="preserve">reduce the memory capacity by </w:t>
      </w:r>
      <w:r w:rsidRPr="00065D3D">
        <w:rPr>
          <w:rFonts w:ascii="Times New Roman" w:hAnsi="Times New Roman" w:cs="Times New Roman"/>
        </w:rPr>
        <w:t>7.73× and 13.67× respectively.</w:t>
      </w:r>
      <w:r w:rsidR="000143F7" w:rsidRPr="000143F7">
        <w:rPr>
          <w:rFonts w:ascii="Times New Roman" w:hAnsi="Times New Roman" w:cs="Times New Roman"/>
        </w:rPr>
        <w:t xml:space="preserve"> </w:t>
      </w:r>
      <w:r w:rsidR="000143F7">
        <w:rPr>
          <w:rFonts w:ascii="Times New Roman" w:hAnsi="Times New Roman" w:cs="Times New Roman"/>
        </w:rPr>
        <w:t xml:space="preserve">As discussed above, the memory consumption </w:t>
      </w:r>
      <w:r w:rsidR="00FD5AB7">
        <w:rPr>
          <w:rFonts w:ascii="Times New Roman" w:hAnsi="Times New Roman" w:cs="Times New Roman"/>
        </w:rPr>
        <w:t xml:space="preserve">and energy </w:t>
      </w:r>
      <w:r w:rsidR="000143F7">
        <w:rPr>
          <w:rFonts w:ascii="Times New Roman" w:hAnsi="Times New Roman" w:cs="Times New Roman"/>
        </w:rPr>
        <w:t xml:space="preserve">of the </w:t>
      </w:r>
      <w:r w:rsidR="00FD5AB7">
        <w:rPr>
          <w:rFonts w:ascii="Times New Roman" w:hAnsi="Times New Roman" w:cs="Times New Roman"/>
        </w:rPr>
        <w:t>memory-predominant</w:t>
      </w:r>
      <w:r w:rsidR="000143F7">
        <w:rPr>
          <w:rFonts w:ascii="Times New Roman" w:hAnsi="Times New Roman" w:cs="Times New Roman"/>
        </w:rPr>
        <w:t xml:space="preserve"> mode is less than half of the </w:t>
      </w:r>
      <w:r w:rsidR="00FD5AB7">
        <w:rPr>
          <w:rFonts w:ascii="Times New Roman" w:hAnsi="Times New Roman" w:cs="Times New Roman"/>
        </w:rPr>
        <w:t>accuracy-predominant mode</w:t>
      </w:r>
      <w:r w:rsidR="000143F7" w:rsidRPr="00065D3D">
        <w:rPr>
          <w:rFonts w:ascii="Times New Roman" w:hAnsi="Times New Roman" w:cs="Times New Roman"/>
        </w:rPr>
        <w:t xml:space="preserve">, </w:t>
      </w:r>
      <w:r w:rsidR="000143F7">
        <w:rPr>
          <w:rFonts w:ascii="Times New Roman" w:hAnsi="Times New Roman" w:cs="Times New Roman"/>
        </w:rPr>
        <w:t xml:space="preserve">which means that the </w:t>
      </w:r>
      <w:r w:rsidR="00FD5AB7">
        <w:rPr>
          <w:rFonts w:ascii="Times New Roman" w:hAnsi="Times New Roman" w:cs="Times New Roman"/>
        </w:rPr>
        <w:t>former one</w:t>
      </w:r>
      <w:r w:rsidR="000143F7" w:rsidRPr="00065D3D">
        <w:rPr>
          <w:rFonts w:ascii="Times New Roman" w:hAnsi="Times New Roman" w:cs="Times New Roman"/>
        </w:rPr>
        <w:t xml:space="preserve"> is more suitable for wearable devices with memory and </w:t>
      </w:r>
      <w:r w:rsidR="000143F7">
        <w:rPr>
          <w:rFonts w:ascii="Times New Roman" w:hAnsi="Times New Roman" w:cs="Times New Roman"/>
        </w:rPr>
        <w:t>energy restrictions</w:t>
      </w:r>
      <w:r w:rsidR="000143F7" w:rsidRPr="00065D3D">
        <w:rPr>
          <w:rFonts w:ascii="Times New Roman" w:hAnsi="Times New Roman" w:cs="Times New Roman"/>
        </w:rPr>
        <w:t>.</w:t>
      </w:r>
    </w:p>
    <w:p w14:paraId="5C21BD9D" w14:textId="3F95E7E0" w:rsidR="00FD5AB7" w:rsidRDefault="00AE7A75" w:rsidP="00BD56AC">
      <w:pPr>
        <w:ind w:firstLineChars="200" w:firstLine="420"/>
        <w:rPr>
          <w:rFonts w:ascii="Times New Roman" w:hAnsi="Times New Roman" w:cs="Times New Roman"/>
        </w:rPr>
      </w:pPr>
      <w:r w:rsidRPr="00E57C8B">
        <w:rPr>
          <w:rFonts w:ascii="Times New Roman" w:hAnsi="Times New Roman" w:cs="Times New Roman"/>
        </w:rPr>
        <w:t>T</w:t>
      </w:r>
      <w:r w:rsidR="00E57C8B" w:rsidRPr="00E57C8B">
        <w:rPr>
          <w:rFonts w:ascii="Times New Roman" w:hAnsi="Times New Roman" w:cs="Times New Roman"/>
        </w:rPr>
        <w:t xml:space="preserve">he </w:t>
      </w:r>
      <w:r>
        <w:rPr>
          <w:rFonts w:ascii="Times New Roman" w:hAnsi="Times New Roman" w:cs="Times New Roman"/>
        </w:rPr>
        <w:t>quantized</w:t>
      </w:r>
      <w:r w:rsidR="00E57C8B" w:rsidRPr="00E57C8B">
        <w:rPr>
          <w:rFonts w:ascii="Times New Roman" w:hAnsi="Times New Roman" w:cs="Times New Roman"/>
        </w:rPr>
        <w:t xml:space="preserve"> bit width of </w:t>
      </w:r>
      <w:r>
        <w:rPr>
          <w:rFonts w:ascii="Times New Roman" w:hAnsi="Times New Roman" w:cs="Times New Roman"/>
        </w:rPr>
        <w:t xml:space="preserve">each </w:t>
      </w:r>
      <w:r w:rsidR="00E57C8B" w:rsidRPr="00E57C8B">
        <w:rPr>
          <w:rFonts w:ascii="Times New Roman" w:hAnsi="Times New Roman" w:cs="Times New Roman"/>
        </w:rPr>
        <w:t xml:space="preserve">layer </w:t>
      </w:r>
      <w:r>
        <w:rPr>
          <w:rFonts w:ascii="Times New Roman" w:hAnsi="Times New Roman" w:cs="Times New Roman"/>
        </w:rPr>
        <w:t>with</w:t>
      </w:r>
      <w:r w:rsidR="00E57C8B" w:rsidRPr="00E57C8B">
        <w:rPr>
          <w:rFonts w:ascii="Times New Roman" w:hAnsi="Times New Roman" w:cs="Times New Roman"/>
        </w:rPr>
        <w:t xml:space="preserve"> the two modes</w:t>
      </w:r>
      <w:r>
        <w:rPr>
          <w:rFonts w:ascii="Times New Roman" w:hAnsi="Times New Roman" w:cs="Times New Roman"/>
        </w:rPr>
        <w:t xml:space="preserve"> is shown in Table. X</w:t>
      </w:r>
      <w:r w:rsidR="00E57C8B" w:rsidRPr="00E57C8B">
        <w:rPr>
          <w:rFonts w:ascii="Times New Roman" w:hAnsi="Times New Roman" w:cs="Times New Roman"/>
        </w:rPr>
        <w:t xml:space="preserve">. </w:t>
      </w:r>
      <w:r>
        <w:rPr>
          <w:rFonts w:ascii="Times New Roman" w:hAnsi="Times New Roman" w:cs="Times New Roman" w:hint="eastAsia"/>
        </w:rPr>
        <w:t>It</w:t>
      </w:r>
      <w:r w:rsidR="00E57C8B" w:rsidRPr="00E57C8B">
        <w:rPr>
          <w:rFonts w:ascii="Times New Roman" w:hAnsi="Times New Roman" w:cs="Times New Roman"/>
        </w:rPr>
        <w:t xml:space="preserve"> </w:t>
      </w:r>
      <w:r>
        <w:rPr>
          <w:rFonts w:ascii="Times New Roman" w:hAnsi="Times New Roman" w:cs="Times New Roman"/>
        </w:rPr>
        <w:t>can be</w:t>
      </w:r>
      <w:r w:rsidR="00E57C8B" w:rsidRPr="00E57C8B">
        <w:rPr>
          <w:rFonts w:ascii="Times New Roman" w:hAnsi="Times New Roman" w:cs="Times New Roman"/>
        </w:rPr>
        <w:t xml:space="preserve"> found that the bit width of most </w:t>
      </w:r>
      <w:r>
        <w:rPr>
          <w:rFonts w:ascii="Times New Roman" w:hAnsi="Times New Roman" w:cs="Times New Roman"/>
        </w:rPr>
        <w:t>layers</w:t>
      </w:r>
      <w:r w:rsidR="00E57C8B" w:rsidRPr="00E57C8B">
        <w:rPr>
          <w:rFonts w:ascii="Times New Roman" w:hAnsi="Times New Roman" w:cs="Times New Roman"/>
        </w:rPr>
        <w:t xml:space="preserve"> </w:t>
      </w:r>
      <w:r>
        <w:rPr>
          <w:rFonts w:ascii="Times New Roman" w:hAnsi="Times New Roman" w:cs="Times New Roman"/>
        </w:rPr>
        <w:t>in accuracy</w:t>
      </w:r>
      <w:r w:rsidR="00DD2E3D">
        <w:rPr>
          <w:rFonts w:ascii="Times New Roman" w:hAnsi="Times New Roman" w:cs="Times New Roman"/>
        </w:rPr>
        <w:t>-predominant</w:t>
      </w:r>
      <w:r w:rsidR="00E57C8B" w:rsidRPr="00E57C8B">
        <w:rPr>
          <w:rFonts w:ascii="Times New Roman" w:hAnsi="Times New Roman" w:cs="Times New Roman"/>
        </w:rPr>
        <w:t xml:space="preserve"> is higher than the memory-</w:t>
      </w:r>
      <w:r w:rsidR="00DD2E3D">
        <w:rPr>
          <w:rFonts w:ascii="Times New Roman" w:hAnsi="Times New Roman" w:cs="Times New Roman"/>
        </w:rPr>
        <w:t>predominant</w:t>
      </w:r>
      <w:r w:rsidR="00E57C8B" w:rsidRPr="00E57C8B">
        <w:rPr>
          <w:rFonts w:ascii="Times New Roman" w:hAnsi="Times New Roman" w:cs="Times New Roman"/>
        </w:rPr>
        <w:t xml:space="preserve"> mode, which </w:t>
      </w:r>
      <w:r w:rsidR="00382FF3">
        <w:rPr>
          <w:rFonts w:ascii="Times New Roman" w:hAnsi="Times New Roman" w:cs="Times New Roman" w:hint="eastAsia"/>
        </w:rPr>
        <w:t>is</w:t>
      </w:r>
      <w:r w:rsidR="00382FF3">
        <w:rPr>
          <w:rFonts w:ascii="Times New Roman" w:hAnsi="Times New Roman" w:cs="Times New Roman"/>
        </w:rPr>
        <w:t xml:space="preserve"> consistent with the assumption made </w:t>
      </w:r>
      <w:r w:rsidR="00E57C8B" w:rsidRPr="00E57C8B">
        <w:rPr>
          <w:rFonts w:ascii="Times New Roman" w:hAnsi="Times New Roman" w:cs="Times New Roman"/>
        </w:rPr>
        <w:t xml:space="preserve">in Section </w:t>
      </w:r>
      <w:r w:rsidR="00382FF3" w:rsidRPr="00382FF3">
        <w:rPr>
          <w:rFonts w:ascii="Times New Roman" w:hAnsi="Times New Roman" w:cs="Times New Roman"/>
        </w:rPr>
        <w:t>Ⅲ</w:t>
      </w:r>
      <w:r w:rsidR="00E57C8B" w:rsidRPr="00E57C8B">
        <w:rPr>
          <w:rFonts w:ascii="Times New Roman" w:hAnsi="Times New Roman" w:cs="Times New Roman"/>
        </w:rPr>
        <w:t xml:space="preserve">. </w:t>
      </w:r>
      <w:r w:rsidR="003D519C">
        <w:rPr>
          <w:rFonts w:ascii="Times New Roman" w:hAnsi="Times New Roman" w:cs="Times New Roman"/>
        </w:rPr>
        <w:t>T</w:t>
      </w:r>
      <w:r w:rsidR="00E57C8B" w:rsidRPr="00E57C8B">
        <w:rPr>
          <w:rFonts w:ascii="Times New Roman" w:hAnsi="Times New Roman" w:cs="Times New Roman"/>
        </w:rPr>
        <w:t xml:space="preserve">he bit width of </w:t>
      </w:r>
      <w:r w:rsidR="003D519C">
        <w:rPr>
          <w:rFonts w:ascii="Times New Roman" w:hAnsi="Times New Roman" w:cs="Times New Roman"/>
        </w:rPr>
        <w:t xml:space="preserve">most </w:t>
      </w:r>
      <w:r w:rsidR="00E57C8B" w:rsidRPr="00E57C8B">
        <w:rPr>
          <w:rFonts w:ascii="Times New Roman" w:hAnsi="Times New Roman" w:cs="Times New Roman"/>
        </w:rPr>
        <w:t>layer</w:t>
      </w:r>
      <w:r w:rsidR="003D519C">
        <w:rPr>
          <w:rFonts w:ascii="Times New Roman" w:hAnsi="Times New Roman" w:cs="Times New Roman"/>
        </w:rPr>
        <w:t>s</w:t>
      </w:r>
      <w:r w:rsidR="00E57C8B" w:rsidRPr="00E57C8B">
        <w:rPr>
          <w:rFonts w:ascii="Times New Roman" w:hAnsi="Times New Roman" w:cs="Times New Roman"/>
        </w:rPr>
        <w:t xml:space="preserve"> after quantization using the memory-</w:t>
      </w:r>
      <w:r w:rsidR="003D519C">
        <w:rPr>
          <w:rFonts w:ascii="Times New Roman" w:hAnsi="Times New Roman" w:cs="Times New Roman"/>
        </w:rPr>
        <w:t>predominant</w:t>
      </w:r>
      <w:r w:rsidR="00E57C8B" w:rsidRPr="00E57C8B">
        <w:rPr>
          <w:rFonts w:ascii="Times New Roman" w:hAnsi="Times New Roman" w:cs="Times New Roman"/>
        </w:rPr>
        <w:t xml:space="preserve"> mode is </w:t>
      </w:r>
      <w:r w:rsidR="003D519C" w:rsidRPr="003D519C">
        <w:rPr>
          <w:rFonts w:ascii="Times New Roman" w:hAnsi="Times New Roman" w:cs="Times New Roman"/>
        </w:rPr>
        <w:t>relatively</w:t>
      </w:r>
      <w:r w:rsidR="00E57C8B" w:rsidRPr="00E57C8B">
        <w:rPr>
          <w:rFonts w:ascii="Times New Roman" w:hAnsi="Times New Roman" w:cs="Times New Roman"/>
        </w:rPr>
        <w:t xml:space="preserve"> low, and some of the layer's bit width is </w:t>
      </w:r>
      <w:r w:rsidR="003D519C">
        <w:rPr>
          <w:rFonts w:ascii="Times New Roman" w:hAnsi="Times New Roman" w:cs="Times New Roman"/>
        </w:rPr>
        <w:t xml:space="preserve">even </w:t>
      </w:r>
      <w:r w:rsidR="00E57C8B" w:rsidRPr="00E57C8B">
        <w:rPr>
          <w:rFonts w:ascii="Times New Roman" w:hAnsi="Times New Roman" w:cs="Times New Roman"/>
        </w:rPr>
        <w:t xml:space="preserve">set to 1 bit, that is, </w:t>
      </w:r>
      <w:r w:rsidR="003D519C">
        <w:rPr>
          <w:rFonts w:ascii="Times New Roman" w:hAnsi="Times New Roman" w:cs="Times New Roman"/>
        </w:rPr>
        <w:t xml:space="preserve">all of </w:t>
      </w:r>
      <w:r w:rsidR="00E57C8B" w:rsidRPr="00E57C8B">
        <w:rPr>
          <w:rFonts w:ascii="Times New Roman" w:hAnsi="Times New Roman" w:cs="Times New Roman"/>
        </w:rPr>
        <w:t>weight</w:t>
      </w:r>
      <w:r w:rsidR="003D519C">
        <w:rPr>
          <w:rFonts w:ascii="Times New Roman" w:hAnsi="Times New Roman" w:cs="Times New Roman"/>
        </w:rPr>
        <w:t>s</w:t>
      </w:r>
      <w:r w:rsidR="00E57C8B" w:rsidRPr="00E57C8B">
        <w:rPr>
          <w:rFonts w:ascii="Times New Roman" w:hAnsi="Times New Roman" w:cs="Times New Roman"/>
        </w:rPr>
        <w:t xml:space="preserve"> </w:t>
      </w:r>
      <w:r w:rsidR="003D519C">
        <w:rPr>
          <w:rFonts w:ascii="Times New Roman" w:hAnsi="Times New Roman" w:cs="Times New Roman"/>
        </w:rPr>
        <w:t>in these layer are</w:t>
      </w:r>
      <w:r w:rsidR="00E57C8B" w:rsidRPr="00E57C8B">
        <w:rPr>
          <w:rFonts w:ascii="Times New Roman" w:hAnsi="Times New Roman" w:cs="Times New Roman"/>
        </w:rPr>
        <w:t xml:space="preserve"> quantized to </w:t>
      </w:r>
      <w:r w:rsidRPr="00AE7A75">
        <w:rPr>
          <w:rFonts w:ascii="Times New Roman" w:hAnsi="Times New Roman" w:cs="Times New Roman"/>
        </w:rPr>
        <w:t>±</w:t>
      </w:r>
      <w:r w:rsidR="00E57C8B" w:rsidRPr="00E57C8B">
        <w:rPr>
          <w:rFonts w:ascii="Times New Roman" w:hAnsi="Times New Roman" w:cs="Times New Roman"/>
        </w:rPr>
        <w:t xml:space="preserve"> 1</w:t>
      </w:r>
      <w:r w:rsidR="003D519C">
        <w:rPr>
          <w:rFonts w:ascii="Times New Roman" w:hAnsi="Times New Roman" w:cs="Times New Roman"/>
        </w:rPr>
        <w:t xml:space="preserve"> which can reduce</w:t>
      </w:r>
      <w:r w:rsidR="003D519C" w:rsidRPr="003D519C">
        <w:rPr>
          <w:rFonts w:ascii="Times New Roman" w:hAnsi="Times New Roman" w:cs="Times New Roman"/>
        </w:rPr>
        <w:t xml:space="preserve"> </w:t>
      </w:r>
      <w:r w:rsidR="003D519C">
        <w:rPr>
          <w:rFonts w:ascii="Times New Roman" w:hAnsi="Times New Roman" w:cs="Times New Roman"/>
        </w:rPr>
        <w:t>memory and energy greatly</w:t>
      </w:r>
      <w:r w:rsidR="00E57C8B" w:rsidRPr="00E57C8B">
        <w:rPr>
          <w:rFonts w:ascii="Times New Roman" w:hAnsi="Times New Roman" w:cs="Times New Roman"/>
        </w:rPr>
        <w:t>.</w:t>
      </w:r>
    </w:p>
    <w:p w14:paraId="283EA56F" w14:textId="25BAB287" w:rsidR="006623E4" w:rsidRDefault="0043539A" w:rsidP="000143F7">
      <w:pPr>
        <w:jc w:val="center"/>
        <w:rPr>
          <w:rFonts w:ascii="Times New Roman" w:hAnsi="Times New Roman" w:cs="Times New Roman"/>
        </w:rPr>
      </w:pPr>
      <w:r w:rsidRPr="00E4160C">
        <w:rPr>
          <w:rFonts w:ascii="Times New Roman" w:hAnsi="Times New Roman" w:cs="Times New Roman"/>
          <w:b/>
        </w:rPr>
        <w:t>Table X</w:t>
      </w:r>
      <w:r w:rsidRPr="00E4160C">
        <w:rPr>
          <w:rFonts w:ascii="Times New Roman" w:hAnsi="Times New Roman" w:cs="Times New Roman"/>
        </w:rPr>
        <w:t xml:space="preserve">. </w:t>
      </w:r>
      <w:r w:rsidR="00FD5AB7">
        <w:rPr>
          <w:rFonts w:ascii="Times New Roman" w:hAnsi="Times New Roman" w:cs="Times New Roman"/>
        </w:rPr>
        <w:t>Bit width</w:t>
      </w:r>
      <w:r w:rsidR="000143F7">
        <w:rPr>
          <w:rFonts w:ascii="Times New Roman" w:hAnsi="Times New Roman" w:cs="Times New Roman"/>
        </w:rPr>
        <w:t xml:space="preserve"> of </w:t>
      </w:r>
      <w:r w:rsidR="00FD5AB7">
        <w:rPr>
          <w:rFonts w:ascii="Times New Roman" w:hAnsi="Times New Roman" w:cs="Times New Roman"/>
        </w:rPr>
        <w:t xml:space="preserve">layers </w:t>
      </w:r>
      <w:r w:rsidR="000143F7">
        <w:rPr>
          <w:rFonts w:ascii="Times New Roman" w:hAnsi="Times New Roman" w:cs="Times New Roman"/>
        </w:rPr>
        <w:t>in accuracy-predominant and memory-predominant mode</w:t>
      </w:r>
    </w:p>
    <w:tbl>
      <w:tblPr>
        <w:tblStyle w:val="af1"/>
        <w:tblW w:w="7862" w:type="dxa"/>
        <w:jc w:val="center"/>
        <w:tblLook w:val="04A0" w:firstRow="1" w:lastRow="0" w:firstColumn="1" w:lastColumn="0" w:noHBand="0" w:noVBand="1"/>
      </w:tblPr>
      <w:tblGrid>
        <w:gridCol w:w="1766"/>
        <w:gridCol w:w="674"/>
        <w:gridCol w:w="674"/>
        <w:gridCol w:w="674"/>
        <w:gridCol w:w="674"/>
        <w:gridCol w:w="680"/>
        <w:gridCol w:w="680"/>
        <w:gridCol w:w="680"/>
        <w:gridCol w:w="680"/>
        <w:gridCol w:w="680"/>
      </w:tblGrid>
      <w:tr w:rsidR="006623E4" w14:paraId="01DAB4D2" w14:textId="77777777" w:rsidTr="000143F7">
        <w:trPr>
          <w:jc w:val="center"/>
        </w:trPr>
        <w:tc>
          <w:tcPr>
            <w:tcW w:w="1766" w:type="dxa"/>
            <w:vAlign w:val="center"/>
          </w:tcPr>
          <w:p w14:paraId="5DCD78ED"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hint="eastAsia"/>
                <w:sz w:val="18"/>
              </w:rPr>
              <w:t>Mode</w:t>
            </w:r>
          </w:p>
        </w:tc>
        <w:tc>
          <w:tcPr>
            <w:tcW w:w="674" w:type="dxa"/>
            <w:vAlign w:val="center"/>
          </w:tcPr>
          <w:p w14:paraId="2EA512A3"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sz w:val="18"/>
              </w:rPr>
              <w:t>BB1</w:t>
            </w:r>
          </w:p>
        </w:tc>
        <w:tc>
          <w:tcPr>
            <w:tcW w:w="674" w:type="dxa"/>
            <w:vAlign w:val="center"/>
          </w:tcPr>
          <w:p w14:paraId="0DC8B855"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sz w:val="18"/>
              </w:rPr>
              <w:t>BB</w:t>
            </w:r>
            <w:r w:rsidRPr="005B367B">
              <w:rPr>
                <w:rFonts w:ascii="Times New Roman" w:hAnsi="Times New Roman" w:cs="Times New Roman"/>
                <w:sz w:val="18"/>
              </w:rPr>
              <w:t>2</w:t>
            </w:r>
          </w:p>
        </w:tc>
        <w:tc>
          <w:tcPr>
            <w:tcW w:w="674" w:type="dxa"/>
            <w:vAlign w:val="center"/>
          </w:tcPr>
          <w:p w14:paraId="6854426F"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sz w:val="18"/>
              </w:rPr>
              <w:t>BB3</w:t>
            </w:r>
          </w:p>
        </w:tc>
        <w:tc>
          <w:tcPr>
            <w:tcW w:w="674" w:type="dxa"/>
            <w:vAlign w:val="center"/>
          </w:tcPr>
          <w:p w14:paraId="038586F4"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sz w:val="18"/>
              </w:rPr>
              <w:t>BB4</w:t>
            </w:r>
          </w:p>
        </w:tc>
        <w:tc>
          <w:tcPr>
            <w:tcW w:w="680" w:type="dxa"/>
            <w:vAlign w:val="center"/>
          </w:tcPr>
          <w:p w14:paraId="3496DDF6"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sz w:val="18"/>
              </w:rPr>
              <w:t>BB5</w:t>
            </w:r>
          </w:p>
        </w:tc>
        <w:tc>
          <w:tcPr>
            <w:tcW w:w="680" w:type="dxa"/>
            <w:vAlign w:val="center"/>
          </w:tcPr>
          <w:p w14:paraId="1ACDFD5D"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sz w:val="18"/>
              </w:rPr>
              <w:t>BB6</w:t>
            </w:r>
          </w:p>
        </w:tc>
        <w:tc>
          <w:tcPr>
            <w:tcW w:w="680" w:type="dxa"/>
            <w:vAlign w:val="center"/>
          </w:tcPr>
          <w:p w14:paraId="6B7D87D6"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sz w:val="18"/>
              </w:rPr>
              <w:t>BB7</w:t>
            </w:r>
          </w:p>
        </w:tc>
        <w:tc>
          <w:tcPr>
            <w:tcW w:w="680" w:type="dxa"/>
            <w:vAlign w:val="center"/>
          </w:tcPr>
          <w:p w14:paraId="49D11FA4"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sz w:val="18"/>
              </w:rPr>
              <w:t>FC</w:t>
            </w:r>
            <w:r w:rsidRPr="005B367B">
              <w:rPr>
                <w:rFonts w:ascii="Times New Roman" w:hAnsi="Times New Roman" w:cs="Times New Roman"/>
                <w:sz w:val="18"/>
              </w:rPr>
              <w:t>1</w:t>
            </w:r>
          </w:p>
        </w:tc>
        <w:tc>
          <w:tcPr>
            <w:tcW w:w="680" w:type="dxa"/>
            <w:vAlign w:val="center"/>
          </w:tcPr>
          <w:p w14:paraId="76B7BD01"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sz w:val="18"/>
              </w:rPr>
              <w:t>FC</w:t>
            </w:r>
            <w:r w:rsidRPr="005B367B">
              <w:rPr>
                <w:rFonts w:ascii="Times New Roman" w:hAnsi="Times New Roman" w:cs="Times New Roman"/>
                <w:sz w:val="18"/>
              </w:rPr>
              <w:t>2</w:t>
            </w:r>
          </w:p>
        </w:tc>
      </w:tr>
      <w:tr w:rsidR="006623E4" w14:paraId="4F68DBA7" w14:textId="77777777" w:rsidTr="000143F7">
        <w:trPr>
          <w:jc w:val="center"/>
        </w:trPr>
        <w:tc>
          <w:tcPr>
            <w:tcW w:w="1766" w:type="dxa"/>
            <w:vAlign w:val="center"/>
          </w:tcPr>
          <w:p w14:paraId="3E578DAB"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rPr>
              <w:t>Accuracy-pre</w:t>
            </w:r>
          </w:p>
        </w:tc>
        <w:tc>
          <w:tcPr>
            <w:tcW w:w="674" w:type="dxa"/>
            <w:vAlign w:val="center"/>
          </w:tcPr>
          <w:p w14:paraId="3FE2A780"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hint="eastAsia"/>
                <w:sz w:val="18"/>
              </w:rPr>
              <w:t>7</w:t>
            </w:r>
          </w:p>
        </w:tc>
        <w:tc>
          <w:tcPr>
            <w:tcW w:w="674" w:type="dxa"/>
            <w:vAlign w:val="center"/>
          </w:tcPr>
          <w:p w14:paraId="7540A3D3"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hint="eastAsia"/>
                <w:sz w:val="18"/>
              </w:rPr>
              <w:t>7</w:t>
            </w:r>
          </w:p>
        </w:tc>
        <w:tc>
          <w:tcPr>
            <w:tcW w:w="674" w:type="dxa"/>
            <w:vAlign w:val="center"/>
          </w:tcPr>
          <w:p w14:paraId="4BD9DD0C"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hint="eastAsia"/>
                <w:sz w:val="18"/>
              </w:rPr>
              <w:t>3</w:t>
            </w:r>
          </w:p>
        </w:tc>
        <w:tc>
          <w:tcPr>
            <w:tcW w:w="674" w:type="dxa"/>
            <w:vAlign w:val="center"/>
          </w:tcPr>
          <w:p w14:paraId="0001F7E5"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hint="eastAsia"/>
                <w:sz w:val="18"/>
              </w:rPr>
              <w:t>6</w:t>
            </w:r>
          </w:p>
        </w:tc>
        <w:tc>
          <w:tcPr>
            <w:tcW w:w="680" w:type="dxa"/>
            <w:vAlign w:val="center"/>
          </w:tcPr>
          <w:p w14:paraId="668FBA32"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hint="eastAsia"/>
                <w:sz w:val="18"/>
              </w:rPr>
              <w:t>4</w:t>
            </w:r>
          </w:p>
        </w:tc>
        <w:tc>
          <w:tcPr>
            <w:tcW w:w="680" w:type="dxa"/>
            <w:vAlign w:val="center"/>
          </w:tcPr>
          <w:p w14:paraId="32E6FE3C"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hint="eastAsia"/>
                <w:sz w:val="18"/>
              </w:rPr>
              <w:t>5</w:t>
            </w:r>
          </w:p>
        </w:tc>
        <w:tc>
          <w:tcPr>
            <w:tcW w:w="680" w:type="dxa"/>
            <w:vAlign w:val="center"/>
          </w:tcPr>
          <w:p w14:paraId="62B424FA"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hint="eastAsia"/>
                <w:sz w:val="18"/>
              </w:rPr>
              <w:t>5</w:t>
            </w:r>
          </w:p>
        </w:tc>
        <w:tc>
          <w:tcPr>
            <w:tcW w:w="680" w:type="dxa"/>
            <w:vAlign w:val="center"/>
          </w:tcPr>
          <w:p w14:paraId="33FB7B37"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hint="eastAsia"/>
                <w:sz w:val="18"/>
              </w:rPr>
              <w:t>4</w:t>
            </w:r>
          </w:p>
        </w:tc>
        <w:tc>
          <w:tcPr>
            <w:tcW w:w="680" w:type="dxa"/>
            <w:vAlign w:val="center"/>
          </w:tcPr>
          <w:p w14:paraId="51B2B223"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hint="eastAsia"/>
                <w:sz w:val="18"/>
              </w:rPr>
              <w:t>4</w:t>
            </w:r>
          </w:p>
        </w:tc>
      </w:tr>
      <w:tr w:rsidR="006623E4" w14:paraId="712378E2" w14:textId="77777777" w:rsidTr="000143F7">
        <w:trPr>
          <w:jc w:val="center"/>
        </w:trPr>
        <w:tc>
          <w:tcPr>
            <w:tcW w:w="1766" w:type="dxa"/>
            <w:vAlign w:val="center"/>
          </w:tcPr>
          <w:p w14:paraId="04BF87F0" w14:textId="77777777" w:rsidR="006623E4" w:rsidRDefault="006623E4" w:rsidP="000143F7">
            <w:pPr>
              <w:jc w:val="center"/>
              <w:rPr>
                <w:rFonts w:ascii="Times New Roman" w:hAnsi="Times New Roman" w:cs="Times New Roman"/>
                <w:sz w:val="18"/>
              </w:rPr>
            </w:pPr>
            <w:r>
              <w:rPr>
                <w:rFonts w:ascii="Times New Roman" w:hAnsi="Times New Roman" w:cs="Times New Roman"/>
              </w:rPr>
              <w:t>Memory-pre</w:t>
            </w:r>
          </w:p>
        </w:tc>
        <w:tc>
          <w:tcPr>
            <w:tcW w:w="674" w:type="dxa"/>
            <w:vAlign w:val="center"/>
          </w:tcPr>
          <w:p w14:paraId="42CEB5BD"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hint="eastAsia"/>
                <w:sz w:val="18"/>
              </w:rPr>
              <w:t>5</w:t>
            </w:r>
          </w:p>
        </w:tc>
        <w:tc>
          <w:tcPr>
            <w:tcW w:w="674" w:type="dxa"/>
            <w:vAlign w:val="center"/>
          </w:tcPr>
          <w:p w14:paraId="0F1EEC4E"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hint="eastAsia"/>
                <w:sz w:val="18"/>
              </w:rPr>
              <w:t>5</w:t>
            </w:r>
          </w:p>
        </w:tc>
        <w:tc>
          <w:tcPr>
            <w:tcW w:w="674" w:type="dxa"/>
            <w:vAlign w:val="center"/>
          </w:tcPr>
          <w:p w14:paraId="305C1B3E"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hint="eastAsia"/>
                <w:sz w:val="18"/>
              </w:rPr>
              <w:t>4</w:t>
            </w:r>
          </w:p>
        </w:tc>
        <w:tc>
          <w:tcPr>
            <w:tcW w:w="674" w:type="dxa"/>
            <w:vAlign w:val="center"/>
          </w:tcPr>
          <w:p w14:paraId="588DE81F"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hint="eastAsia"/>
                <w:sz w:val="18"/>
              </w:rPr>
              <w:t>.</w:t>
            </w:r>
            <w:r>
              <w:rPr>
                <w:rFonts w:ascii="Times New Roman" w:hAnsi="Times New Roman" w:cs="Times New Roman"/>
                <w:sz w:val="18"/>
              </w:rPr>
              <w:t>3</w:t>
            </w:r>
          </w:p>
        </w:tc>
        <w:tc>
          <w:tcPr>
            <w:tcW w:w="680" w:type="dxa"/>
            <w:vAlign w:val="center"/>
          </w:tcPr>
          <w:p w14:paraId="570EDBDB"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hint="eastAsia"/>
                <w:sz w:val="18"/>
              </w:rPr>
              <w:t>1</w:t>
            </w:r>
          </w:p>
        </w:tc>
        <w:tc>
          <w:tcPr>
            <w:tcW w:w="680" w:type="dxa"/>
            <w:vAlign w:val="center"/>
          </w:tcPr>
          <w:p w14:paraId="70153E4B"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hint="eastAsia"/>
                <w:sz w:val="18"/>
              </w:rPr>
              <w:t>6</w:t>
            </w:r>
          </w:p>
        </w:tc>
        <w:tc>
          <w:tcPr>
            <w:tcW w:w="680" w:type="dxa"/>
            <w:vAlign w:val="center"/>
          </w:tcPr>
          <w:p w14:paraId="7A03A600"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hint="eastAsia"/>
                <w:sz w:val="18"/>
              </w:rPr>
              <w:t>2</w:t>
            </w:r>
          </w:p>
        </w:tc>
        <w:tc>
          <w:tcPr>
            <w:tcW w:w="680" w:type="dxa"/>
            <w:vAlign w:val="center"/>
          </w:tcPr>
          <w:p w14:paraId="7904376C"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hint="eastAsia"/>
                <w:sz w:val="18"/>
              </w:rPr>
              <w:t>1</w:t>
            </w:r>
          </w:p>
        </w:tc>
        <w:tc>
          <w:tcPr>
            <w:tcW w:w="680" w:type="dxa"/>
            <w:vAlign w:val="center"/>
          </w:tcPr>
          <w:p w14:paraId="31CF19F4" w14:textId="77777777" w:rsidR="006623E4" w:rsidRPr="005B367B" w:rsidRDefault="006623E4" w:rsidP="000143F7">
            <w:pPr>
              <w:jc w:val="center"/>
              <w:rPr>
                <w:rFonts w:ascii="Times New Roman" w:hAnsi="Times New Roman" w:cs="Times New Roman"/>
                <w:sz w:val="18"/>
              </w:rPr>
            </w:pPr>
            <w:r>
              <w:rPr>
                <w:rFonts w:ascii="Times New Roman" w:hAnsi="Times New Roman" w:cs="Times New Roman" w:hint="eastAsia"/>
                <w:sz w:val="18"/>
              </w:rPr>
              <w:t>4</w:t>
            </w:r>
          </w:p>
        </w:tc>
      </w:tr>
    </w:tbl>
    <w:p w14:paraId="349F4958" w14:textId="14964A20" w:rsidR="006623E4" w:rsidRDefault="000205B7" w:rsidP="00065D3D">
      <w:pPr>
        <w:ind w:firstLineChars="200" w:firstLine="420"/>
        <w:rPr>
          <w:rFonts w:ascii="Times New Roman" w:hAnsi="Times New Roman" w:cs="Times New Roman"/>
        </w:rPr>
      </w:pPr>
      <w:r>
        <w:rPr>
          <w:rFonts w:ascii="Times New Roman" w:hAnsi="Times New Roman" w:cs="Times New Roman"/>
        </w:rPr>
        <w:t>Table X compares the classification accuracy and memory consumption of the proposed quantization method with several state-of-the-art</w:t>
      </w:r>
      <w:r w:rsidR="003D519C" w:rsidRPr="003D519C">
        <w:rPr>
          <w:rFonts w:ascii="Times New Roman" w:hAnsi="Times New Roman" w:cs="Times New Roman"/>
        </w:rPr>
        <w:t xml:space="preserve"> </w:t>
      </w:r>
      <w:r>
        <w:rPr>
          <w:rFonts w:ascii="Times New Roman" w:hAnsi="Times New Roman" w:cs="Times New Roman"/>
        </w:rPr>
        <w:t>work.</w:t>
      </w:r>
      <w:r w:rsidR="00F9551A">
        <w:rPr>
          <w:rFonts w:ascii="Times New Roman" w:hAnsi="Times New Roman" w:cs="Times New Roman"/>
        </w:rPr>
        <w:t xml:space="preserve"> </w:t>
      </w:r>
      <w:r w:rsidR="00002D2D">
        <w:rPr>
          <w:rFonts w:ascii="Times New Roman" w:hAnsi="Times New Roman" w:cs="Times New Roman"/>
        </w:rPr>
        <w:t>For fair comparison,</w:t>
      </w:r>
      <w:r w:rsidR="00F9551A">
        <w:rPr>
          <w:rFonts w:ascii="Times New Roman" w:hAnsi="Times New Roman" w:cs="Times New Roman"/>
        </w:rPr>
        <w:t xml:space="preserve"> all of the quantization methods are work on aforementioned neural network.</w:t>
      </w:r>
      <w:r w:rsidR="003D519C" w:rsidRPr="003D519C">
        <w:rPr>
          <w:rFonts w:ascii="Times New Roman" w:hAnsi="Times New Roman" w:cs="Times New Roman"/>
        </w:rPr>
        <w:t xml:space="preserve"> As seen from Table X, </w:t>
      </w:r>
      <w:r w:rsidR="008F3D52">
        <w:rPr>
          <w:rFonts w:ascii="Times New Roman" w:hAnsi="Times New Roman" w:cs="Times New Roman"/>
        </w:rPr>
        <w:t xml:space="preserve">the accuracy-predominant model achieve the highest </w:t>
      </w:r>
      <w:r w:rsidR="008F3D52" w:rsidRPr="008F3D52">
        <w:rPr>
          <w:rFonts w:ascii="Times New Roman" w:hAnsi="Times New Roman" w:cs="Times New Roman"/>
          <w:i/>
          <w:iCs/>
        </w:rPr>
        <w:t>OA</w:t>
      </w:r>
      <w:r w:rsidR="008F3D52">
        <w:rPr>
          <w:rFonts w:ascii="Times New Roman" w:hAnsi="Times New Roman" w:cs="Times New Roman"/>
        </w:rPr>
        <w:t xml:space="preserve"> of 95.39 with only 0.33% loss than the unquantized model</w:t>
      </w:r>
      <w:r w:rsidR="00B94726">
        <w:rPr>
          <w:rFonts w:ascii="Times New Roman" w:hAnsi="Times New Roman" w:cs="Times New Roman"/>
        </w:rPr>
        <w:t>. And the memory-predominant reduce the memory to half of 20.31KB with a 2.30% than the former that is still higher than other methods.</w:t>
      </w:r>
      <w:r w:rsidR="00002D2D">
        <w:rPr>
          <w:rFonts w:ascii="Times New Roman" w:hAnsi="Times New Roman" w:cs="Times New Roman"/>
        </w:rPr>
        <w:t xml:space="preserve"> </w:t>
      </w:r>
      <w:r w:rsidR="003D519C" w:rsidRPr="003D519C">
        <w:rPr>
          <w:rFonts w:ascii="Times New Roman" w:hAnsi="Times New Roman" w:cs="Times New Roman"/>
        </w:rPr>
        <w:t>Binary Connect</w:t>
      </w:r>
      <w:r w:rsidR="00F9551A">
        <w:rPr>
          <w:rFonts w:ascii="Times New Roman" w:hAnsi="Times New Roman" w:cs="Times New Roman"/>
        </w:rPr>
        <w:fldChar w:fldCharType="begin"/>
      </w:r>
      <w:r w:rsidR="00F9551A">
        <w:rPr>
          <w:rFonts w:ascii="Times New Roman" w:hAnsi="Times New Roman" w:cs="Times New Roman"/>
        </w:rPr>
        <w:instrText xml:space="preserve"> REF _neb803B7C97_8E79_482B_82CC_857715475AFD \r \h </w:instrText>
      </w:r>
      <w:r w:rsidR="00F9551A">
        <w:rPr>
          <w:rFonts w:ascii="Times New Roman" w:hAnsi="Times New Roman" w:cs="Times New Roman"/>
        </w:rPr>
      </w:r>
      <w:r w:rsidR="00F9551A">
        <w:rPr>
          <w:rFonts w:ascii="Times New Roman" w:hAnsi="Times New Roman" w:cs="Times New Roman"/>
        </w:rPr>
        <w:fldChar w:fldCharType="separate"/>
      </w:r>
      <w:r w:rsidR="00F9551A">
        <w:rPr>
          <w:rFonts w:ascii="Times New Roman" w:hAnsi="Times New Roman" w:cs="Times New Roman"/>
        </w:rPr>
        <w:t>[29]</w:t>
      </w:r>
      <w:r w:rsidR="00F9551A">
        <w:rPr>
          <w:rFonts w:ascii="Times New Roman" w:hAnsi="Times New Roman" w:cs="Times New Roman"/>
        </w:rPr>
        <w:fldChar w:fldCharType="end"/>
      </w:r>
      <w:r w:rsidR="003D519C" w:rsidRPr="003D519C">
        <w:rPr>
          <w:rFonts w:ascii="Times New Roman" w:hAnsi="Times New Roman" w:cs="Times New Roman"/>
        </w:rPr>
        <w:t xml:space="preserve"> </w:t>
      </w:r>
      <w:r w:rsidR="00F9551A">
        <w:rPr>
          <w:rFonts w:ascii="Times New Roman" w:hAnsi="Times New Roman" w:cs="Times New Roman"/>
        </w:rPr>
        <w:t>compress</w:t>
      </w:r>
      <w:r w:rsidR="003D519C" w:rsidRPr="003D519C">
        <w:rPr>
          <w:rFonts w:ascii="Times New Roman" w:hAnsi="Times New Roman" w:cs="Times New Roman"/>
        </w:rPr>
        <w:t xml:space="preserve"> </w:t>
      </w:r>
      <w:r w:rsidR="00F9551A">
        <w:rPr>
          <w:rFonts w:ascii="Times New Roman" w:hAnsi="Times New Roman" w:cs="Times New Roman"/>
        </w:rPr>
        <w:t xml:space="preserve">all </w:t>
      </w:r>
      <w:r w:rsidR="003D519C" w:rsidRPr="003D519C">
        <w:rPr>
          <w:rFonts w:ascii="Times New Roman" w:hAnsi="Times New Roman" w:cs="Times New Roman"/>
        </w:rPr>
        <w:t>weight</w:t>
      </w:r>
      <w:r w:rsidR="00F9551A">
        <w:rPr>
          <w:rFonts w:ascii="Times New Roman" w:hAnsi="Times New Roman" w:cs="Times New Roman"/>
        </w:rPr>
        <w:t>s</w:t>
      </w:r>
      <w:r w:rsidR="003D519C" w:rsidRPr="003D519C">
        <w:rPr>
          <w:rFonts w:ascii="Times New Roman" w:hAnsi="Times New Roman" w:cs="Times New Roman"/>
        </w:rPr>
        <w:t xml:space="preserve"> to 1 bit </w:t>
      </w:r>
      <w:r w:rsidR="00F9551A">
        <w:rPr>
          <w:rFonts w:ascii="Times New Roman" w:hAnsi="Times New Roman" w:cs="Times New Roman"/>
        </w:rPr>
        <w:t>and</w:t>
      </w:r>
      <w:r w:rsidR="003D519C" w:rsidRPr="003D519C">
        <w:rPr>
          <w:rFonts w:ascii="Times New Roman" w:hAnsi="Times New Roman" w:cs="Times New Roman"/>
        </w:rPr>
        <w:t xml:space="preserve"> achieve </w:t>
      </w:r>
      <w:r w:rsidR="008F3D52">
        <w:rPr>
          <w:rFonts w:ascii="Times New Roman" w:hAnsi="Times New Roman" w:cs="Times New Roman"/>
        </w:rPr>
        <w:t>the</w:t>
      </w:r>
      <w:r w:rsidR="003D519C" w:rsidRPr="003D519C">
        <w:rPr>
          <w:rFonts w:ascii="Times New Roman" w:hAnsi="Times New Roman" w:cs="Times New Roman"/>
        </w:rPr>
        <w:t xml:space="preserve"> maximum </w:t>
      </w:r>
      <w:r w:rsidR="008F3D52" w:rsidRPr="008F3D52">
        <w:rPr>
          <w:rFonts w:ascii="Times New Roman" w:hAnsi="Times New Roman" w:cs="Times New Roman"/>
          <w:i/>
          <w:iCs/>
        </w:rPr>
        <w:t>CR</w:t>
      </w:r>
      <w:r w:rsidR="003D519C" w:rsidRPr="003D519C">
        <w:rPr>
          <w:rFonts w:ascii="Times New Roman" w:hAnsi="Times New Roman" w:cs="Times New Roman"/>
        </w:rPr>
        <w:t xml:space="preserve"> of 32, but its </w:t>
      </w:r>
      <w:r w:rsidR="00F9551A" w:rsidRPr="00F9551A">
        <w:rPr>
          <w:rFonts w:ascii="Times New Roman" w:hAnsi="Times New Roman" w:cs="Times New Roman"/>
          <w:i/>
          <w:iCs/>
        </w:rPr>
        <w:t>OA</w:t>
      </w:r>
      <w:r w:rsidR="003D519C" w:rsidRPr="003D519C">
        <w:rPr>
          <w:rFonts w:ascii="Times New Roman" w:hAnsi="Times New Roman" w:cs="Times New Roman"/>
        </w:rPr>
        <w:t xml:space="preserve"> is only 56.25%</w:t>
      </w:r>
      <w:r w:rsidR="00F9551A">
        <w:rPr>
          <w:rFonts w:ascii="Times New Roman" w:hAnsi="Times New Roman" w:cs="Times New Roman"/>
        </w:rPr>
        <w:t xml:space="preserve"> that</w:t>
      </w:r>
      <w:r w:rsidR="003D519C" w:rsidRPr="003D519C">
        <w:rPr>
          <w:rFonts w:ascii="Times New Roman" w:hAnsi="Times New Roman" w:cs="Times New Roman"/>
        </w:rPr>
        <w:t xml:space="preserve"> is too low to be used</w:t>
      </w:r>
      <w:r w:rsidR="008F3D52">
        <w:rPr>
          <w:rFonts w:ascii="Times New Roman" w:hAnsi="Times New Roman" w:cs="Times New Roman"/>
        </w:rPr>
        <w:t xml:space="preserve"> in arrhythmia classifier</w:t>
      </w:r>
      <w:r w:rsidR="003D519C" w:rsidRPr="003D519C">
        <w:rPr>
          <w:rFonts w:ascii="Times New Roman" w:hAnsi="Times New Roman" w:cs="Times New Roman"/>
        </w:rPr>
        <w:t>.</w:t>
      </w:r>
      <w:r w:rsidR="00F9551A">
        <w:rPr>
          <w:rFonts w:ascii="Times New Roman" w:hAnsi="Times New Roman" w:cs="Times New Roman"/>
        </w:rPr>
        <w:t xml:space="preserve"> As for </w:t>
      </w:r>
      <w:r w:rsidR="003D519C" w:rsidRPr="003D519C">
        <w:rPr>
          <w:rFonts w:ascii="Times New Roman" w:hAnsi="Times New Roman" w:cs="Times New Roman"/>
        </w:rPr>
        <w:t xml:space="preserve">DoReFaNet, </w:t>
      </w:r>
      <w:r w:rsidR="008F3D52">
        <w:rPr>
          <w:rFonts w:ascii="Times New Roman" w:hAnsi="Times New Roman" w:cs="Times New Roman"/>
        </w:rPr>
        <w:t>weights are</w:t>
      </w:r>
      <w:r w:rsidR="003D519C" w:rsidRPr="003D519C">
        <w:rPr>
          <w:rFonts w:ascii="Times New Roman" w:hAnsi="Times New Roman" w:cs="Times New Roman"/>
        </w:rPr>
        <w:t xml:space="preserve"> </w:t>
      </w:r>
      <w:r w:rsidR="00F9551A">
        <w:rPr>
          <w:rFonts w:ascii="Times New Roman" w:hAnsi="Times New Roman" w:cs="Times New Roman"/>
        </w:rPr>
        <w:t xml:space="preserve">quantized to </w:t>
      </w:r>
      <w:r w:rsidR="003D519C" w:rsidRPr="003D519C">
        <w:rPr>
          <w:rFonts w:ascii="Times New Roman" w:hAnsi="Times New Roman" w:cs="Times New Roman"/>
        </w:rPr>
        <w:t xml:space="preserve">2 and 3 bit. </w:t>
      </w:r>
      <w:r w:rsidR="008F3D52">
        <w:rPr>
          <w:rFonts w:ascii="Times New Roman" w:hAnsi="Times New Roman" w:cs="Times New Roman"/>
        </w:rPr>
        <w:t>In</w:t>
      </w:r>
      <w:r w:rsidR="003D519C" w:rsidRPr="003D519C">
        <w:rPr>
          <w:rFonts w:ascii="Times New Roman" w:hAnsi="Times New Roman" w:cs="Times New Roman"/>
        </w:rPr>
        <w:t xml:space="preserve"> 2-bit quantization, the </w:t>
      </w:r>
      <w:r w:rsidR="00F9551A">
        <w:rPr>
          <w:rFonts w:ascii="Times New Roman" w:hAnsi="Times New Roman" w:cs="Times New Roman"/>
        </w:rPr>
        <w:t>memory</w:t>
      </w:r>
      <w:r w:rsidR="003D519C" w:rsidRPr="003D519C">
        <w:rPr>
          <w:rFonts w:ascii="Times New Roman" w:hAnsi="Times New Roman" w:cs="Times New Roman"/>
        </w:rPr>
        <w:t xml:space="preserve"> is reduced by 16 times, but the</w:t>
      </w:r>
      <w:r w:rsidR="00F9551A">
        <w:rPr>
          <w:rFonts w:ascii="Times New Roman" w:hAnsi="Times New Roman" w:cs="Times New Roman"/>
        </w:rPr>
        <w:t xml:space="preserve"> </w:t>
      </w:r>
      <w:r w:rsidR="00F9551A" w:rsidRPr="00F9551A">
        <w:rPr>
          <w:rFonts w:ascii="Times New Roman" w:hAnsi="Times New Roman" w:cs="Times New Roman"/>
          <w:i/>
          <w:iCs/>
        </w:rPr>
        <w:t>OA</w:t>
      </w:r>
      <w:r w:rsidR="003D519C" w:rsidRPr="003D519C">
        <w:rPr>
          <w:rFonts w:ascii="Times New Roman" w:hAnsi="Times New Roman" w:cs="Times New Roman"/>
        </w:rPr>
        <w:t xml:space="preserve"> is </w:t>
      </w:r>
      <w:r w:rsidR="008F3D52">
        <w:rPr>
          <w:rFonts w:ascii="Times New Roman" w:hAnsi="Times New Roman" w:cs="Times New Roman"/>
        </w:rPr>
        <w:t>the lowest</w:t>
      </w:r>
      <w:r w:rsidR="003D519C" w:rsidRPr="003D519C">
        <w:rPr>
          <w:rFonts w:ascii="Times New Roman" w:hAnsi="Times New Roman" w:cs="Times New Roman"/>
        </w:rPr>
        <w:t xml:space="preserve">. Although the </w:t>
      </w:r>
      <w:r w:rsidRPr="000205B7">
        <w:rPr>
          <w:rFonts w:ascii="Times New Roman" w:hAnsi="Times New Roman" w:cs="Times New Roman"/>
          <w:i/>
          <w:iCs/>
        </w:rPr>
        <w:t>OA</w:t>
      </w:r>
      <w:r w:rsidR="003D519C" w:rsidRPr="003D519C">
        <w:rPr>
          <w:rFonts w:ascii="Times New Roman" w:hAnsi="Times New Roman" w:cs="Times New Roman"/>
        </w:rPr>
        <w:t xml:space="preserve"> of DoReFaNet </w:t>
      </w:r>
      <w:r w:rsidR="00F9551A">
        <w:rPr>
          <w:rFonts w:ascii="Times New Roman" w:hAnsi="Times New Roman" w:cs="Times New Roman"/>
        </w:rPr>
        <w:t>with</w:t>
      </w:r>
      <w:r w:rsidR="003D519C" w:rsidRPr="003D519C">
        <w:rPr>
          <w:rFonts w:ascii="Times New Roman" w:hAnsi="Times New Roman" w:cs="Times New Roman"/>
        </w:rPr>
        <w:t xml:space="preserve"> 3</w:t>
      </w:r>
      <w:r w:rsidR="00F9551A">
        <w:rPr>
          <w:rFonts w:ascii="Times New Roman" w:hAnsi="Times New Roman" w:cs="Times New Roman"/>
        </w:rPr>
        <w:t>-</w:t>
      </w:r>
      <w:r w:rsidR="003D519C" w:rsidRPr="003D519C">
        <w:rPr>
          <w:rFonts w:ascii="Times New Roman" w:hAnsi="Times New Roman" w:cs="Times New Roman"/>
        </w:rPr>
        <w:t>bit</w:t>
      </w:r>
      <w:r w:rsidR="00F9551A">
        <w:rPr>
          <w:rFonts w:ascii="Times New Roman" w:hAnsi="Times New Roman" w:cs="Times New Roman"/>
        </w:rPr>
        <w:t xml:space="preserve"> weights</w:t>
      </w:r>
      <w:r w:rsidR="003D519C" w:rsidRPr="003D519C">
        <w:rPr>
          <w:rFonts w:ascii="Times New Roman" w:hAnsi="Times New Roman" w:cs="Times New Roman"/>
        </w:rPr>
        <w:t xml:space="preserve"> improve</w:t>
      </w:r>
      <w:r w:rsidR="00F9551A">
        <w:rPr>
          <w:rFonts w:ascii="Times New Roman" w:hAnsi="Times New Roman" w:cs="Times New Roman"/>
        </w:rPr>
        <w:t>s</w:t>
      </w:r>
      <w:r w:rsidR="003D519C" w:rsidRPr="003D519C">
        <w:rPr>
          <w:rFonts w:ascii="Times New Roman" w:hAnsi="Times New Roman" w:cs="Times New Roman"/>
        </w:rPr>
        <w:t xml:space="preserve"> by 31.78%, it is still 8.22% lower than the memory-</w:t>
      </w:r>
      <w:r w:rsidR="008F3D52">
        <w:rPr>
          <w:rFonts w:ascii="Times New Roman" w:hAnsi="Times New Roman" w:cs="Times New Roman"/>
        </w:rPr>
        <w:t>predominant</w:t>
      </w:r>
      <w:r w:rsidR="00B94726">
        <w:rPr>
          <w:rFonts w:ascii="Times New Roman" w:hAnsi="Times New Roman" w:cs="Times New Roman"/>
        </w:rPr>
        <w:t xml:space="preserve"> with nearly same memory consumption</w:t>
      </w:r>
      <w:r w:rsidR="003D519C" w:rsidRPr="003D519C">
        <w:rPr>
          <w:rFonts w:ascii="Times New Roman" w:hAnsi="Times New Roman" w:cs="Times New Roman"/>
        </w:rPr>
        <w:t xml:space="preserve">. </w:t>
      </w:r>
      <w:r w:rsidR="00B94726">
        <w:rPr>
          <w:rFonts w:ascii="Times New Roman" w:hAnsi="Times New Roman" w:cs="Times New Roman"/>
        </w:rPr>
        <w:t>The comparison indicates that the proposed layer-wise quantization method based on Greedy Algorithm is effective than other state-of-the-art work, and</w:t>
      </w:r>
      <w:r w:rsidR="003D519C" w:rsidRPr="003D519C">
        <w:rPr>
          <w:rFonts w:ascii="Times New Roman" w:hAnsi="Times New Roman" w:cs="Times New Roman"/>
        </w:rPr>
        <w:t xml:space="preserve"> </w:t>
      </w:r>
      <w:r>
        <w:rPr>
          <w:rFonts w:ascii="Times New Roman" w:hAnsi="Times New Roman" w:cs="Times New Roman"/>
        </w:rPr>
        <w:t>the two quantization modes</w:t>
      </w:r>
      <w:r w:rsidR="00B94726">
        <w:rPr>
          <w:rFonts w:ascii="Times New Roman" w:hAnsi="Times New Roman" w:cs="Times New Roman"/>
        </w:rPr>
        <w:t xml:space="preserve"> even</w:t>
      </w:r>
      <w:r>
        <w:rPr>
          <w:rFonts w:ascii="Times New Roman" w:hAnsi="Times New Roman" w:cs="Times New Roman"/>
        </w:rPr>
        <w:t xml:space="preserve"> </w:t>
      </w:r>
      <w:r w:rsidR="003D519C" w:rsidRPr="003D519C">
        <w:rPr>
          <w:rFonts w:ascii="Times New Roman" w:hAnsi="Times New Roman" w:cs="Times New Roman"/>
        </w:rPr>
        <w:t>allow more flexibility in configuring network compression.</w:t>
      </w:r>
    </w:p>
    <w:p w14:paraId="6E6C9559" w14:textId="77777777" w:rsidR="00410411" w:rsidRPr="00D708C9" w:rsidRDefault="00410411" w:rsidP="00410411">
      <w:pPr>
        <w:jc w:val="center"/>
        <w:rPr>
          <w:rFonts w:ascii="Times New Roman" w:hAnsi="Times New Roman" w:cs="Times New Roman"/>
        </w:rPr>
      </w:pPr>
      <w:r>
        <w:rPr>
          <w:rFonts w:ascii="Times New Roman" w:eastAsia="宋体" w:hAnsi="Times New Roman" w:cs="Times New Roman" w:hint="eastAsia"/>
          <w:sz w:val="22"/>
        </w:rPr>
        <w:t>表</w:t>
      </w:r>
      <w:r>
        <w:rPr>
          <w:rFonts w:ascii="Times New Roman" w:eastAsia="宋体" w:hAnsi="Times New Roman" w:cs="Times New Roman" w:hint="eastAsia"/>
          <w:sz w:val="22"/>
        </w:rPr>
        <w:t>X</w:t>
      </w:r>
      <w:r>
        <w:rPr>
          <w:rFonts w:ascii="Times New Roman" w:eastAsia="宋体" w:hAnsi="Times New Roman" w:cs="Times New Roman"/>
          <w:sz w:val="22"/>
        </w:rPr>
        <w:t xml:space="preserve"> </w:t>
      </w:r>
      <w:r>
        <w:rPr>
          <w:rFonts w:ascii="Times New Roman" w:eastAsia="宋体" w:hAnsi="Times New Roman" w:cs="Times New Roman" w:hint="eastAsia"/>
          <w:sz w:val="22"/>
        </w:rPr>
        <w:t>不同量化模式的识别准确率与内存占用性能对比</w:t>
      </w:r>
    </w:p>
    <w:tbl>
      <w:tblPr>
        <w:tblStyle w:val="af1"/>
        <w:tblW w:w="6658" w:type="dxa"/>
        <w:jc w:val="center"/>
        <w:tblLook w:val="04A0" w:firstRow="1" w:lastRow="0" w:firstColumn="1" w:lastColumn="0" w:noHBand="0" w:noVBand="1"/>
      </w:tblPr>
      <w:tblGrid>
        <w:gridCol w:w="2263"/>
        <w:gridCol w:w="1418"/>
        <w:gridCol w:w="2977"/>
      </w:tblGrid>
      <w:tr w:rsidR="00410411" w14:paraId="7AB3818B" w14:textId="77777777" w:rsidTr="000143F7">
        <w:trPr>
          <w:trHeight w:val="293"/>
          <w:jc w:val="center"/>
        </w:trPr>
        <w:tc>
          <w:tcPr>
            <w:tcW w:w="2263" w:type="dxa"/>
            <w:tcBorders>
              <w:top w:val="single" w:sz="4" w:space="0" w:color="auto"/>
              <w:left w:val="single" w:sz="4" w:space="0" w:color="auto"/>
              <w:bottom w:val="single" w:sz="4" w:space="0" w:color="auto"/>
              <w:right w:val="single" w:sz="4" w:space="0" w:color="auto"/>
            </w:tcBorders>
            <w:vAlign w:val="center"/>
          </w:tcPr>
          <w:p w14:paraId="56AA76EF" w14:textId="77777777" w:rsidR="00410411" w:rsidRDefault="00410411" w:rsidP="000143F7">
            <w:pPr>
              <w:jc w:val="center"/>
              <w:rPr>
                <w:rFonts w:ascii="Times New Roman" w:hAnsi="Times New Roman" w:cs="Times New Roman"/>
              </w:rPr>
            </w:pPr>
            <w:r>
              <w:rPr>
                <w:rFonts w:ascii="Times New Roman" w:hAnsi="Times New Roman" w:cs="Times New Roman" w:hint="eastAsia"/>
              </w:rPr>
              <w:t>Mode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4A1958D" w14:textId="7E5B63A4" w:rsidR="00410411" w:rsidRDefault="000205B7" w:rsidP="000143F7">
            <w:pPr>
              <w:jc w:val="center"/>
              <w:rPr>
                <w:rFonts w:ascii="Times New Roman" w:hAnsi="Times New Roman" w:cs="Times New Roman"/>
              </w:rPr>
            </w:pPr>
            <w:r w:rsidRPr="000205B7">
              <w:rPr>
                <w:rFonts w:ascii="Times New Roman" w:hAnsi="Times New Roman" w:cs="Times New Roman"/>
                <w:i/>
                <w:iCs/>
              </w:rPr>
              <w:t>OA</w:t>
            </w:r>
            <w:r w:rsidR="00410411">
              <w:rPr>
                <w:rFonts w:ascii="Times New Roman" w:hAnsi="Times New Roman" w:cs="Times New Roman"/>
              </w:rPr>
              <w:t xml:space="preserve">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5F31D30" w14:textId="77777777" w:rsidR="00410411" w:rsidRDefault="00410411" w:rsidP="000143F7">
            <w:pPr>
              <w:jc w:val="center"/>
              <w:rPr>
                <w:rFonts w:ascii="Times New Roman" w:hAnsi="Times New Roman" w:cs="Times New Roman"/>
              </w:rPr>
            </w:pPr>
            <w:r>
              <w:rPr>
                <w:rFonts w:ascii="Times New Roman" w:hAnsi="Times New Roman" w:cs="Times New Roman"/>
              </w:rPr>
              <w:t xml:space="preserve">Memory </w:t>
            </w:r>
            <w:r>
              <w:rPr>
                <w:rFonts w:ascii="Times New Roman" w:hAnsi="Times New Roman" w:cs="Times New Roman" w:hint="eastAsia"/>
              </w:rPr>
              <w:t>(</w:t>
            </w:r>
            <w:r>
              <w:rPr>
                <w:rFonts w:ascii="Times New Roman" w:hAnsi="Times New Roman" w:cs="Times New Roman"/>
              </w:rPr>
              <w:t>KB)/Compression rate</w:t>
            </w:r>
          </w:p>
        </w:tc>
      </w:tr>
      <w:tr w:rsidR="00410411" w14:paraId="68E69B69" w14:textId="77777777" w:rsidTr="000143F7">
        <w:trPr>
          <w:trHeight w:val="293"/>
          <w:jc w:val="center"/>
        </w:trPr>
        <w:tc>
          <w:tcPr>
            <w:tcW w:w="2263" w:type="dxa"/>
            <w:tcBorders>
              <w:top w:val="single" w:sz="4" w:space="0" w:color="auto"/>
              <w:left w:val="single" w:sz="4" w:space="0" w:color="auto"/>
              <w:bottom w:val="single" w:sz="4" w:space="0" w:color="auto"/>
              <w:right w:val="single" w:sz="4" w:space="0" w:color="auto"/>
            </w:tcBorders>
            <w:vAlign w:val="center"/>
          </w:tcPr>
          <w:p w14:paraId="537D99CC" w14:textId="77777777" w:rsidR="00410411" w:rsidRDefault="00410411" w:rsidP="000143F7">
            <w:pPr>
              <w:jc w:val="center"/>
              <w:rPr>
                <w:rFonts w:ascii="Times New Roman" w:hAnsi="Times New Roman" w:cs="Times New Roman"/>
              </w:rPr>
            </w:pPr>
            <w:r w:rsidRPr="00E03A41">
              <w:rPr>
                <w:rFonts w:ascii="Times New Roman" w:hAnsi="Times New Roman" w:cs="Times New Roman"/>
                <w:color w:val="000000"/>
                <w:kern w:val="0"/>
                <w:sz w:val="20"/>
                <w:szCs w:val="20"/>
              </w:rPr>
              <w:t>Binary</w:t>
            </w:r>
            <w:r>
              <w:rPr>
                <w:rFonts w:ascii="Times New Roman" w:hAnsi="Times New Roman" w:cs="Times New Roman"/>
                <w:color w:val="000000"/>
                <w:kern w:val="0"/>
                <w:sz w:val="20"/>
                <w:szCs w:val="20"/>
              </w:rPr>
              <w:t xml:space="preserve"> </w:t>
            </w:r>
            <w:r w:rsidRPr="00E03A41">
              <w:rPr>
                <w:rFonts w:ascii="Times New Roman" w:hAnsi="Times New Roman" w:cs="Times New Roman"/>
                <w:color w:val="000000"/>
                <w:kern w:val="0"/>
                <w:sz w:val="20"/>
                <w:szCs w:val="20"/>
              </w:rPr>
              <w:t>Connect</w:t>
            </w:r>
            <w:r>
              <w:rPr>
                <w:rFonts w:ascii="Times New Roman" w:hAnsi="Times New Roman" w:cs="Times New Roman" w:hint="eastAsia"/>
              </w:rPr>
              <w:t>[</w:t>
            </w:r>
            <w:r>
              <w:rPr>
                <w:rFonts w:ascii="Times New Roman" w:hAnsi="Times New Roman" w:cs="Times New Roman"/>
              </w:rPr>
              <w:t>29</w:t>
            </w:r>
            <w:r>
              <w:rPr>
                <w:rFonts w:ascii="Times New Roman" w:hAnsi="Times New Roman" w:cs="Times New Roman" w:hint="eastAsia"/>
              </w:rPr>
              <w:t>]</w:t>
            </w:r>
          </w:p>
        </w:tc>
        <w:tc>
          <w:tcPr>
            <w:tcW w:w="1418" w:type="dxa"/>
            <w:tcBorders>
              <w:top w:val="single" w:sz="4" w:space="0" w:color="auto"/>
              <w:left w:val="single" w:sz="4" w:space="0" w:color="auto"/>
              <w:bottom w:val="single" w:sz="4" w:space="0" w:color="auto"/>
              <w:right w:val="single" w:sz="4" w:space="0" w:color="auto"/>
            </w:tcBorders>
            <w:vAlign w:val="center"/>
          </w:tcPr>
          <w:p w14:paraId="1481FAF5" w14:textId="77777777" w:rsidR="00410411" w:rsidRPr="00FC2FCD" w:rsidRDefault="00410411" w:rsidP="000143F7">
            <w:pPr>
              <w:jc w:val="center"/>
              <w:rPr>
                <w:rFonts w:ascii="Times New Roman" w:hAnsi="Times New Roman" w:cs="Times New Roman"/>
              </w:rPr>
            </w:pPr>
            <w:r w:rsidRPr="00FC2FCD">
              <w:rPr>
                <w:rFonts w:ascii="Times New Roman" w:hAnsi="Times New Roman" w:cs="Times New Roman" w:hint="eastAsia"/>
              </w:rPr>
              <w:t>5</w:t>
            </w:r>
            <w:r w:rsidRPr="00FC2FCD">
              <w:rPr>
                <w:rFonts w:ascii="Times New Roman" w:hAnsi="Times New Roman" w:cs="Times New Roman"/>
              </w:rPr>
              <w:t>6.25</w:t>
            </w:r>
            <w:r w:rsidRPr="00FC2FCD">
              <w:rPr>
                <w:rFonts w:ascii="Times New Roman" w:hAnsi="Times New Roman" w:cs="Times New Roman" w:hint="eastAsia"/>
              </w:rPr>
              <w:t>%</w:t>
            </w:r>
          </w:p>
        </w:tc>
        <w:tc>
          <w:tcPr>
            <w:tcW w:w="2977" w:type="dxa"/>
            <w:tcBorders>
              <w:top w:val="single" w:sz="4" w:space="0" w:color="auto"/>
              <w:left w:val="single" w:sz="4" w:space="0" w:color="auto"/>
              <w:bottom w:val="single" w:sz="4" w:space="0" w:color="auto"/>
              <w:right w:val="single" w:sz="4" w:space="0" w:color="auto"/>
            </w:tcBorders>
            <w:vAlign w:val="center"/>
          </w:tcPr>
          <w:p w14:paraId="5985464B" w14:textId="77777777" w:rsidR="00410411" w:rsidRPr="00FC2FCD" w:rsidRDefault="00410411" w:rsidP="000143F7">
            <w:pPr>
              <w:jc w:val="center"/>
              <w:rPr>
                <w:rFonts w:ascii="Times New Roman" w:hAnsi="Times New Roman" w:cs="Times New Roman"/>
                <w:b/>
                <w:bCs/>
              </w:rPr>
            </w:pPr>
            <w:r w:rsidRPr="00FC2FCD">
              <w:rPr>
                <w:rFonts w:ascii="Times New Roman" w:hAnsi="Times New Roman" w:cs="Times New Roman" w:hint="eastAsia"/>
                <w:b/>
                <w:bCs/>
              </w:rPr>
              <w:t>9</w:t>
            </w:r>
            <w:r w:rsidRPr="00FC2FCD">
              <w:rPr>
                <w:rFonts w:ascii="Times New Roman" w:hAnsi="Times New Roman" w:cs="Times New Roman"/>
                <w:b/>
                <w:bCs/>
              </w:rPr>
              <w:t>.84</w:t>
            </w:r>
            <w:r w:rsidRPr="00FC2FCD">
              <w:rPr>
                <w:rFonts w:ascii="Times New Roman" w:hAnsi="Times New Roman" w:cs="Times New Roman" w:hint="eastAsia"/>
                <w:b/>
                <w:bCs/>
              </w:rPr>
              <w:t>/</w:t>
            </w:r>
            <w:r w:rsidRPr="00FC2FCD">
              <w:rPr>
                <w:rFonts w:ascii="Times New Roman" w:hAnsi="Times New Roman" w:cs="Times New Roman"/>
                <w:b/>
                <w:bCs/>
              </w:rPr>
              <w:t>32.00</w:t>
            </w:r>
            <w:r w:rsidRPr="00FC2FCD">
              <w:rPr>
                <w:rFonts w:ascii="等线" w:eastAsia="等线" w:hAnsi="等线" w:cs="Times New Roman" w:hint="eastAsia"/>
                <w:b/>
                <w:bCs/>
              </w:rPr>
              <w:t>×</w:t>
            </w:r>
          </w:p>
        </w:tc>
      </w:tr>
      <w:tr w:rsidR="00410411" w14:paraId="79106390" w14:textId="77777777" w:rsidTr="000143F7">
        <w:trPr>
          <w:trHeight w:val="293"/>
          <w:jc w:val="center"/>
        </w:trPr>
        <w:tc>
          <w:tcPr>
            <w:tcW w:w="2263" w:type="dxa"/>
            <w:tcBorders>
              <w:top w:val="single" w:sz="4" w:space="0" w:color="auto"/>
              <w:left w:val="single" w:sz="4" w:space="0" w:color="auto"/>
              <w:bottom w:val="single" w:sz="4" w:space="0" w:color="auto"/>
              <w:right w:val="single" w:sz="4" w:space="0" w:color="auto"/>
            </w:tcBorders>
            <w:vAlign w:val="center"/>
          </w:tcPr>
          <w:p w14:paraId="71E5081F" w14:textId="602BBAAF" w:rsidR="00410411" w:rsidRDefault="00410411" w:rsidP="000143F7">
            <w:pPr>
              <w:jc w:val="center"/>
              <w:rPr>
                <w:rFonts w:ascii="Times New Roman" w:hAnsi="Times New Roman" w:cs="Times New Roman"/>
              </w:rPr>
            </w:pPr>
            <w:r>
              <w:rPr>
                <w:rFonts w:ascii="Times New Roman" w:hAnsi="Times New Roman" w:cs="Times New Roman"/>
              </w:rPr>
              <w:t>Do</w:t>
            </w:r>
            <w:r>
              <w:rPr>
                <w:rFonts w:ascii="Times New Roman" w:hAnsi="Times New Roman" w:cs="Times New Roman" w:hint="eastAsia"/>
              </w:rPr>
              <w:t>R</w:t>
            </w:r>
            <w:r>
              <w:rPr>
                <w:rFonts w:ascii="Times New Roman" w:hAnsi="Times New Roman" w:cs="Times New Roman"/>
              </w:rPr>
              <w:t>eFaN</w:t>
            </w:r>
            <w:r>
              <w:rPr>
                <w:rFonts w:ascii="Times New Roman" w:hAnsi="Times New Roman" w:cs="Times New Roman" w:hint="eastAsia"/>
              </w:rPr>
              <w:t>et</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2 bit)</w:t>
            </w:r>
            <w:r>
              <w:rPr>
                <w:rFonts w:ascii="Times New Roman" w:hAnsi="Times New Roman" w:cs="Times New Roman" w:hint="eastAsia"/>
              </w:rPr>
              <w:t xml:space="preserve"> [</w:t>
            </w:r>
            <w:r>
              <w:rPr>
                <w:rFonts w:ascii="Times New Roman" w:hAnsi="Times New Roman" w:cs="Times New Roman"/>
              </w:rPr>
              <w:t>33]</w:t>
            </w:r>
          </w:p>
        </w:tc>
        <w:tc>
          <w:tcPr>
            <w:tcW w:w="1418" w:type="dxa"/>
            <w:tcBorders>
              <w:top w:val="single" w:sz="4" w:space="0" w:color="auto"/>
              <w:left w:val="single" w:sz="4" w:space="0" w:color="auto"/>
              <w:bottom w:val="single" w:sz="4" w:space="0" w:color="auto"/>
              <w:right w:val="single" w:sz="4" w:space="0" w:color="auto"/>
            </w:tcBorders>
            <w:vAlign w:val="center"/>
          </w:tcPr>
          <w:p w14:paraId="7A758C90" w14:textId="77777777" w:rsidR="00410411" w:rsidRPr="00FC2FCD" w:rsidRDefault="00410411" w:rsidP="000143F7">
            <w:pPr>
              <w:jc w:val="center"/>
              <w:rPr>
                <w:rFonts w:ascii="Times New Roman" w:hAnsi="Times New Roman" w:cs="Times New Roman"/>
              </w:rPr>
            </w:pPr>
            <w:r w:rsidRPr="00FC2FCD">
              <w:rPr>
                <w:rFonts w:ascii="Times New Roman" w:hAnsi="Times New Roman" w:cs="Times New Roman"/>
              </w:rPr>
              <w:t>53.09%</w:t>
            </w:r>
          </w:p>
        </w:tc>
        <w:tc>
          <w:tcPr>
            <w:tcW w:w="2977" w:type="dxa"/>
            <w:tcBorders>
              <w:top w:val="single" w:sz="4" w:space="0" w:color="auto"/>
              <w:left w:val="single" w:sz="4" w:space="0" w:color="auto"/>
              <w:bottom w:val="single" w:sz="4" w:space="0" w:color="auto"/>
              <w:right w:val="single" w:sz="4" w:space="0" w:color="auto"/>
            </w:tcBorders>
            <w:vAlign w:val="center"/>
          </w:tcPr>
          <w:p w14:paraId="0A9E6188" w14:textId="77777777" w:rsidR="00410411" w:rsidRDefault="00410411" w:rsidP="000143F7">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9.67/16.00</w:t>
            </w:r>
            <w:r>
              <w:rPr>
                <w:rFonts w:ascii="等线" w:eastAsia="等线" w:hAnsi="等线" w:cs="Times New Roman" w:hint="eastAsia"/>
              </w:rPr>
              <w:t>×</w:t>
            </w:r>
          </w:p>
        </w:tc>
      </w:tr>
      <w:tr w:rsidR="00410411" w14:paraId="5DAC7512" w14:textId="77777777" w:rsidTr="000143F7">
        <w:trPr>
          <w:trHeight w:val="293"/>
          <w:jc w:val="center"/>
        </w:trPr>
        <w:tc>
          <w:tcPr>
            <w:tcW w:w="2263" w:type="dxa"/>
            <w:tcBorders>
              <w:top w:val="single" w:sz="4" w:space="0" w:color="auto"/>
              <w:left w:val="single" w:sz="4" w:space="0" w:color="auto"/>
              <w:bottom w:val="single" w:sz="4" w:space="0" w:color="auto"/>
              <w:right w:val="single" w:sz="4" w:space="0" w:color="auto"/>
            </w:tcBorders>
            <w:vAlign w:val="center"/>
          </w:tcPr>
          <w:p w14:paraId="04C87E42" w14:textId="08A5A56B" w:rsidR="00410411" w:rsidRDefault="00410411" w:rsidP="000143F7">
            <w:pPr>
              <w:jc w:val="center"/>
              <w:rPr>
                <w:rFonts w:ascii="Times New Roman" w:hAnsi="Times New Roman" w:cs="Times New Roman"/>
              </w:rPr>
            </w:pPr>
            <w:r>
              <w:rPr>
                <w:rFonts w:ascii="Times New Roman" w:hAnsi="Times New Roman" w:cs="Times New Roman"/>
              </w:rPr>
              <w:t>Do</w:t>
            </w:r>
            <w:r>
              <w:rPr>
                <w:rFonts w:ascii="Times New Roman" w:hAnsi="Times New Roman" w:cs="Times New Roman" w:hint="eastAsia"/>
              </w:rPr>
              <w:t>R</w:t>
            </w:r>
            <w:r>
              <w:rPr>
                <w:rFonts w:ascii="Times New Roman" w:hAnsi="Times New Roman" w:cs="Times New Roman"/>
              </w:rPr>
              <w:t>eFaN</w:t>
            </w:r>
            <w:r>
              <w:rPr>
                <w:rFonts w:ascii="Times New Roman" w:hAnsi="Times New Roman" w:cs="Times New Roman" w:hint="eastAsia"/>
              </w:rPr>
              <w:t>et</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3 bit)</w:t>
            </w:r>
            <w:r>
              <w:rPr>
                <w:rFonts w:ascii="Times New Roman" w:hAnsi="Times New Roman" w:cs="Times New Roman" w:hint="eastAsia"/>
              </w:rPr>
              <w:t xml:space="preserve"> [</w:t>
            </w:r>
            <w:r>
              <w:rPr>
                <w:rFonts w:ascii="Times New Roman" w:hAnsi="Times New Roman" w:cs="Times New Roman"/>
              </w:rPr>
              <w:t>33]</w:t>
            </w:r>
          </w:p>
        </w:tc>
        <w:tc>
          <w:tcPr>
            <w:tcW w:w="1418" w:type="dxa"/>
            <w:tcBorders>
              <w:top w:val="single" w:sz="4" w:space="0" w:color="auto"/>
              <w:left w:val="single" w:sz="4" w:space="0" w:color="auto"/>
              <w:bottom w:val="single" w:sz="4" w:space="0" w:color="auto"/>
              <w:right w:val="single" w:sz="4" w:space="0" w:color="auto"/>
            </w:tcBorders>
            <w:vAlign w:val="center"/>
          </w:tcPr>
          <w:p w14:paraId="1AA04FAB" w14:textId="77777777" w:rsidR="00410411" w:rsidRPr="00FC2FCD" w:rsidRDefault="00410411" w:rsidP="000143F7">
            <w:pPr>
              <w:jc w:val="center"/>
              <w:rPr>
                <w:rFonts w:ascii="Times New Roman" w:hAnsi="Times New Roman" w:cs="Times New Roman"/>
              </w:rPr>
            </w:pPr>
            <w:r w:rsidRPr="00FC2FCD">
              <w:rPr>
                <w:rFonts w:ascii="Times New Roman" w:hAnsi="Times New Roman" w:cs="Times New Roman" w:hint="eastAsia"/>
              </w:rPr>
              <w:t>8</w:t>
            </w:r>
            <w:r w:rsidRPr="00FC2FCD">
              <w:rPr>
                <w:rFonts w:ascii="Times New Roman" w:hAnsi="Times New Roman" w:cs="Times New Roman"/>
              </w:rPr>
              <w:t>4.87%</w:t>
            </w:r>
          </w:p>
        </w:tc>
        <w:tc>
          <w:tcPr>
            <w:tcW w:w="2977" w:type="dxa"/>
            <w:tcBorders>
              <w:top w:val="single" w:sz="4" w:space="0" w:color="auto"/>
              <w:left w:val="single" w:sz="4" w:space="0" w:color="auto"/>
              <w:bottom w:val="single" w:sz="4" w:space="0" w:color="auto"/>
              <w:right w:val="single" w:sz="4" w:space="0" w:color="auto"/>
            </w:tcBorders>
            <w:vAlign w:val="center"/>
          </w:tcPr>
          <w:p w14:paraId="131D149D" w14:textId="77777777" w:rsidR="00410411" w:rsidRPr="00FC2FCD" w:rsidRDefault="00410411" w:rsidP="000143F7">
            <w:pPr>
              <w:jc w:val="center"/>
              <w:rPr>
                <w:rFonts w:ascii="Times New Roman" w:hAnsi="Times New Roman" w:cs="Times New Roman"/>
              </w:rPr>
            </w:pPr>
            <w:r w:rsidRPr="00FC2FCD">
              <w:rPr>
                <w:rFonts w:ascii="Times New Roman" w:hAnsi="Times New Roman" w:cs="Times New Roman"/>
              </w:rPr>
              <w:t>29.50</w:t>
            </w:r>
            <w:r w:rsidRPr="00FC2FCD">
              <w:rPr>
                <w:rFonts w:ascii="Times New Roman" w:hAnsi="Times New Roman" w:cs="Times New Roman" w:hint="eastAsia"/>
              </w:rPr>
              <w:t>/</w:t>
            </w:r>
            <w:r w:rsidRPr="00FC2FCD">
              <w:rPr>
                <w:rFonts w:ascii="Times New Roman" w:hAnsi="Times New Roman" w:cs="Times New Roman"/>
              </w:rPr>
              <w:t>10.67</w:t>
            </w:r>
            <w:r w:rsidRPr="00FC2FCD">
              <w:rPr>
                <w:rFonts w:ascii="等线" w:eastAsia="等线" w:hAnsi="等线" w:cs="Times New Roman" w:hint="eastAsia"/>
              </w:rPr>
              <w:t>×</w:t>
            </w:r>
          </w:p>
        </w:tc>
      </w:tr>
      <w:tr w:rsidR="00410411" w14:paraId="17C44C28" w14:textId="77777777" w:rsidTr="000143F7">
        <w:trPr>
          <w:trHeight w:val="152"/>
          <w:jc w:val="center"/>
        </w:trPr>
        <w:tc>
          <w:tcPr>
            <w:tcW w:w="2263" w:type="dxa"/>
            <w:tcBorders>
              <w:top w:val="single" w:sz="4" w:space="0" w:color="auto"/>
              <w:left w:val="single" w:sz="4" w:space="0" w:color="auto"/>
              <w:bottom w:val="single" w:sz="4" w:space="0" w:color="auto"/>
              <w:right w:val="single" w:sz="4" w:space="0" w:color="auto"/>
            </w:tcBorders>
            <w:vAlign w:val="center"/>
            <w:hideMark/>
          </w:tcPr>
          <w:p w14:paraId="3C14098F" w14:textId="77777777" w:rsidR="00410411" w:rsidRDefault="00410411" w:rsidP="000143F7">
            <w:pPr>
              <w:jc w:val="center"/>
              <w:rPr>
                <w:rFonts w:ascii="Times New Roman" w:hAnsi="Times New Roman" w:cs="Times New Roman"/>
              </w:rPr>
            </w:pPr>
            <w:r>
              <w:rPr>
                <w:rFonts w:ascii="Times New Roman" w:hAnsi="Times New Roman" w:cs="Times New Roman"/>
              </w:rPr>
              <w:t>Accuracy-predominant</w:t>
            </w:r>
          </w:p>
        </w:tc>
        <w:tc>
          <w:tcPr>
            <w:tcW w:w="1418" w:type="dxa"/>
            <w:tcBorders>
              <w:top w:val="single" w:sz="4" w:space="0" w:color="auto"/>
              <w:left w:val="single" w:sz="4" w:space="0" w:color="auto"/>
              <w:bottom w:val="single" w:sz="4" w:space="0" w:color="auto"/>
              <w:right w:val="single" w:sz="4" w:space="0" w:color="auto"/>
            </w:tcBorders>
            <w:vAlign w:val="center"/>
          </w:tcPr>
          <w:p w14:paraId="67BF7A81" w14:textId="77777777" w:rsidR="00410411" w:rsidRPr="00FC2FCD" w:rsidRDefault="00410411" w:rsidP="000143F7">
            <w:pPr>
              <w:jc w:val="center"/>
              <w:rPr>
                <w:rFonts w:ascii="Times New Roman" w:hAnsi="Times New Roman" w:cs="Times New Roman"/>
                <w:b/>
                <w:bCs/>
              </w:rPr>
            </w:pPr>
            <w:r w:rsidRPr="00FC2FCD">
              <w:rPr>
                <w:rFonts w:ascii="Times New Roman" w:hAnsi="Times New Roman" w:cs="Times New Roman" w:hint="eastAsia"/>
                <w:b/>
                <w:bCs/>
              </w:rPr>
              <w:t>9</w:t>
            </w:r>
            <w:r w:rsidRPr="00FC2FCD">
              <w:rPr>
                <w:rFonts w:ascii="Times New Roman" w:hAnsi="Times New Roman" w:cs="Times New Roman"/>
                <w:b/>
                <w:bCs/>
              </w:rPr>
              <w:t>5.39</w:t>
            </w:r>
          </w:p>
        </w:tc>
        <w:tc>
          <w:tcPr>
            <w:tcW w:w="2977" w:type="dxa"/>
            <w:tcBorders>
              <w:top w:val="single" w:sz="4" w:space="0" w:color="auto"/>
              <w:left w:val="single" w:sz="4" w:space="0" w:color="auto"/>
              <w:bottom w:val="single" w:sz="4" w:space="0" w:color="auto"/>
              <w:right w:val="single" w:sz="4" w:space="0" w:color="auto"/>
            </w:tcBorders>
            <w:vAlign w:val="center"/>
          </w:tcPr>
          <w:p w14:paraId="37CB929C" w14:textId="77777777" w:rsidR="00410411" w:rsidRDefault="00410411" w:rsidP="000143F7">
            <w:pPr>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6.07/</w:t>
            </w:r>
            <w:r>
              <w:rPr>
                <w:rFonts w:ascii="Times New Roman" w:hAnsi="Times New Roman" w:cs="Times New Roman" w:hint="eastAsia"/>
              </w:rPr>
              <w:t>6</w:t>
            </w:r>
            <w:r>
              <w:rPr>
                <w:rFonts w:ascii="Times New Roman" w:hAnsi="Times New Roman" w:cs="Times New Roman"/>
              </w:rPr>
              <w:t>.83</w:t>
            </w:r>
            <w:r>
              <w:rPr>
                <w:rFonts w:ascii="等线" w:eastAsia="等线" w:hAnsi="等线" w:cs="Times New Roman" w:hint="eastAsia"/>
              </w:rPr>
              <w:t>×</w:t>
            </w:r>
          </w:p>
        </w:tc>
      </w:tr>
      <w:tr w:rsidR="00410411" w14:paraId="3D16C24A" w14:textId="77777777" w:rsidTr="000143F7">
        <w:trPr>
          <w:trHeight w:val="152"/>
          <w:jc w:val="center"/>
        </w:trPr>
        <w:tc>
          <w:tcPr>
            <w:tcW w:w="2263" w:type="dxa"/>
            <w:tcBorders>
              <w:top w:val="single" w:sz="4" w:space="0" w:color="auto"/>
              <w:left w:val="single" w:sz="4" w:space="0" w:color="auto"/>
              <w:bottom w:val="single" w:sz="4" w:space="0" w:color="auto"/>
              <w:right w:val="single" w:sz="4" w:space="0" w:color="auto"/>
            </w:tcBorders>
            <w:vAlign w:val="center"/>
            <w:hideMark/>
          </w:tcPr>
          <w:p w14:paraId="60AA5A12" w14:textId="77777777" w:rsidR="00410411" w:rsidRDefault="00410411" w:rsidP="000143F7">
            <w:pPr>
              <w:jc w:val="center"/>
              <w:rPr>
                <w:rFonts w:ascii="Times New Roman" w:hAnsi="Times New Roman" w:cs="Times New Roman"/>
              </w:rPr>
            </w:pPr>
            <w:r>
              <w:rPr>
                <w:rFonts w:ascii="Times New Roman" w:hAnsi="Times New Roman" w:cs="Times New Roman"/>
              </w:rPr>
              <w:t>Memory-predominant</w:t>
            </w:r>
          </w:p>
        </w:tc>
        <w:tc>
          <w:tcPr>
            <w:tcW w:w="1418" w:type="dxa"/>
            <w:tcBorders>
              <w:top w:val="single" w:sz="4" w:space="0" w:color="auto"/>
              <w:left w:val="single" w:sz="4" w:space="0" w:color="auto"/>
              <w:bottom w:val="single" w:sz="4" w:space="0" w:color="auto"/>
              <w:right w:val="single" w:sz="4" w:space="0" w:color="auto"/>
            </w:tcBorders>
            <w:vAlign w:val="center"/>
          </w:tcPr>
          <w:p w14:paraId="024E3F95" w14:textId="77777777" w:rsidR="00410411" w:rsidRPr="00FC2FCD" w:rsidRDefault="00410411" w:rsidP="000143F7">
            <w:pPr>
              <w:jc w:val="center"/>
              <w:rPr>
                <w:rFonts w:ascii="Times New Roman" w:hAnsi="Times New Roman" w:cs="Times New Roman"/>
              </w:rPr>
            </w:pPr>
            <w:r w:rsidRPr="00FC2FCD">
              <w:rPr>
                <w:rFonts w:ascii="Times New Roman" w:hAnsi="Times New Roman" w:cs="Times New Roman" w:hint="eastAsia"/>
              </w:rPr>
              <w:t>9</w:t>
            </w:r>
            <w:r w:rsidRPr="00FC2FCD">
              <w:rPr>
                <w:rFonts w:ascii="Times New Roman" w:hAnsi="Times New Roman" w:cs="Times New Roman"/>
              </w:rPr>
              <w:t>3.09</w:t>
            </w:r>
          </w:p>
        </w:tc>
        <w:tc>
          <w:tcPr>
            <w:tcW w:w="2977" w:type="dxa"/>
            <w:tcBorders>
              <w:top w:val="single" w:sz="4" w:space="0" w:color="auto"/>
              <w:left w:val="single" w:sz="4" w:space="0" w:color="auto"/>
              <w:bottom w:val="single" w:sz="4" w:space="0" w:color="auto"/>
              <w:right w:val="single" w:sz="4" w:space="0" w:color="auto"/>
            </w:tcBorders>
            <w:vAlign w:val="center"/>
          </w:tcPr>
          <w:p w14:paraId="0EE9DED8" w14:textId="77777777" w:rsidR="00410411" w:rsidRPr="00FC2FCD" w:rsidRDefault="00410411" w:rsidP="000143F7">
            <w:pPr>
              <w:jc w:val="center"/>
              <w:rPr>
                <w:rFonts w:ascii="Times New Roman" w:hAnsi="Times New Roman" w:cs="Times New Roman"/>
                <w:bCs/>
              </w:rPr>
            </w:pPr>
            <w:r w:rsidRPr="00FC2FCD">
              <w:rPr>
                <w:rFonts w:ascii="Times New Roman" w:hAnsi="Times New Roman" w:cs="Times New Roman" w:hint="eastAsia"/>
                <w:bCs/>
              </w:rPr>
              <w:t>2</w:t>
            </w:r>
            <w:r w:rsidRPr="00FC2FCD">
              <w:rPr>
                <w:rFonts w:ascii="Times New Roman" w:hAnsi="Times New Roman" w:cs="Times New Roman"/>
                <w:bCs/>
              </w:rPr>
              <w:t>0</w:t>
            </w:r>
            <w:r w:rsidRPr="00FC2FCD">
              <w:rPr>
                <w:rFonts w:ascii="Times New Roman" w:hAnsi="Times New Roman" w:cs="Times New Roman" w:hint="eastAsia"/>
                <w:bCs/>
              </w:rPr>
              <w:t>.</w:t>
            </w:r>
            <w:r w:rsidRPr="00FC2FCD">
              <w:rPr>
                <w:rFonts w:ascii="Times New Roman" w:hAnsi="Times New Roman" w:cs="Times New Roman"/>
                <w:bCs/>
              </w:rPr>
              <w:t>31/</w:t>
            </w:r>
            <w:r w:rsidRPr="00FC2FCD">
              <w:rPr>
                <w:rFonts w:ascii="Times New Roman" w:hAnsi="Times New Roman" w:cs="Times New Roman" w:hint="eastAsia"/>
                <w:bCs/>
              </w:rPr>
              <w:t>1</w:t>
            </w:r>
            <w:r w:rsidRPr="00FC2FCD">
              <w:rPr>
                <w:rFonts w:ascii="Times New Roman" w:hAnsi="Times New Roman" w:cs="Times New Roman"/>
                <w:bCs/>
              </w:rPr>
              <w:t>5.50</w:t>
            </w:r>
            <w:r w:rsidRPr="00FC2FCD">
              <w:rPr>
                <w:rFonts w:ascii="等线" w:eastAsia="等线" w:hAnsi="等线" w:cs="Times New Roman" w:hint="eastAsia"/>
                <w:bCs/>
              </w:rPr>
              <w:t>×</w:t>
            </w:r>
          </w:p>
        </w:tc>
      </w:tr>
    </w:tbl>
    <w:p w14:paraId="0B0240F5" w14:textId="77777777" w:rsidR="00B94726" w:rsidRDefault="00B94726" w:rsidP="00B94726">
      <w:pPr>
        <w:rPr>
          <w:rFonts w:ascii="Times New Roman" w:hAnsi="Times New Roman" w:cs="Times New Roman"/>
          <w:sz w:val="22"/>
        </w:rPr>
      </w:pPr>
      <w:r>
        <w:rPr>
          <w:rFonts w:ascii="Times New Roman" w:eastAsia="宋体" w:hAnsi="Times New Roman" w:cs="Times New Roman"/>
          <w:sz w:val="22"/>
        </w:rPr>
        <w:t>Ⅴ. CONCLUSION</w:t>
      </w:r>
    </w:p>
    <w:p w14:paraId="2732CFA6" w14:textId="3215300A" w:rsidR="006322C2" w:rsidRDefault="00B94726" w:rsidP="00703CB2">
      <w:pPr>
        <w:ind w:firstLineChars="200" w:firstLine="420"/>
        <w:rPr>
          <w:rFonts w:ascii="Times New Roman" w:hAnsi="Times New Roman" w:cs="Times New Roman"/>
        </w:rPr>
      </w:pPr>
      <w:r w:rsidRPr="00B94726">
        <w:rPr>
          <w:rFonts w:ascii="Times New Roman" w:hAnsi="Times New Roman" w:cs="Times New Roman"/>
        </w:rPr>
        <w:t xml:space="preserve">Memory and </w:t>
      </w:r>
      <w:r w:rsidR="00BC7D08">
        <w:rPr>
          <w:rFonts w:ascii="Times New Roman" w:hAnsi="Times New Roman" w:cs="Times New Roman"/>
        </w:rPr>
        <w:t xml:space="preserve">energy </w:t>
      </w:r>
      <w:r w:rsidRPr="00B94726">
        <w:rPr>
          <w:rFonts w:ascii="Times New Roman" w:hAnsi="Times New Roman" w:cs="Times New Roman"/>
        </w:rPr>
        <w:t xml:space="preserve">limit the application of neural network in wearable </w:t>
      </w:r>
      <w:r w:rsidR="00BC7D08">
        <w:rPr>
          <w:rFonts w:ascii="Times New Roman" w:hAnsi="Times New Roman" w:cs="Times New Roman"/>
        </w:rPr>
        <w:t>heart rhythm</w:t>
      </w:r>
      <w:r w:rsidRPr="00B94726">
        <w:rPr>
          <w:rFonts w:ascii="Times New Roman" w:hAnsi="Times New Roman" w:cs="Times New Roman"/>
        </w:rPr>
        <w:t xml:space="preserve"> detection devices. </w:t>
      </w:r>
      <w:r w:rsidR="00BC7D08">
        <w:rPr>
          <w:rFonts w:ascii="Times New Roman" w:hAnsi="Times New Roman" w:cs="Times New Roman"/>
        </w:rPr>
        <w:t>In this work, we</w:t>
      </w:r>
      <w:r w:rsidRPr="00B94726">
        <w:rPr>
          <w:rFonts w:ascii="Times New Roman" w:hAnsi="Times New Roman" w:cs="Times New Roman"/>
        </w:rPr>
        <w:t xml:space="preserve"> propose a </w:t>
      </w:r>
      <w:r w:rsidR="00703CB2">
        <w:rPr>
          <w:rFonts w:ascii="Times New Roman" w:hAnsi="Times New Roman" w:cs="Times New Roman"/>
        </w:rPr>
        <w:t>novel</w:t>
      </w:r>
      <w:r w:rsidRPr="00B94726">
        <w:rPr>
          <w:rFonts w:ascii="Times New Roman" w:hAnsi="Times New Roman" w:cs="Times New Roman"/>
        </w:rPr>
        <w:t xml:space="preserve"> neural network for long-sequence ECG signal detection. By inputting a 10s ECG signal, the network can output the type of heart rhythm to which the signal belongs. The network achieved a </w:t>
      </w:r>
      <w:r w:rsidR="00AF7439">
        <w:rPr>
          <w:rFonts w:ascii="Times New Roman" w:hAnsi="Times New Roman" w:cs="Times New Roman"/>
        </w:rPr>
        <w:t>classification</w:t>
      </w:r>
      <w:r w:rsidRPr="00B94726">
        <w:rPr>
          <w:rFonts w:ascii="Times New Roman" w:hAnsi="Times New Roman" w:cs="Times New Roman"/>
        </w:rPr>
        <w:t xml:space="preserve"> accuracy of 95.72% in the MIT-BIH Arrhythmia database, </w:t>
      </w:r>
      <w:r w:rsidR="00AF7439">
        <w:rPr>
          <w:rFonts w:ascii="Times New Roman" w:hAnsi="Times New Roman" w:cs="Times New Roman"/>
        </w:rPr>
        <w:t>which is</w:t>
      </w:r>
      <w:r w:rsidRPr="00B94726">
        <w:rPr>
          <w:rFonts w:ascii="Times New Roman" w:hAnsi="Times New Roman" w:cs="Times New Roman"/>
        </w:rPr>
        <w:t xml:space="preserve"> higher than existing neural networks</w:t>
      </w:r>
      <w:r w:rsidR="00AF7439">
        <w:rPr>
          <w:rFonts w:ascii="Times New Roman" w:hAnsi="Times New Roman" w:cs="Times New Roman"/>
        </w:rPr>
        <w:t>. And</w:t>
      </w:r>
      <w:r w:rsidRPr="00B94726">
        <w:rPr>
          <w:rFonts w:ascii="Times New Roman" w:hAnsi="Times New Roman" w:cs="Times New Roman"/>
        </w:rPr>
        <w:t xml:space="preserve"> the </w:t>
      </w:r>
      <w:r w:rsidR="00AF7439">
        <w:rPr>
          <w:rFonts w:ascii="Times New Roman" w:hAnsi="Times New Roman" w:cs="Times New Roman"/>
        </w:rPr>
        <w:t xml:space="preserve">size </w:t>
      </w:r>
      <w:r w:rsidRPr="00B94726">
        <w:rPr>
          <w:rFonts w:ascii="Times New Roman" w:hAnsi="Times New Roman" w:cs="Times New Roman"/>
        </w:rPr>
        <w:t>is only 31</w:t>
      </w:r>
      <w:r w:rsidR="00BC7D08">
        <w:rPr>
          <w:rFonts w:ascii="Times New Roman" w:hAnsi="Times New Roman" w:cs="Times New Roman"/>
        </w:rPr>
        <w:t>4</w:t>
      </w:r>
      <w:r w:rsidR="00BC7D08">
        <w:rPr>
          <w:rFonts w:ascii="Times New Roman" w:hAnsi="Times New Roman" w:cs="Times New Roman" w:hint="eastAsia"/>
        </w:rPr>
        <w:t>.</w:t>
      </w:r>
      <w:r w:rsidR="00BC7D08">
        <w:rPr>
          <w:rFonts w:ascii="Times New Roman" w:hAnsi="Times New Roman" w:cs="Times New Roman"/>
        </w:rPr>
        <w:t>75</w:t>
      </w:r>
      <w:r w:rsidRPr="00B94726">
        <w:rPr>
          <w:rFonts w:ascii="Times New Roman" w:hAnsi="Times New Roman" w:cs="Times New Roman"/>
        </w:rPr>
        <w:t>KB</w:t>
      </w:r>
      <w:r w:rsidR="00BC7D08">
        <w:rPr>
          <w:rFonts w:ascii="Times New Roman" w:hAnsi="Times New Roman" w:cs="Times New Roman"/>
        </w:rPr>
        <w:t>.</w:t>
      </w:r>
      <w:r w:rsidR="00703CB2">
        <w:rPr>
          <w:rFonts w:ascii="Times New Roman" w:hAnsi="Times New Roman" w:cs="Times New Roman" w:hint="eastAsia"/>
        </w:rPr>
        <w:t xml:space="preserve"> </w:t>
      </w:r>
      <w:r w:rsidR="00703CB2">
        <w:rPr>
          <w:rFonts w:ascii="Times New Roman" w:hAnsi="Times New Roman" w:cs="Times New Roman"/>
        </w:rPr>
        <w:t>On the other hand</w:t>
      </w:r>
      <w:r w:rsidRPr="00B94726">
        <w:rPr>
          <w:rFonts w:ascii="Times New Roman" w:hAnsi="Times New Roman" w:cs="Times New Roman"/>
        </w:rPr>
        <w:t>, this paper also proposes a layer-</w:t>
      </w:r>
      <w:r w:rsidR="00BC7D08">
        <w:rPr>
          <w:rFonts w:ascii="Times New Roman" w:hAnsi="Times New Roman" w:cs="Times New Roman"/>
        </w:rPr>
        <w:t>wise</w:t>
      </w:r>
      <w:r w:rsidRPr="00B94726">
        <w:rPr>
          <w:rFonts w:ascii="Times New Roman" w:hAnsi="Times New Roman" w:cs="Times New Roman"/>
        </w:rPr>
        <w:t xml:space="preserve"> quantization method based on the </w:t>
      </w:r>
      <w:r w:rsidR="00BC7D08">
        <w:rPr>
          <w:rFonts w:ascii="Times New Roman" w:hAnsi="Times New Roman" w:cs="Times New Roman"/>
        </w:rPr>
        <w:t>G</w:t>
      </w:r>
      <w:r w:rsidRPr="00B94726">
        <w:rPr>
          <w:rFonts w:ascii="Times New Roman" w:hAnsi="Times New Roman" w:cs="Times New Roman"/>
        </w:rPr>
        <w:t xml:space="preserve">reedy </w:t>
      </w:r>
      <w:r w:rsidR="00BC7D08">
        <w:rPr>
          <w:rFonts w:ascii="Times New Roman" w:hAnsi="Times New Roman" w:cs="Times New Roman"/>
        </w:rPr>
        <w:t>A</w:t>
      </w:r>
      <w:r w:rsidRPr="00B94726">
        <w:rPr>
          <w:rFonts w:ascii="Times New Roman" w:hAnsi="Times New Roman" w:cs="Times New Roman"/>
        </w:rPr>
        <w:t xml:space="preserve">lgorithm </w:t>
      </w:r>
      <w:r w:rsidR="00AF7439">
        <w:rPr>
          <w:rFonts w:ascii="Times New Roman" w:hAnsi="Times New Roman" w:cs="Times New Roman"/>
        </w:rPr>
        <w:t xml:space="preserve">and 2 quantization modes </w:t>
      </w:r>
      <w:r w:rsidR="00703CB2">
        <w:rPr>
          <w:rFonts w:ascii="Times New Roman" w:hAnsi="Times New Roman" w:cs="Times New Roman"/>
        </w:rPr>
        <w:t>for reducing energy and memory</w:t>
      </w:r>
      <w:r w:rsidRPr="00B94726">
        <w:rPr>
          <w:rFonts w:ascii="Times New Roman" w:hAnsi="Times New Roman" w:cs="Times New Roman"/>
        </w:rPr>
        <w:t xml:space="preserve">. </w:t>
      </w:r>
      <w:r w:rsidR="00AF7439">
        <w:rPr>
          <w:rFonts w:ascii="Times New Roman" w:hAnsi="Times New Roman" w:cs="Times New Roman"/>
        </w:rPr>
        <w:t>It reduces the memory size</w:t>
      </w:r>
      <w:r w:rsidRPr="00B94726">
        <w:rPr>
          <w:rFonts w:ascii="Times New Roman" w:hAnsi="Times New Roman" w:cs="Times New Roman"/>
        </w:rPr>
        <w:t xml:space="preserve"> of 6.83× and 15.50×</w:t>
      </w:r>
      <w:r w:rsidR="00703CB2">
        <w:rPr>
          <w:rFonts w:ascii="Times New Roman" w:hAnsi="Times New Roman" w:cs="Times New Roman"/>
        </w:rPr>
        <w:t xml:space="preserve"> </w:t>
      </w:r>
      <w:r w:rsidR="00AF7439">
        <w:rPr>
          <w:rFonts w:ascii="Times New Roman" w:hAnsi="Times New Roman" w:cs="Times New Roman"/>
        </w:rPr>
        <w:t xml:space="preserve">in two modes </w:t>
      </w:r>
      <w:r w:rsidRPr="00B94726">
        <w:rPr>
          <w:rFonts w:ascii="Times New Roman" w:hAnsi="Times New Roman" w:cs="Times New Roman"/>
        </w:rPr>
        <w:t>respectively</w:t>
      </w:r>
      <w:r w:rsidR="00703CB2">
        <w:rPr>
          <w:rFonts w:ascii="Times New Roman" w:hAnsi="Times New Roman" w:cs="Times New Roman"/>
        </w:rPr>
        <w:t xml:space="preserve"> with only </w:t>
      </w:r>
      <w:r w:rsidR="00703CB2" w:rsidRPr="00B94726">
        <w:rPr>
          <w:rFonts w:ascii="Times New Roman" w:hAnsi="Times New Roman" w:cs="Times New Roman"/>
        </w:rPr>
        <w:t>0.33% and 2.63%</w:t>
      </w:r>
      <w:r w:rsidR="00703CB2">
        <w:rPr>
          <w:rFonts w:ascii="Times New Roman" w:hAnsi="Times New Roman" w:cs="Times New Roman"/>
        </w:rPr>
        <w:t xml:space="preserve"> classification accuracy </w:t>
      </w:r>
      <w:r w:rsidR="00AF7439">
        <w:rPr>
          <w:rFonts w:ascii="Times New Roman" w:hAnsi="Times New Roman" w:cs="Times New Roman"/>
        </w:rPr>
        <w:lastRenderedPageBreak/>
        <w:t>degradation</w:t>
      </w:r>
      <w:r w:rsidRPr="00B94726">
        <w:rPr>
          <w:rFonts w:ascii="Times New Roman" w:hAnsi="Times New Roman" w:cs="Times New Roman"/>
        </w:rPr>
        <w:t xml:space="preserve">. In </w:t>
      </w:r>
      <w:r w:rsidR="00703CB2">
        <w:rPr>
          <w:rFonts w:ascii="Times New Roman" w:hAnsi="Times New Roman" w:cs="Times New Roman"/>
        </w:rPr>
        <w:t xml:space="preserve">the </w:t>
      </w:r>
      <w:r w:rsidRPr="00B94726">
        <w:rPr>
          <w:rFonts w:ascii="Times New Roman" w:hAnsi="Times New Roman" w:cs="Times New Roman"/>
        </w:rPr>
        <w:t>future</w:t>
      </w:r>
      <w:r w:rsidR="00703CB2">
        <w:rPr>
          <w:rFonts w:ascii="Times New Roman" w:hAnsi="Times New Roman" w:cs="Times New Roman"/>
        </w:rPr>
        <w:t xml:space="preserve">, </w:t>
      </w:r>
      <w:r w:rsidRPr="00B94726">
        <w:rPr>
          <w:rFonts w:ascii="Times New Roman" w:hAnsi="Times New Roman" w:cs="Times New Roman"/>
        </w:rPr>
        <w:t xml:space="preserve">we will consider </w:t>
      </w:r>
      <w:r w:rsidR="00703CB2">
        <w:rPr>
          <w:rFonts w:ascii="Times New Roman" w:hAnsi="Times New Roman" w:cs="Times New Roman"/>
        </w:rPr>
        <w:t>implementing this work</w:t>
      </w:r>
      <w:r w:rsidRPr="00B94726">
        <w:rPr>
          <w:rFonts w:ascii="Times New Roman" w:hAnsi="Times New Roman" w:cs="Times New Roman"/>
        </w:rPr>
        <w:t xml:space="preserve"> in the ASIC chip for heart </w:t>
      </w:r>
      <w:r w:rsidR="00703CB2">
        <w:rPr>
          <w:rFonts w:ascii="Times New Roman" w:hAnsi="Times New Roman" w:cs="Times New Roman"/>
        </w:rPr>
        <w:t>rhythm</w:t>
      </w:r>
      <w:r w:rsidRPr="00B94726">
        <w:rPr>
          <w:rFonts w:ascii="Times New Roman" w:hAnsi="Times New Roman" w:cs="Times New Roman"/>
        </w:rPr>
        <w:t xml:space="preserve"> detection.</w:t>
      </w:r>
    </w:p>
    <w:p w14:paraId="57DF32B2" w14:textId="77777777" w:rsidR="00703CB2" w:rsidRDefault="00703CB2" w:rsidP="00B94726">
      <w:pPr>
        <w:ind w:firstLineChars="200" w:firstLine="420"/>
        <w:rPr>
          <w:rFonts w:ascii="Times New Roman" w:hAnsi="Times New Roman" w:cs="Times New Roman"/>
        </w:rPr>
      </w:pPr>
    </w:p>
    <w:p w14:paraId="322DFFFC" w14:textId="13A8790B" w:rsidR="0084488D" w:rsidRPr="00703CB2" w:rsidRDefault="00780BA7">
      <w:pPr>
        <w:rPr>
          <w:rFonts w:ascii="Times New Roman" w:hAnsi="Times New Roman" w:cs="Times New Roman"/>
        </w:rPr>
      </w:pPr>
      <w:r w:rsidRPr="00703CB2">
        <w:rPr>
          <w:rFonts w:ascii="Times New Roman" w:hAnsi="Times New Roman" w:cs="Times New Roman"/>
        </w:rPr>
        <w:t>REFERENCES</w:t>
      </w:r>
    </w:p>
    <w:bookmarkStart w:id="3" w:name="_Ref28540856"/>
    <w:p w14:paraId="2F979130" w14:textId="1BD0C285" w:rsidR="00173BEC" w:rsidRPr="00E52138" w:rsidRDefault="00173BEC" w:rsidP="00173BEC">
      <w:pPr>
        <w:pStyle w:val="a3"/>
        <w:numPr>
          <w:ilvl w:val="0"/>
          <w:numId w:val="3"/>
        </w:numPr>
        <w:ind w:firstLineChars="0"/>
        <w:rPr>
          <w:rFonts w:ascii="Arial" w:hAnsi="Arial" w:cs="Arial"/>
        </w:rPr>
      </w:pPr>
      <w:r>
        <w:fldChar w:fldCharType="begin"/>
      </w:r>
      <w:r>
        <w:instrText xml:space="preserve"> HYPERLINK "https://www.texasheart.org/heart-health/heart-information-center/topics/arrhythmia/" </w:instrText>
      </w:r>
      <w:r>
        <w:fldChar w:fldCharType="separate"/>
      </w:r>
      <w:bookmarkStart w:id="4" w:name="_Ref28541168"/>
      <w:r>
        <w:rPr>
          <w:rStyle w:val="af3"/>
        </w:rPr>
        <w:t>https://www.texasheart.org/heart-health/heart-information-center/topics/arrhythmia/</w:t>
      </w:r>
      <w:bookmarkEnd w:id="4"/>
      <w:r>
        <w:rPr>
          <w:rStyle w:val="af3"/>
        </w:rPr>
        <w:fldChar w:fldCharType="end"/>
      </w:r>
    </w:p>
    <w:p w14:paraId="64A9AA30" w14:textId="07A08AD8" w:rsidR="00173BEC" w:rsidRPr="00173BEC" w:rsidRDefault="00173BEC" w:rsidP="00173BEC">
      <w:pPr>
        <w:pStyle w:val="a3"/>
        <w:numPr>
          <w:ilvl w:val="0"/>
          <w:numId w:val="3"/>
        </w:numPr>
        <w:ind w:firstLineChars="0"/>
        <w:rPr>
          <w:rFonts w:ascii="Arial" w:hAnsi="Arial" w:cs="Arial"/>
        </w:rPr>
      </w:pPr>
      <w:bookmarkStart w:id="5" w:name="_Ref28541386"/>
      <w:bookmarkStart w:id="6" w:name="_Ref28540985"/>
      <w:r w:rsidRPr="00E52138">
        <w:t>Organization W H . WHO | Noncommunicable diseases country profile</w:t>
      </w:r>
      <w:r>
        <w:t xml:space="preserve">s 2018[J]. </w:t>
      </w:r>
      <w:proofErr w:type="spellStart"/>
      <w:r>
        <w:t>Scand</w:t>
      </w:r>
      <w:proofErr w:type="spellEnd"/>
      <w:r>
        <w:t xml:space="preserve"> J Soc Med, 2018</w:t>
      </w:r>
      <w:r w:rsidRPr="00E52138">
        <w:t>, 14(1):7-14.</w:t>
      </w:r>
      <w:bookmarkEnd w:id="5"/>
    </w:p>
    <w:p w14:paraId="34FB2C3A" w14:textId="32C32097" w:rsidR="00173BEC" w:rsidRPr="00173BEC" w:rsidRDefault="007A4B3A" w:rsidP="00173BEC">
      <w:pPr>
        <w:pStyle w:val="a3"/>
        <w:numPr>
          <w:ilvl w:val="0"/>
          <w:numId w:val="3"/>
        </w:numPr>
        <w:ind w:firstLineChars="0"/>
        <w:rPr>
          <w:rFonts w:ascii="Arial" w:hAnsi="Arial" w:cs="Arial"/>
        </w:rPr>
      </w:pPr>
      <w:hyperlink r:id="rId65" w:history="1">
        <w:bookmarkStart w:id="7" w:name="_Ref28540975"/>
        <w:r w:rsidR="00173BEC">
          <w:rPr>
            <w:rStyle w:val="af3"/>
          </w:rPr>
          <w:t>https://www.heart.org/en/health-topics/arrhythmia/symptoms-diagnosis--monitoring-of-arrhythmia</w:t>
        </w:r>
        <w:bookmarkEnd w:id="7"/>
      </w:hyperlink>
    </w:p>
    <w:p w14:paraId="5BF2E5C7" w14:textId="77777777" w:rsidR="00173BEC" w:rsidRPr="007B7F98" w:rsidRDefault="00173BEC" w:rsidP="00173BEC">
      <w:pPr>
        <w:pStyle w:val="a3"/>
        <w:numPr>
          <w:ilvl w:val="0"/>
          <w:numId w:val="3"/>
        </w:numPr>
        <w:ind w:firstLineChars="0"/>
        <w:rPr>
          <w:rFonts w:ascii="Arial" w:hAnsi="Arial" w:cs="Arial"/>
          <w:color w:val="FF0000"/>
        </w:rPr>
      </w:pPr>
      <w:bookmarkStart w:id="8" w:name="_Ref28541406"/>
      <w:r w:rsidRPr="007B7F98">
        <w:rPr>
          <w:rFonts w:ascii="Arial" w:hAnsi="Arial" w:cs="Arial"/>
          <w:color w:val="FF0000"/>
        </w:rPr>
        <w:t>Al-Khatib SM et al 2018 2017 aha/acc/</w:t>
      </w:r>
      <w:proofErr w:type="spellStart"/>
      <w:r w:rsidRPr="007B7F98">
        <w:rPr>
          <w:rFonts w:ascii="Arial" w:hAnsi="Arial" w:cs="Arial"/>
          <w:color w:val="FF0000"/>
        </w:rPr>
        <w:t>hrs</w:t>
      </w:r>
      <w:proofErr w:type="spellEnd"/>
      <w:r w:rsidRPr="007B7F98">
        <w:rPr>
          <w:rFonts w:ascii="Arial" w:hAnsi="Arial" w:cs="Arial"/>
          <w:color w:val="FF0000"/>
        </w:rPr>
        <w:t xml:space="preserve"> guideline for management of patients with ventricular arrhythmias and the prevention of sudden cardiac death: a report of the American College of Cardiology/American Heart Association task force on clinical practice guidelines and the heart rhythm society J. Am. Coll. </w:t>
      </w:r>
      <w:proofErr w:type="spellStart"/>
      <w:r w:rsidRPr="007B7F98">
        <w:rPr>
          <w:rFonts w:ascii="Arial" w:hAnsi="Arial" w:cs="Arial"/>
          <w:color w:val="FF0000"/>
        </w:rPr>
        <w:t>Cardiol</w:t>
      </w:r>
      <w:proofErr w:type="spellEnd"/>
      <w:r w:rsidRPr="007B7F98">
        <w:rPr>
          <w:rFonts w:ascii="Arial" w:hAnsi="Arial" w:cs="Arial"/>
          <w:color w:val="FF0000"/>
        </w:rPr>
        <w:t>. 72 e91–220</w:t>
      </w:r>
      <w:bookmarkEnd w:id="3"/>
      <w:bookmarkEnd w:id="6"/>
      <w:bookmarkEnd w:id="8"/>
    </w:p>
    <w:p w14:paraId="1065E42E" w14:textId="0A9F9416" w:rsidR="00173BEC" w:rsidRPr="00173BEC" w:rsidRDefault="00173BEC" w:rsidP="00173BEC">
      <w:pPr>
        <w:pStyle w:val="a3"/>
        <w:numPr>
          <w:ilvl w:val="0"/>
          <w:numId w:val="3"/>
        </w:numPr>
        <w:ind w:firstLineChars="0"/>
        <w:rPr>
          <w:rFonts w:ascii="Arial" w:hAnsi="Arial" w:cs="Arial"/>
        </w:rPr>
      </w:pPr>
      <w:bookmarkStart w:id="9" w:name="_nebEA9B8E79_4A65_4548_BD3F_5846B0A59E1A"/>
      <w:r w:rsidRPr="007027B3">
        <w:rPr>
          <w:rFonts w:ascii="Times New Roman" w:eastAsia="宋体" w:hAnsi="Times New Roman" w:cs="Times New Roman"/>
          <w:color w:val="000000"/>
          <w:kern w:val="0"/>
          <w:sz w:val="20"/>
          <w:szCs w:val="20"/>
        </w:rPr>
        <w:t xml:space="preserve">S. Hong, Y. Zhou, M. Wu, J. Shang, Q. Wang, H. Li, and J. </w:t>
      </w:r>
      <w:proofErr w:type="spellStart"/>
      <w:r w:rsidRPr="007027B3">
        <w:rPr>
          <w:rFonts w:ascii="Times New Roman" w:eastAsia="宋体" w:hAnsi="Times New Roman" w:cs="Times New Roman"/>
          <w:color w:val="000000"/>
          <w:kern w:val="0"/>
          <w:sz w:val="20"/>
          <w:szCs w:val="20"/>
        </w:rPr>
        <w:t>Xie</w:t>
      </w:r>
      <w:proofErr w:type="spellEnd"/>
      <w:r w:rsidRPr="007027B3">
        <w:rPr>
          <w:rFonts w:ascii="Times New Roman" w:eastAsia="宋体" w:hAnsi="Times New Roman" w:cs="Times New Roman"/>
          <w:color w:val="000000"/>
          <w:kern w:val="0"/>
          <w:sz w:val="20"/>
          <w:szCs w:val="20"/>
        </w:rPr>
        <w:t xml:space="preserve">, "Combining deep neural networks and engineered features for cardiac arrhythmia detection from ECG recordings," </w:t>
      </w:r>
      <w:r w:rsidRPr="007027B3">
        <w:rPr>
          <w:rFonts w:ascii="Times New Roman" w:eastAsia="宋体" w:hAnsi="Times New Roman" w:cs="Times New Roman"/>
          <w:i/>
          <w:iCs/>
          <w:color w:val="000000"/>
          <w:kern w:val="0"/>
          <w:sz w:val="20"/>
          <w:szCs w:val="20"/>
        </w:rPr>
        <w:t xml:space="preserve">Physiological Measurement, </w:t>
      </w:r>
      <w:r w:rsidRPr="007027B3">
        <w:rPr>
          <w:rFonts w:ascii="Times New Roman" w:eastAsia="宋体" w:hAnsi="Times New Roman" w:cs="Times New Roman"/>
          <w:color w:val="000000"/>
          <w:kern w:val="0"/>
          <w:sz w:val="20"/>
          <w:szCs w:val="20"/>
        </w:rPr>
        <w:t>vol. 40, p. 054009, 2019-06-04 2019.</w:t>
      </w:r>
      <w:bookmarkEnd w:id="9"/>
    </w:p>
    <w:p w14:paraId="03334816" w14:textId="77777777" w:rsidR="00173BEC" w:rsidRPr="007027B3" w:rsidRDefault="00173BEC" w:rsidP="00173BEC">
      <w:pPr>
        <w:pStyle w:val="a3"/>
        <w:numPr>
          <w:ilvl w:val="0"/>
          <w:numId w:val="3"/>
        </w:numPr>
        <w:ind w:firstLineChars="0"/>
        <w:rPr>
          <w:rFonts w:ascii="Arial" w:hAnsi="Arial" w:cs="Arial"/>
        </w:rPr>
      </w:pPr>
      <w:bookmarkStart w:id="10" w:name="_Ref29844259"/>
      <w:r w:rsidRPr="007027B3">
        <w:rPr>
          <w:rFonts w:ascii="Times New Roman" w:eastAsia="宋体" w:hAnsi="Times New Roman" w:cs="Times New Roman"/>
          <w:color w:val="000000"/>
          <w:kern w:val="0"/>
          <w:sz w:val="20"/>
          <w:szCs w:val="20"/>
        </w:rPr>
        <w:t xml:space="preserve">P. de Chazal, R. R. B. and O. M., "Automatic classification of heartbeats using ECG morphology and heartbeat interval features," </w:t>
      </w:r>
      <w:r w:rsidRPr="007027B3">
        <w:rPr>
          <w:rFonts w:ascii="Times New Roman" w:eastAsia="宋体" w:hAnsi="Times New Roman" w:cs="Times New Roman"/>
          <w:i/>
          <w:iCs/>
          <w:color w:val="000000"/>
          <w:kern w:val="0"/>
          <w:sz w:val="20"/>
          <w:szCs w:val="20"/>
        </w:rPr>
        <w:t xml:space="preserve">IEEE Transactions on Biomedical Engineering, </w:t>
      </w:r>
      <w:r w:rsidRPr="007027B3">
        <w:rPr>
          <w:rFonts w:ascii="Times New Roman" w:eastAsia="宋体" w:hAnsi="Times New Roman" w:cs="Times New Roman"/>
          <w:color w:val="000000"/>
          <w:kern w:val="0"/>
          <w:sz w:val="20"/>
          <w:szCs w:val="20"/>
        </w:rPr>
        <w:t>vol. 51, pp. 1196-1206, 2004.</w:t>
      </w:r>
      <w:bookmarkEnd w:id="10"/>
    </w:p>
    <w:p w14:paraId="616136C0" w14:textId="77777777" w:rsidR="00173BEC" w:rsidRPr="007B7F98" w:rsidRDefault="00173BEC" w:rsidP="00173BEC">
      <w:pPr>
        <w:pStyle w:val="a3"/>
        <w:numPr>
          <w:ilvl w:val="0"/>
          <w:numId w:val="3"/>
        </w:numPr>
        <w:ind w:firstLineChars="0"/>
        <w:rPr>
          <w:rFonts w:ascii="Arial" w:hAnsi="Arial" w:cs="Arial"/>
        </w:rPr>
      </w:pPr>
      <w:bookmarkStart w:id="11" w:name="_nebE35060EA_486B_4266_AE93_198111A91E62"/>
      <w:bookmarkStart w:id="12" w:name="_neb2E2D318A_A9B1_4A84_B9C6_7066F0199E6F"/>
      <w:bookmarkStart w:id="13" w:name="_Ref29654648"/>
      <w:r w:rsidRPr="007B7F98">
        <w:rPr>
          <w:rFonts w:ascii="Times New Roman" w:eastAsia="宋体" w:hAnsi="Times New Roman" w:cs="Times New Roman"/>
          <w:color w:val="000000"/>
          <w:kern w:val="0"/>
          <w:sz w:val="20"/>
          <w:szCs w:val="20"/>
        </w:rPr>
        <w:t xml:space="preserve">K. S. Park, B. H. Cho, D. H. Lee, S. H. Song, J. S. Lee, Y. J. Chee, I. Y. Kim, and S. I. Kim, "Hierarchical support vector machine based heartbeat classification using higher order statistics and </w:t>
      </w:r>
      <w:proofErr w:type="spellStart"/>
      <w:r w:rsidRPr="007B7F98">
        <w:rPr>
          <w:rFonts w:ascii="Times New Roman" w:eastAsia="宋体" w:hAnsi="Times New Roman" w:cs="Times New Roman"/>
          <w:color w:val="000000"/>
          <w:kern w:val="0"/>
          <w:sz w:val="20"/>
          <w:szCs w:val="20"/>
        </w:rPr>
        <w:t>hermite</w:t>
      </w:r>
      <w:proofErr w:type="spellEnd"/>
      <w:r w:rsidRPr="007B7F98">
        <w:rPr>
          <w:rFonts w:ascii="Times New Roman" w:eastAsia="宋体" w:hAnsi="Times New Roman" w:cs="Times New Roman"/>
          <w:color w:val="000000"/>
          <w:kern w:val="0"/>
          <w:sz w:val="20"/>
          <w:szCs w:val="20"/>
        </w:rPr>
        <w:t xml:space="preserve"> basis function," in </w:t>
      </w:r>
      <w:r w:rsidRPr="007B7F98">
        <w:rPr>
          <w:rFonts w:ascii="Times New Roman" w:eastAsia="宋体" w:hAnsi="Times New Roman" w:cs="Times New Roman"/>
          <w:i/>
          <w:iCs/>
          <w:color w:val="000000"/>
          <w:kern w:val="0"/>
          <w:sz w:val="20"/>
          <w:szCs w:val="20"/>
        </w:rPr>
        <w:t>2008 Computers in Cardiology,2008 Computers in Cardiology</w:t>
      </w:r>
      <w:r w:rsidRPr="007B7F98">
        <w:rPr>
          <w:rFonts w:ascii="Times New Roman" w:eastAsia="宋体" w:hAnsi="Times New Roman" w:cs="Times New Roman"/>
          <w:color w:val="000000"/>
          <w:kern w:val="0"/>
          <w:sz w:val="20"/>
          <w:szCs w:val="20"/>
        </w:rPr>
        <w:t>, 2008, pp. 229-232.</w:t>
      </w:r>
      <w:bookmarkEnd w:id="11"/>
    </w:p>
    <w:p w14:paraId="697E5DE2" w14:textId="77777777" w:rsidR="00173BEC" w:rsidRPr="007B7F98" w:rsidRDefault="00173BEC" w:rsidP="00173BEC">
      <w:pPr>
        <w:pStyle w:val="a3"/>
        <w:numPr>
          <w:ilvl w:val="0"/>
          <w:numId w:val="3"/>
        </w:numPr>
        <w:ind w:firstLineChars="0"/>
        <w:rPr>
          <w:rFonts w:ascii="Arial" w:hAnsi="Arial" w:cs="Arial"/>
        </w:rPr>
      </w:pPr>
      <w:bookmarkStart w:id="14" w:name="_Ref29844284"/>
      <w:r w:rsidRPr="007B7F98">
        <w:rPr>
          <w:rFonts w:ascii="Times New Roman" w:eastAsia="宋体" w:hAnsi="Times New Roman" w:cs="Times New Roman"/>
          <w:color w:val="000000"/>
          <w:kern w:val="0"/>
          <w:sz w:val="20"/>
          <w:szCs w:val="20"/>
        </w:rPr>
        <w:t xml:space="preserve">M. </w:t>
      </w:r>
      <w:proofErr w:type="spellStart"/>
      <w:r w:rsidRPr="007B7F98">
        <w:rPr>
          <w:rFonts w:ascii="Times New Roman" w:eastAsia="宋体" w:hAnsi="Times New Roman" w:cs="Times New Roman"/>
          <w:color w:val="000000"/>
          <w:kern w:val="0"/>
          <w:sz w:val="20"/>
          <w:szCs w:val="20"/>
        </w:rPr>
        <w:t>Llamedo</w:t>
      </w:r>
      <w:proofErr w:type="spellEnd"/>
      <w:r w:rsidRPr="007B7F98">
        <w:rPr>
          <w:rFonts w:ascii="Times New Roman" w:eastAsia="宋体" w:hAnsi="Times New Roman" w:cs="Times New Roman"/>
          <w:color w:val="000000"/>
          <w:kern w:val="0"/>
          <w:sz w:val="20"/>
          <w:szCs w:val="20"/>
        </w:rPr>
        <w:t xml:space="preserve"> and J. P. Martinez, "Heartbeat Classification Using Feature Selection Driven by Database Generalization Criteria," </w:t>
      </w:r>
      <w:r w:rsidRPr="007B7F98">
        <w:rPr>
          <w:rFonts w:ascii="Times New Roman" w:eastAsia="宋体" w:hAnsi="Times New Roman" w:cs="Times New Roman"/>
          <w:i/>
          <w:iCs/>
          <w:color w:val="000000"/>
          <w:kern w:val="0"/>
          <w:sz w:val="20"/>
          <w:szCs w:val="20"/>
        </w:rPr>
        <w:t xml:space="preserve">IEEE Transactions on Biomedical Engineering, </w:t>
      </w:r>
      <w:r w:rsidRPr="007B7F98">
        <w:rPr>
          <w:rFonts w:ascii="Times New Roman" w:eastAsia="宋体" w:hAnsi="Times New Roman" w:cs="Times New Roman"/>
          <w:color w:val="000000"/>
          <w:kern w:val="0"/>
          <w:sz w:val="20"/>
          <w:szCs w:val="20"/>
        </w:rPr>
        <w:t>vol. 58, pp. 616-625, 2011.</w:t>
      </w:r>
      <w:bookmarkEnd w:id="12"/>
      <w:bookmarkEnd w:id="14"/>
    </w:p>
    <w:p w14:paraId="2FE49ACB" w14:textId="77777777" w:rsidR="00173BEC" w:rsidRPr="007B7F98" w:rsidRDefault="00173BEC" w:rsidP="00173BEC">
      <w:pPr>
        <w:pStyle w:val="a3"/>
        <w:numPr>
          <w:ilvl w:val="0"/>
          <w:numId w:val="3"/>
        </w:numPr>
        <w:ind w:firstLineChars="0"/>
        <w:rPr>
          <w:rFonts w:ascii="Arial" w:hAnsi="Arial" w:cs="Arial"/>
        </w:rPr>
      </w:pPr>
      <w:bookmarkStart w:id="15" w:name="_neb8A8DCAD4_2246_46D9_8463_BEB2251113EE"/>
      <w:bookmarkStart w:id="16" w:name="_neb54DE1EA6_FE14_4FD1_A9DE_0E50149F0B1E"/>
      <w:bookmarkStart w:id="17" w:name="_Ref29716822"/>
      <w:bookmarkEnd w:id="13"/>
      <w:r w:rsidRPr="007B7F98">
        <w:rPr>
          <w:rFonts w:ascii="Times New Roman" w:eastAsia="宋体" w:hAnsi="Times New Roman" w:cs="Times New Roman"/>
          <w:color w:val="000000"/>
          <w:kern w:val="0"/>
          <w:sz w:val="20"/>
          <w:szCs w:val="20"/>
        </w:rPr>
        <w:t xml:space="preserve">P. </w:t>
      </w:r>
      <w:proofErr w:type="spellStart"/>
      <w:r w:rsidRPr="007B7F98">
        <w:rPr>
          <w:rFonts w:ascii="Times New Roman" w:eastAsia="宋体" w:hAnsi="Times New Roman" w:cs="Times New Roman"/>
          <w:color w:val="000000"/>
          <w:kern w:val="0"/>
          <w:sz w:val="20"/>
          <w:szCs w:val="20"/>
        </w:rPr>
        <w:t>Pławiak</w:t>
      </w:r>
      <w:proofErr w:type="spellEnd"/>
      <w:r w:rsidRPr="007B7F98">
        <w:rPr>
          <w:rFonts w:ascii="Times New Roman" w:eastAsia="宋体" w:hAnsi="Times New Roman" w:cs="Times New Roman"/>
          <w:color w:val="000000"/>
          <w:kern w:val="0"/>
          <w:sz w:val="20"/>
          <w:szCs w:val="20"/>
        </w:rPr>
        <w:t xml:space="preserve">, "Novel methodology of cardiac health recognition based on ECG signals and evolutionary-neural system," </w:t>
      </w:r>
      <w:r w:rsidRPr="007B7F98">
        <w:rPr>
          <w:rFonts w:ascii="Times New Roman" w:eastAsia="宋体" w:hAnsi="Times New Roman" w:cs="Times New Roman"/>
          <w:i/>
          <w:iCs/>
          <w:color w:val="000000"/>
          <w:kern w:val="0"/>
          <w:sz w:val="20"/>
          <w:szCs w:val="20"/>
        </w:rPr>
        <w:t xml:space="preserve">Expert Systems with Applications, </w:t>
      </w:r>
      <w:r w:rsidRPr="007B7F98">
        <w:rPr>
          <w:rFonts w:ascii="Times New Roman" w:eastAsia="宋体" w:hAnsi="Times New Roman" w:cs="Times New Roman"/>
          <w:color w:val="000000"/>
          <w:kern w:val="0"/>
          <w:sz w:val="20"/>
          <w:szCs w:val="20"/>
        </w:rPr>
        <w:t>vol. 92, pp. 334-349, 2018.</w:t>
      </w:r>
      <w:bookmarkEnd w:id="15"/>
    </w:p>
    <w:p w14:paraId="7013229A" w14:textId="77777777" w:rsidR="00173BEC" w:rsidRPr="007B7F98" w:rsidRDefault="00173BEC" w:rsidP="00173BEC">
      <w:pPr>
        <w:pStyle w:val="a3"/>
        <w:numPr>
          <w:ilvl w:val="0"/>
          <w:numId w:val="3"/>
        </w:numPr>
        <w:ind w:firstLineChars="0"/>
        <w:rPr>
          <w:rFonts w:ascii="Arial" w:hAnsi="Arial" w:cs="Arial"/>
        </w:rPr>
      </w:pPr>
      <w:bookmarkStart w:id="18" w:name="_Ref29844311"/>
      <w:r w:rsidRPr="007B7F98">
        <w:rPr>
          <w:rFonts w:ascii="Times New Roman" w:eastAsia="宋体" w:hAnsi="Times New Roman" w:cs="Times New Roman"/>
          <w:color w:val="000000"/>
          <w:kern w:val="0"/>
          <w:sz w:val="20"/>
          <w:szCs w:val="20"/>
        </w:rPr>
        <w:t xml:space="preserve">S. </w:t>
      </w:r>
      <w:proofErr w:type="spellStart"/>
      <w:r w:rsidRPr="007B7F98">
        <w:rPr>
          <w:rFonts w:ascii="Times New Roman" w:eastAsia="宋体" w:hAnsi="Times New Roman" w:cs="Times New Roman"/>
          <w:color w:val="000000"/>
          <w:kern w:val="0"/>
          <w:sz w:val="20"/>
          <w:szCs w:val="20"/>
        </w:rPr>
        <w:t>Parvaneh</w:t>
      </w:r>
      <w:proofErr w:type="spellEnd"/>
      <w:r w:rsidRPr="007B7F98">
        <w:rPr>
          <w:rFonts w:ascii="Times New Roman" w:eastAsia="宋体" w:hAnsi="Times New Roman" w:cs="Times New Roman"/>
          <w:color w:val="000000"/>
          <w:kern w:val="0"/>
          <w:sz w:val="20"/>
          <w:szCs w:val="20"/>
        </w:rPr>
        <w:t xml:space="preserve">, J. Rubin, S. </w:t>
      </w:r>
      <w:proofErr w:type="spellStart"/>
      <w:r w:rsidRPr="007B7F98">
        <w:rPr>
          <w:rFonts w:ascii="Times New Roman" w:eastAsia="宋体" w:hAnsi="Times New Roman" w:cs="Times New Roman"/>
          <w:color w:val="000000"/>
          <w:kern w:val="0"/>
          <w:sz w:val="20"/>
          <w:szCs w:val="20"/>
        </w:rPr>
        <w:t>Babaeizadeh</w:t>
      </w:r>
      <w:proofErr w:type="spellEnd"/>
      <w:r w:rsidRPr="007B7F98">
        <w:rPr>
          <w:rFonts w:ascii="Times New Roman" w:eastAsia="宋体" w:hAnsi="Times New Roman" w:cs="Times New Roman"/>
          <w:color w:val="000000"/>
          <w:kern w:val="0"/>
          <w:sz w:val="20"/>
          <w:szCs w:val="20"/>
        </w:rPr>
        <w:t xml:space="preserve">, and M. Xu-Wilson, "Cardiac arrhythmia detection using deep learning: A review," </w:t>
      </w:r>
      <w:r w:rsidRPr="007B7F98">
        <w:rPr>
          <w:rFonts w:ascii="Times New Roman" w:eastAsia="宋体" w:hAnsi="Times New Roman" w:cs="Times New Roman"/>
          <w:i/>
          <w:iCs/>
          <w:color w:val="000000"/>
          <w:kern w:val="0"/>
          <w:sz w:val="20"/>
          <w:szCs w:val="20"/>
        </w:rPr>
        <w:t xml:space="preserve">Journal of </w:t>
      </w:r>
      <w:proofErr w:type="spellStart"/>
      <w:r w:rsidRPr="007B7F98">
        <w:rPr>
          <w:rFonts w:ascii="Times New Roman" w:eastAsia="宋体" w:hAnsi="Times New Roman" w:cs="Times New Roman"/>
          <w:i/>
          <w:iCs/>
          <w:color w:val="000000"/>
          <w:kern w:val="0"/>
          <w:sz w:val="20"/>
          <w:szCs w:val="20"/>
        </w:rPr>
        <w:t>Electrocardiology</w:t>
      </w:r>
      <w:proofErr w:type="spellEnd"/>
      <w:r w:rsidRPr="007B7F98">
        <w:rPr>
          <w:rFonts w:ascii="Times New Roman" w:eastAsia="宋体" w:hAnsi="Times New Roman" w:cs="Times New Roman"/>
          <w:i/>
          <w:iCs/>
          <w:color w:val="000000"/>
          <w:kern w:val="0"/>
          <w:sz w:val="20"/>
          <w:szCs w:val="20"/>
        </w:rPr>
        <w:t xml:space="preserve">, </w:t>
      </w:r>
      <w:r w:rsidRPr="007B7F98">
        <w:rPr>
          <w:rFonts w:ascii="Times New Roman" w:eastAsia="宋体" w:hAnsi="Times New Roman" w:cs="Times New Roman"/>
          <w:color w:val="000000"/>
          <w:kern w:val="0"/>
          <w:sz w:val="20"/>
          <w:szCs w:val="20"/>
        </w:rPr>
        <w:t>vol. 57, pp. S70-S74, 2019.</w:t>
      </w:r>
      <w:bookmarkEnd w:id="16"/>
      <w:bookmarkEnd w:id="18"/>
    </w:p>
    <w:p w14:paraId="29236B61" w14:textId="77777777" w:rsidR="00173BEC" w:rsidRPr="007B7F98" w:rsidRDefault="00173BEC" w:rsidP="00173BEC">
      <w:pPr>
        <w:pStyle w:val="a3"/>
        <w:numPr>
          <w:ilvl w:val="0"/>
          <w:numId w:val="3"/>
        </w:numPr>
        <w:ind w:firstLineChars="0"/>
        <w:rPr>
          <w:rFonts w:ascii="Arial" w:hAnsi="Arial" w:cs="Arial"/>
        </w:rPr>
      </w:pPr>
      <w:bookmarkStart w:id="19" w:name="_neb3673D717_DFDD_4846_B310_A54C6E397CA0"/>
      <w:bookmarkStart w:id="20" w:name="_neb5B8AB2F6_BE49_4BD2_A015_18A3E7ED3B5D"/>
      <w:bookmarkStart w:id="21" w:name="_Ref29720631"/>
      <w:bookmarkEnd w:id="17"/>
      <w:r w:rsidRPr="007B7F98">
        <w:rPr>
          <w:rFonts w:ascii="Times New Roman" w:eastAsia="宋体" w:hAnsi="Times New Roman" w:cs="Times New Roman"/>
          <w:color w:val="000000"/>
          <w:kern w:val="0"/>
          <w:sz w:val="20"/>
          <w:szCs w:val="20"/>
        </w:rPr>
        <w:t xml:space="preserve">S. </w:t>
      </w:r>
      <w:proofErr w:type="spellStart"/>
      <w:r w:rsidRPr="007B7F98">
        <w:rPr>
          <w:rFonts w:ascii="Times New Roman" w:eastAsia="宋体" w:hAnsi="Times New Roman" w:cs="Times New Roman"/>
          <w:color w:val="000000"/>
          <w:kern w:val="0"/>
          <w:sz w:val="20"/>
          <w:szCs w:val="20"/>
        </w:rPr>
        <w:t>Kiranyaz</w:t>
      </w:r>
      <w:proofErr w:type="spellEnd"/>
      <w:r w:rsidRPr="007B7F98">
        <w:rPr>
          <w:rFonts w:ascii="Times New Roman" w:eastAsia="宋体" w:hAnsi="Times New Roman" w:cs="Times New Roman"/>
          <w:color w:val="000000"/>
          <w:kern w:val="0"/>
          <w:sz w:val="20"/>
          <w:szCs w:val="20"/>
        </w:rPr>
        <w:t xml:space="preserve">, T. Ince and M. </w:t>
      </w:r>
      <w:proofErr w:type="spellStart"/>
      <w:r w:rsidRPr="007B7F98">
        <w:rPr>
          <w:rFonts w:ascii="Times New Roman" w:eastAsia="宋体" w:hAnsi="Times New Roman" w:cs="Times New Roman"/>
          <w:color w:val="000000"/>
          <w:kern w:val="0"/>
          <w:sz w:val="20"/>
          <w:szCs w:val="20"/>
        </w:rPr>
        <w:t>Gabbouj</w:t>
      </w:r>
      <w:proofErr w:type="spellEnd"/>
      <w:r w:rsidRPr="007B7F98">
        <w:rPr>
          <w:rFonts w:ascii="Times New Roman" w:eastAsia="宋体" w:hAnsi="Times New Roman" w:cs="Times New Roman"/>
          <w:color w:val="000000"/>
          <w:kern w:val="0"/>
          <w:sz w:val="20"/>
          <w:szCs w:val="20"/>
        </w:rPr>
        <w:t xml:space="preserve">, "Real-Time Patient-Specific ECG Classification by 1-D Convolutional Neural Networks," </w:t>
      </w:r>
      <w:r w:rsidRPr="007B7F98">
        <w:rPr>
          <w:rFonts w:ascii="Times New Roman" w:eastAsia="宋体" w:hAnsi="Times New Roman" w:cs="Times New Roman"/>
          <w:i/>
          <w:iCs/>
          <w:color w:val="000000"/>
          <w:kern w:val="0"/>
          <w:sz w:val="20"/>
          <w:szCs w:val="20"/>
        </w:rPr>
        <w:t xml:space="preserve">IEEE Transactions on Biomedical Engineering, </w:t>
      </w:r>
      <w:r w:rsidRPr="007B7F98">
        <w:rPr>
          <w:rFonts w:ascii="Times New Roman" w:eastAsia="宋体" w:hAnsi="Times New Roman" w:cs="Times New Roman"/>
          <w:color w:val="000000"/>
          <w:kern w:val="0"/>
          <w:sz w:val="20"/>
          <w:szCs w:val="20"/>
        </w:rPr>
        <w:t>vol. 63, pp. 664-675, 2016.</w:t>
      </w:r>
      <w:bookmarkEnd w:id="19"/>
    </w:p>
    <w:p w14:paraId="6D90D281" w14:textId="77777777" w:rsidR="00173BEC" w:rsidRPr="007B7F98" w:rsidRDefault="00173BEC" w:rsidP="00173BEC">
      <w:pPr>
        <w:pStyle w:val="a3"/>
        <w:numPr>
          <w:ilvl w:val="0"/>
          <w:numId w:val="3"/>
        </w:numPr>
        <w:ind w:firstLineChars="0"/>
        <w:rPr>
          <w:rFonts w:ascii="Arial" w:hAnsi="Arial" w:cs="Arial"/>
        </w:rPr>
      </w:pPr>
      <w:bookmarkStart w:id="22" w:name="_nebC1882412_992B_4497_AF45_519DA858C80B"/>
      <w:r w:rsidRPr="007B7F98">
        <w:rPr>
          <w:rFonts w:ascii="Times New Roman" w:eastAsia="宋体" w:hAnsi="Times New Roman" w:cs="Times New Roman"/>
          <w:kern w:val="0"/>
          <w:sz w:val="20"/>
          <w:szCs w:val="20"/>
        </w:rPr>
        <w:t xml:space="preserve">S. S. Xu, M. </w:t>
      </w:r>
      <w:proofErr w:type="spellStart"/>
      <w:r w:rsidRPr="007B7F98">
        <w:rPr>
          <w:rFonts w:ascii="Times New Roman" w:eastAsia="宋体" w:hAnsi="Times New Roman" w:cs="Times New Roman"/>
          <w:kern w:val="0"/>
          <w:sz w:val="20"/>
          <w:szCs w:val="20"/>
        </w:rPr>
        <w:t>Mak</w:t>
      </w:r>
      <w:proofErr w:type="spellEnd"/>
      <w:r w:rsidRPr="007B7F98">
        <w:rPr>
          <w:rFonts w:ascii="Times New Roman" w:eastAsia="宋体" w:hAnsi="Times New Roman" w:cs="Times New Roman"/>
          <w:kern w:val="0"/>
          <w:sz w:val="20"/>
          <w:szCs w:val="20"/>
        </w:rPr>
        <w:t xml:space="preserve"> and C. Cheung, "Towards End-to-End ECG Classification With Raw Signal Extraction and Deep Neural Networks," </w:t>
      </w:r>
      <w:r w:rsidRPr="007B7F98">
        <w:rPr>
          <w:rFonts w:ascii="Times New Roman" w:eastAsia="宋体" w:hAnsi="Times New Roman" w:cs="Times New Roman"/>
          <w:i/>
          <w:iCs/>
          <w:kern w:val="0"/>
          <w:sz w:val="20"/>
          <w:szCs w:val="20"/>
        </w:rPr>
        <w:t xml:space="preserve">IEEE Journal of Biomedical and Health Informatics, </w:t>
      </w:r>
      <w:r w:rsidRPr="007B7F98">
        <w:rPr>
          <w:rFonts w:ascii="Times New Roman" w:eastAsia="宋体" w:hAnsi="Times New Roman" w:cs="Times New Roman"/>
          <w:kern w:val="0"/>
          <w:sz w:val="20"/>
          <w:szCs w:val="20"/>
        </w:rPr>
        <w:t>vol. 23, pp. 1574-1584, 2019.</w:t>
      </w:r>
      <w:bookmarkEnd w:id="22"/>
    </w:p>
    <w:p w14:paraId="4EDB1E69" w14:textId="77777777" w:rsidR="00173BEC" w:rsidRPr="007B7F98" w:rsidRDefault="00173BEC" w:rsidP="00173BEC">
      <w:pPr>
        <w:pStyle w:val="a3"/>
        <w:numPr>
          <w:ilvl w:val="0"/>
          <w:numId w:val="3"/>
        </w:numPr>
        <w:ind w:firstLineChars="0"/>
        <w:rPr>
          <w:rFonts w:ascii="Arial" w:hAnsi="Arial" w:cs="Arial"/>
        </w:rPr>
      </w:pPr>
      <w:bookmarkStart w:id="23" w:name="_Ref29844357"/>
      <w:r w:rsidRPr="007B7F98">
        <w:rPr>
          <w:rFonts w:ascii="Times New Roman" w:eastAsia="宋体" w:hAnsi="Times New Roman" w:cs="Times New Roman"/>
          <w:color w:val="000000"/>
          <w:kern w:val="0"/>
          <w:sz w:val="20"/>
          <w:szCs w:val="20"/>
        </w:rPr>
        <w:t xml:space="preserve">J. Pan and W. J. Tompkins, "A Real-Time QRS Detection Algorithm," </w:t>
      </w:r>
      <w:r w:rsidRPr="007B7F98">
        <w:rPr>
          <w:rFonts w:ascii="Times New Roman" w:eastAsia="宋体" w:hAnsi="Times New Roman" w:cs="Times New Roman"/>
          <w:i/>
          <w:iCs/>
          <w:color w:val="000000"/>
          <w:kern w:val="0"/>
          <w:sz w:val="20"/>
          <w:szCs w:val="20"/>
        </w:rPr>
        <w:t xml:space="preserve">IEEE Transactions on Biomedical Engineering, </w:t>
      </w:r>
      <w:r w:rsidRPr="007B7F98">
        <w:rPr>
          <w:rFonts w:ascii="Times New Roman" w:eastAsia="宋体" w:hAnsi="Times New Roman" w:cs="Times New Roman"/>
          <w:color w:val="000000"/>
          <w:kern w:val="0"/>
          <w:sz w:val="20"/>
          <w:szCs w:val="20"/>
        </w:rPr>
        <w:t>vol. BME-32; BME-32, pp. 230-236, 1985-01-01; 1985-01-01 1985.</w:t>
      </w:r>
      <w:bookmarkEnd w:id="20"/>
      <w:bookmarkEnd w:id="23"/>
    </w:p>
    <w:p w14:paraId="472A887F" w14:textId="77777777" w:rsidR="00173BEC" w:rsidRPr="007027B3" w:rsidRDefault="00173BEC" w:rsidP="00173BEC">
      <w:pPr>
        <w:pStyle w:val="a3"/>
        <w:numPr>
          <w:ilvl w:val="0"/>
          <w:numId w:val="3"/>
        </w:numPr>
        <w:ind w:firstLineChars="0"/>
        <w:rPr>
          <w:rFonts w:ascii="Arial" w:hAnsi="Arial" w:cs="Arial"/>
        </w:rPr>
      </w:pPr>
      <w:bookmarkStart w:id="24" w:name="_neb0352DA2C_59DB_4131_8F11_BC9BDB826678"/>
      <w:bookmarkStart w:id="25" w:name="_Ref29734284"/>
      <w:bookmarkStart w:id="26" w:name="_nebEC26FAC4_76C5_4394_97A4_CA87F5E200D1"/>
      <w:bookmarkEnd w:id="21"/>
      <w:r w:rsidRPr="007027B3">
        <w:rPr>
          <w:rFonts w:ascii="Times New Roman" w:eastAsia="宋体" w:hAnsi="Times New Roman" w:cs="Times New Roman"/>
          <w:color w:val="000000"/>
          <w:kern w:val="0"/>
          <w:sz w:val="20"/>
          <w:szCs w:val="20"/>
        </w:rPr>
        <w:t xml:space="preserve">N. Wang, J. Zhou, G. Dai, J. Huang, and Y. </w:t>
      </w:r>
      <w:proofErr w:type="spellStart"/>
      <w:r w:rsidRPr="007027B3">
        <w:rPr>
          <w:rFonts w:ascii="Times New Roman" w:eastAsia="宋体" w:hAnsi="Times New Roman" w:cs="Times New Roman"/>
          <w:color w:val="000000"/>
          <w:kern w:val="0"/>
          <w:sz w:val="20"/>
          <w:szCs w:val="20"/>
        </w:rPr>
        <w:t>Xie</w:t>
      </w:r>
      <w:proofErr w:type="spellEnd"/>
      <w:r w:rsidRPr="007027B3">
        <w:rPr>
          <w:rFonts w:ascii="Times New Roman" w:eastAsia="宋体" w:hAnsi="Times New Roman" w:cs="Times New Roman"/>
          <w:color w:val="000000"/>
          <w:kern w:val="0"/>
          <w:sz w:val="20"/>
          <w:szCs w:val="20"/>
        </w:rPr>
        <w:t xml:space="preserve">, "Energy-Efficient Intelligent ECG Monitoring for Wearable Devices," </w:t>
      </w:r>
      <w:r w:rsidRPr="007027B3">
        <w:rPr>
          <w:rFonts w:ascii="Times New Roman" w:eastAsia="宋体" w:hAnsi="Times New Roman" w:cs="Times New Roman"/>
          <w:i/>
          <w:iCs/>
          <w:color w:val="000000"/>
          <w:kern w:val="0"/>
          <w:sz w:val="20"/>
          <w:szCs w:val="20"/>
        </w:rPr>
        <w:t xml:space="preserve">IEEE Transactions on Biomedical Circuits and Systems, </w:t>
      </w:r>
      <w:r w:rsidRPr="007027B3">
        <w:rPr>
          <w:rFonts w:ascii="Times New Roman" w:eastAsia="宋体" w:hAnsi="Times New Roman" w:cs="Times New Roman"/>
          <w:color w:val="000000"/>
          <w:kern w:val="0"/>
          <w:sz w:val="20"/>
          <w:szCs w:val="20"/>
        </w:rPr>
        <w:t>vol. 13, pp. 1112-1121, 2019.</w:t>
      </w:r>
      <w:bookmarkEnd w:id="24"/>
    </w:p>
    <w:p w14:paraId="0640CDD0" w14:textId="77777777" w:rsidR="00173BEC" w:rsidRPr="007B7F98" w:rsidRDefault="00173BEC" w:rsidP="00173BEC">
      <w:pPr>
        <w:pStyle w:val="a3"/>
        <w:numPr>
          <w:ilvl w:val="0"/>
          <w:numId w:val="3"/>
        </w:numPr>
        <w:ind w:firstLineChars="0"/>
        <w:rPr>
          <w:rFonts w:ascii="Arial" w:hAnsi="Arial" w:cs="Arial"/>
        </w:rPr>
      </w:pPr>
      <w:bookmarkStart w:id="27" w:name="_nebBED78E55_7BB4_48F0_9629_D308D40996A2"/>
      <w:bookmarkStart w:id="28" w:name="_Ref29375636"/>
      <w:r w:rsidRPr="007B7F98">
        <w:rPr>
          <w:rFonts w:ascii="Times New Roman" w:eastAsia="宋体" w:hAnsi="Times New Roman" w:cs="Times New Roman"/>
          <w:color w:val="000000"/>
          <w:kern w:val="0"/>
          <w:sz w:val="20"/>
          <w:szCs w:val="20"/>
        </w:rPr>
        <w:t xml:space="preserve">Ö. </w:t>
      </w:r>
      <w:proofErr w:type="spellStart"/>
      <w:r w:rsidRPr="007B7F98">
        <w:rPr>
          <w:rFonts w:ascii="Times New Roman" w:eastAsia="宋体" w:hAnsi="Times New Roman" w:cs="Times New Roman"/>
          <w:color w:val="000000"/>
          <w:kern w:val="0"/>
          <w:sz w:val="20"/>
          <w:szCs w:val="20"/>
        </w:rPr>
        <w:t>Yıldırım</w:t>
      </w:r>
      <w:proofErr w:type="spellEnd"/>
      <w:r w:rsidRPr="007B7F98">
        <w:rPr>
          <w:rFonts w:ascii="Times New Roman" w:eastAsia="宋体" w:hAnsi="Times New Roman" w:cs="Times New Roman"/>
          <w:color w:val="000000"/>
          <w:kern w:val="0"/>
          <w:sz w:val="20"/>
          <w:szCs w:val="20"/>
        </w:rPr>
        <w:t xml:space="preserve">, P. </w:t>
      </w:r>
      <w:proofErr w:type="spellStart"/>
      <w:r w:rsidRPr="007B7F98">
        <w:rPr>
          <w:rFonts w:ascii="Times New Roman" w:eastAsia="宋体" w:hAnsi="Times New Roman" w:cs="Times New Roman"/>
          <w:color w:val="000000"/>
          <w:kern w:val="0"/>
          <w:sz w:val="20"/>
          <w:szCs w:val="20"/>
        </w:rPr>
        <w:t>Pławiak</w:t>
      </w:r>
      <w:proofErr w:type="spellEnd"/>
      <w:r w:rsidRPr="007B7F98">
        <w:rPr>
          <w:rFonts w:ascii="Times New Roman" w:eastAsia="宋体" w:hAnsi="Times New Roman" w:cs="Times New Roman"/>
          <w:color w:val="000000"/>
          <w:kern w:val="0"/>
          <w:sz w:val="20"/>
          <w:szCs w:val="20"/>
        </w:rPr>
        <w:t xml:space="preserve">, R. Tan, and U. R. Acharya, "Arrhythmia detection using deep convolutional neural network with long duration ECG signals," </w:t>
      </w:r>
      <w:r w:rsidRPr="007B7F98">
        <w:rPr>
          <w:rFonts w:ascii="Times New Roman" w:eastAsia="宋体" w:hAnsi="Times New Roman" w:cs="Times New Roman"/>
          <w:i/>
          <w:iCs/>
          <w:color w:val="000000"/>
          <w:kern w:val="0"/>
          <w:sz w:val="20"/>
          <w:szCs w:val="20"/>
        </w:rPr>
        <w:t xml:space="preserve">Computers in Biology and Medicine, </w:t>
      </w:r>
      <w:r w:rsidRPr="007B7F98">
        <w:rPr>
          <w:rFonts w:ascii="Times New Roman" w:eastAsia="宋体" w:hAnsi="Times New Roman" w:cs="Times New Roman"/>
          <w:color w:val="000000"/>
          <w:kern w:val="0"/>
          <w:sz w:val="20"/>
          <w:szCs w:val="20"/>
        </w:rPr>
        <w:t>vol. 102, pp. 411-420, 2018.</w:t>
      </w:r>
      <w:bookmarkEnd w:id="27"/>
    </w:p>
    <w:p w14:paraId="7247DE4D" w14:textId="77777777" w:rsidR="00173BEC" w:rsidRPr="00355C87" w:rsidRDefault="00173BEC" w:rsidP="00173BEC">
      <w:pPr>
        <w:pStyle w:val="a3"/>
        <w:numPr>
          <w:ilvl w:val="0"/>
          <w:numId w:val="3"/>
        </w:numPr>
        <w:ind w:firstLineChars="0"/>
        <w:rPr>
          <w:rFonts w:ascii="Arial" w:hAnsi="Arial" w:cs="Arial"/>
        </w:rPr>
      </w:pPr>
      <w:bookmarkStart w:id="29" w:name="_Ref29844412"/>
      <w:bookmarkStart w:id="30" w:name="_nebFBB70437_0907_45E8_B123_CE1201DF60E7"/>
      <w:bookmarkStart w:id="31" w:name="_nebA4845C63_AE26_4DF5_8E92_0BBD1EE434B0"/>
      <w:bookmarkStart w:id="32" w:name="_Ref29652399"/>
      <w:bookmarkEnd w:id="28"/>
      <w:r w:rsidRPr="007027B3">
        <w:rPr>
          <w:rFonts w:ascii="Times New Roman" w:eastAsia="宋体" w:hAnsi="Times New Roman" w:cs="Times New Roman"/>
          <w:color w:val="000000"/>
          <w:kern w:val="0"/>
          <w:sz w:val="20"/>
          <w:szCs w:val="20"/>
        </w:rPr>
        <w:lastRenderedPageBreak/>
        <w:t xml:space="preserve">A. Y. </w:t>
      </w:r>
      <w:proofErr w:type="spellStart"/>
      <w:r w:rsidRPr="007027B3">
        <w:rPr>
          <w:rFonts w:ascii="Times New Roman" w:eastAsia="宋体" w:hAnsi="Times New Roman" w:cs="Times New Roman"/>
          <w:color w:val="000000"/>
          <w:kern w:val="0"/>
          <w:sz w:val="20"/>
          <w:szCs w:val="20"/>
        </w:rPr>
        <w:t>Hannun</w:t>
      </w:r>
      <w:proofErr w:type="spellEnd"/>
      <w:r w:rsidRPr="007027B3">
        <w:rPr>
          <w:rFonts w:ascii="Times New Roman" w:eastAsia="宋体" w:hAnsi="Times New Roman" w:cs="Times New Roman"/>
          <w:color w:val="000000"/>
          <w:kern w:val="0"/>
          <w:sz w:val="20"/>
          <w:szCs w:val="20"/>
        </w:rPr>
        <w:t xml:space="preserve">, P. </w:t>
      </w:r>
      <w:proofErr w:type="spellStart"/>
      <w:r w:rsidRPr="007027B3">
        <w:rPr>
          <w:rFonts w:ascii="Times New Roman" w:eastAsia="宋体" w:hAnsi="Times New Roman" w:cs="Times New Roman"/>
          <w:color w:val="000000"/>
          <w:kern w:val="0"/>
          <w:sz w:val="20"/>
          <w:szCs w:val="20"/>
        </w:rPr>
        <w:t>Rajpurkar</w:t>
      </w:r>
      <w:proofErr w:type="spellEnd"/>
      <w:r w:rsidRPr="007027B3">
        <w:rPr>
          <w:rFonts w:ascii="Times New Roman" w:eastAsia="宋体" w:hAnsi="Times New Roman" w:cs="Times New Roman"/>
          <w:color w:val="000000"/>
          <w:kern w:val="0"/>
          <w:sz w:val="20"/>
          <w:szCs w:val="20"/>
        </w:rPr>
        <w:t xml:space="preserve">, M. </w:t>
      </w:r>
      <w:proofErr w:type="spellStart"/>
      <w:r w:rsidRPr="007027B3">
        <w:rPr>
          <w:rFonts w:ascii="Times New Roman" w:eastAsia="宋体" w:hAnsi="Times New Roman" w:cs="Times New Roman"/>
          <w:color w:val="000000"/>
          <w:kern w:val="0"/>
          <w:sz w:val="20"/>
          <w:szCs w:val="20"/>
        </w:rPr>
        <w:t>Haghpanahi</w:t>
      </w:r>
      <w:proofErr w:type="spellEnd"/>
      <w:r w:rsidRPr="007027B3">
        <w:rPr>
          <w:rFonts w:ascii="Times New Roman" w:eastAsia="宋体" w:hAnsi="Times New Roman" w:cs="Times New Roman"/>
          <w:color w:val="000000"/>
          <w:kern w:val="0"/>
          <w:sz w:val="20"/>
          <w:szCs w:val="20"/>
        </w:rPr>
        <w:t xml:space="preserve">, G. H. </w:t>
      </w:r>
      <w:proofErr w:type="spellStart"/>
      <w:r w:rsidRPr="007027B3">
        <w:rPr>
          <w:rFonts w:ascii="Times New Roman" w:eastAsia="宋体" w:hAnsi="Times New Roman" w:cs="Times New Roman"/>
          <w:color w:val="000000"/>
          <w:kern w:val="0"/>
          <w:sz w:val="20"/>
          <w:szCs w:val="20"/>
        </w:rPr>
        <w:t>Tison</w:t>
      </w:r>
      <w:proofErr w:type="spellEnd"/>
      <w:r w:rsidRPr="007027B3">
        <w:rPr>
          <w:rFonts w:ascii="Times New Roman" w:eastAsia="宋体" w:hAnsi="Times New Roman" w:cs="Times New Roman"/>
          <w:color w:val="000000"/>
          <w:kern w:val="0"/>
          <w:sz w:val="20"/>
          <w:szCs w:val="20"/>
        </w:rPr>
        <w:t xml:space="preserve">, C. Bourn, M. P. </w:t>
      </w:r>
      <w:proofErr w:type="spellStart"/>
      <w:r w:rsidRPr="007027B3">
        <w:rPr>
          <w:rFonts w:ascii="Times New Roman" w:eastAsia="宋体" w:hAnsi="Times New Roman" w:cs="Times New Roman"/>
          <w:color w:val="000000"/>
          <w:kern w:val="0"/>
          <w:sz w:val="20"/>
          <w:szCs w:val="20"/>
        </w:rPr>
        <w:t>Turakhia</w:t>
      </w:r>
      <w:proofErr w:type="spellEnd"/>
      <w:r w:rsidRPr="007027B3">
        <w:rPr>
          <w:rFonts w:ascii="Times New Roman" w:eastAsia="宋体" w:hAnsi="Times New Roman" w:cs="Times New Roman"/>
          <w:color w:val="000000"/>
          <w:kern w:val="0"/>
          <w:sz w:val="20"/>
          <w:szCs w:val="20"/>
        </w:rPr>
        <w:t xml:space="preserve">, and A. Y. Ng, "Cardiologist-level arrhythmia detection and classification in ambulatory electrocardiograms using a deep neural network," </w:t>
      </w:r>
      <w:r w:rsidRPr="007027B3">
        <w:rPr>
          <w:rFonts w:ascii="Times New Roman" w:eastAsia="宋体" w:hAnsi="Times New Roman" w:cs="Times New Roman"/>
          <w:i/>
          <w:iCs/>
          <w:color w:val="000000"/>
          <w:kern w:val="0"/>
          <w:sz w:val="20"/>
          <w:szCs w:val="20"/>
        </w:rPr>
        <w:t xml:space="preserve">Nature Medicine, </w:t>
      </w:r>
      <w:r w:rsidRPr="007027B3">
        <w:rPr>
          <w:rFonts w:ascii="Times New Roman" w:eastAsia="宋体" w:hAnsi="Times New Roman" w:cs="Times New Roman"/>
          <w:color w:val="000000"/>
          <w:kern w:val="0"/>
          <w:sz w:val="20"/>
          <w:szCs w:val="20"/>
        </w:rPr>
        <w:t>vol. 25, pp. 65-69, 2019.</w:t>
      </w:r>
      <w:bookmarkEnd w:id="29"/>
    </w:p>
    <w:p w14:paraId="4A28155A" w14:textId="03D3EBD3" w:rsidR="00173BEC" w:rsidRPr="009F2351" w:rsidRDefault="00173BEC" w:rsidP="00173BEC">
      <w:pPr>
        <w:pStyle w:val="a3"/>
        <w:numPr>
          <w:ilvl w:val="0"/>
          <w:numId w:val="3"/>
        </w:numPr>
        <w:ind w:firstLineChars="0"/>
        <w:rPr>
          <w:rFonts w:ascii="Arial" w:hAnsi="Arial" w:cs="Arial"/>
        </w:rPr>
      </w:pPr>
      <w:bookmarkStart w:id="33" w:name="_neb22BDB8D5_054F_4723_86EC_1051004A658A"/>
      <w:r w:rsidRPr="006367EE">
        <w:rPr>
          <w:rFonts w:ascii="Times New Roman" w:eastAsia="宋体" w:hAnsi="Times New Roman" w:cs="Times New Roman"/>
          <w:color w:val="000000"/>
          <w:kern w:val="0"/>
          <w:sz w:val="20"/>
          <w:szCs w:val="20"/>
        </w:rPr>
        <w:t xml:space="preserve">F. Sufi, Q. Fang, I. Khalil, and S. S. Mahmoud, "Novel methods of faster cardiovascular diagnosis in wireless telecardiology," </w:t>
      </w:r>
      <w:r w:rsidRPr="006367EE">
        <w:rPr>
          <w:rFonts w:ascii="Times New Roman" w:eastAsia="宋体" w:hAnsi="Times New Roman" w:cs="Times New Roman"/>
          <w:i/>
          <w:iCs/>
          <w:color w:val="000000"/>
          <w:kern w:val="0"/>
          <w:sz w:val="20"/>
          <w:szCs w:val="20"/>
        </w:rPr>
        <w:t xml:space="preserve">IEEE Journal on Selected Areas in Communications, </w:t>
      </w:r>
      <w:r w:rsidRPr="006367EE">
        <w:rPr>
          <w:rFonts w:ascii="Times New Roman" w:eastAsia="宋体" w:hAnsi="Times New Roman" w:cs="Times New Roman"/>
          <w:color w:val="000000"/>
          <w:kern w:val="0"/>
          <w:sz w:val="20"/>
          <w:szCs w:val="20"/>
        </w:rPr>
        <w:t>vol. 27, pp. 537-552, 2009.</w:t>
      </w:r>
      <w:bookmarkEnd w:id="33"/>
    </w:p>
    <w:p w14:paraId="37448359" w14:textId="77777777" w:rsidR="009F2351" w:rsidRPr="00E03A41" w:rsidRDefault="009F2351" w:rsidP="009F2351">
      <w:pPr>
        <w:pStyle w:val="a3"/>
        <w:numPr>
          <w:ilvl w:val="0"/>
          <w:numId w:val="3"/>
        </w:numPr>
        <w:autoSpaceDE w:val="0"/>
        <w:autoSpaceDN w:val="0"/>
        <w:adjustRightInd w:val="0"/>
        <w:ind w:firstLineChars="0"/>
        <w:rPr>
          <w:rFonts w:ascii="Times New Roman" w:hAnsi="Times New Roman" w:cs="Times New Roman"/>
          <w:kern w:val="0"/>
          <w:sz w:val="20"/>
          <w:szCs w:val="20"/>
        </w:rPr>
      </w:pPr>
      <w:bookmarkStart w:id="34" w:name="_Ref29911926"/>
      <w:r w:rsidRPr="00E03A41">
        <w:rPr>
          <w:rFonts w:ascii="Times New Roman" w:hAnsi="Times New Roman" w:cs="Times New Roman"/>
          <w:color w:val="000000"/>
          <w:kern w:val="0"/>
          <w:sz w:val="20"/>
          <w:szCs w:val="20"/>
        </w:rPr>
        <w:t xml:space="preserve">L. V. Batista, E. U. K. Melcher and L. C. Carvalho, "Compression of ECG signals by optimized quantization of discrete cosine transform coefficients," </w:t>
      </w:r>
      <w:r w:rsidRPr="00E03A41">
        <w:rPr>
          <w:rFonts w:ascii="Times New Roman" w:hAnsi="Times New Roman" w:cs="Times New Roman"/>
          <w:i/>
          <w:iCs/>
          <w:color w:val="000000"/>
          <w:kern w:val="0"/>
          <w:sz w:val="20"/>
          <w:szCs w:val="20"/>
        </w:rPr>
        <w:t xml:space="preserve">Medical Engineering &amp; Physics, </w:t>
      </w:r>
      <w:r w:rsidRPr="00E03A41">
        <w:rPr>
          <w:rFonts w:ascii="Times New Roman" w:hAnsi="Times New Roman" w:cs="Times New Roman"/>
          <w:color w:val="000000"/>
          <w:kern w:val="0"/>
          <w:sz w:val="20"/>
          <w:szCs w:val="20"/>
        </w:rPr>
        <w:t>vol. 23, pp. 127-134, 2001-01-01 2001.</w:t>
      </w:r>
      <w:r w:rsidRPr="00E03A41">
        <w:rPr>
          <w:rFonts w:ascii="Times New Roman" w:hAnsi="Times New Roman" w:cs="Times New Roman"/>
          <w:color w:val="080000"/>
          <w:kern w:val="0"/>
          <w:sz w:val="20"/>
          <w:szCs w:val="20"/>
        </w:rPr>
        <w:t>[1]</w:t>
      </w:r>
      <w:bookmarkEnd w:id="34"/>
    </w:p>
    <w:p w14:paraId="5A6FD0FC" w14:textId="77777777" w:rsidR="009F2351" w:rsidRPr="00E03A41" w:rsidRDefault="009F2351" w:rsidP="009F2351">
      <w:pPr>
        <w:pStyle w:val="a3"/>
        <w:numPr>
          <w:ilvl w:val="0"/>
          <w:numId w:val="3"/>
        </w:numPr>
        <w:autoSpaceDE w:val="0"/>
        <w:autoSpaceDN w:val="0"/>
        <w:adjustRightInd w:val="0"/>
        <w:ind w:firstLineChars="0"/>
        <w:rPr>
          <w:rFonts w:ascii="Times New Roman" w:hAnsi="Times New Roman" w:cs="Times New Roman"/>
          <w:kern w:val="0"/>
          <w:sz w:val="20"/>
          <w:szCs w:val="20"/>
        </w:rPr>
      </w:pPr>
      <w:bookmarkStart w:id="35" w:name="_Ref29911917"/>
      <w:r w:rsidRPr="00E03A41">
        <w:rPr>
          <w:rFonts w:ascii="Times New Roman" w:hAnsi="Times New Roman" w:cs="Times New Roman"/>
          <w:color w:val="000000"/>
          <w:kern w:val="0"/>
          <w:sz w:val="20"/>
          <w:szCs w:val="20"/>
        </w:rPr>
        <w:t xml:space="preserve">C. J. </w:t>
      </w:r>
      <w:proofErr w:type="spellStart"/>
      <w:r w:rsidRPr="00E03A41">
        <w:rPr>
          <w:rFonts w:ascii="Times New Roman" w:hAnsi="Times New Roman" w:cs="Times New Roman"/>
          <w:color w:val="000000"/>
          <w:kern w:val="0"/>
          <w:sz w:val="20"/>
          <w:szCs w:val="20"/>
        </w:rPr>
        <w:t>Deepu</w:t>
      </w:r>
      <w:proofErr w:type="spellEnd"/>
      <w:r w:rsidRPr="00E03A41">
        <w:rPr>
          <w:rFonts w:ascii="Times New Roman" w:hAnsi="Times New Roman" w:cs="Times New Roman"/>
          <w:color w:val="000000"/>
          <w:kern w:val="0"/>
          <w:sz w:val="20"/>
          <w:szCs w:val="20"/>
        </w:rPr>
        <w:t xml:space="preserve"> and Y. Lian, "A low complexity lossless compression scheme for wearable ECG sensors," in </w:t>
      </w:r>
      <w:r w:rsidRPr="00E03A41">
        <w:rPr>
          <w:rFonts w:ascii="Times New Roman" w:hAnsi="Times New Roman" w:cs="Times New Roman"/>
          <w:i/>
          <w:iCs/>
          <w:color w:val="000000"/>
          <w:kern w:val="0"/>
          <w:sz w:val="20"/>
          <w:szCs w:val="20"/>
        </w:rPr>
        <w:t>2015 IEEE International Conference on Digital Signal Processing (DSP)</w:t>
      </w:r>
      <w:r w:rsidRPr="00E03A41">
        <w:rPr>
          <w:rFonts w:ascii="Times New Roman" w:hAnsi="Times New Roman" w:cs="Times New Roman"/>
          <w:color w:val="000000"/>
          <w:kern w:val="0"/>
          <w:sz w:val="20"/>
          <w:szCs w:val="20"/>
        </w:rPr>
        <w:t>, 2015, pp. 449-453.</w:t>
      </w:r>
      <w:bookmarkEnd w:id="35"/>
    </w:p>
    <w:p w14:paraId="740AB4F2" w14:textId="67123D4D" w:rsidR="009F2351" w:rsidRPr="00BE703F" w:rsidRDefault="009F2351" w:rsidP="009F2351">
      <w:pPr>
        <w:pStyle w:val="a3"/>
        <w:numPr>
          <w:ilvl w:val="0"/>
          <w:numId w:val="3"/>
        </w:numPr>
        <w:autoSpaceDE w:val="0"/>
        <w:autoSpaceDN w:val="0"/>
        <w:adjustRightInd w:val="0"/>
        <w:ind w:firstLineChars="0"/>
        <w:rPr>
          <w:rFonts w:ascii="Times New Roman" w:hAnsi="Times New Roman" w:cs="Times New Roman"/>
          <w:color w:val="FF0000"/>
          <w:kern w:val="0"/>
          <w:sz w:val="20"/>
          <w:szCs w:val="20"/>
        </w:rPr>
      </w:pPr>
      <w:bookmarkStart w:id="36" w:name="_Ref29912199"/>
      <w:r w:rsidRPr="00BE703F">
        <w:rPr>
          <w:rFonts w:ascii="Arial" w:hAnsi="Arial" w:cs="Arial"/>
          <w:color w:val="FF0000"/>
        </w:rPr>
        <w:t xml:space="preserve">V. </w:t>
      </w:r>
      <w:proofErr w:type="spellStart"/>
      <w:r w:rsidRPr="00BE703F">
        <w:rPr>
          <w:rFonts w:ascii="Arial" w:hAnsi="Arial" w:cs="Arial"/>
          <w:color w:val="FF0000"/>
        </w:rPr>
        <w:t>Vanhoucke</w:t>
      </w:r>
      <w:proofErr w:type="spellEnd"/>
      <w:r w:rsidRPr="00BE703F">
        <w:rPr>
          <w:rFonts w:ascii="Arial" w:hAnsi="Arial" w:cs="Arial"/>
          <w:color w:val="FF0000"/>
        </w:rPr>
        <w:t>, A. Senior, and M. Z. Mao. Improving the speed of neural networks on CPUs. In the Deep Learning and Unsupervised Feature Learning Workshop at NIPS, 2011.</w:t>
      </w:r>
      <w:bookmarkEnd w:id="36"/>
    </w:p>
    <w:p w14:paraId="40082E16" w14:textId="77777777" w:rsidR="009F2351" w:rsidRPr="00E03A41" w:rsidRDefault="009F2351" w:rsidP="009F2351">
      <w:pPr>
        <w:pStyle w:val="a3"/>
        <w:numPr>
          <w:ilvl w:val="0"/>
          <w:numId w:val="3"/>
        </w:numPr>
        <w:autoSpaceDE w:val="0"/>
        <w:autoSpaceDN w:val="0"/>
        <w:adjustRightInd w:val="0"/>
        <w:ind w:firstLineChars="0"/>
        <w:rPr>
          <w:rFonts w:ascii="Times New Roman" w:hAnsi="Times New Roman" w:cs="Times New Roman"/>
          <w:kern w:val="0"/>
          <w:sz w:val="20"/>
          <w:szCs w:val="20"/>
        </w:rPr>
      </w:pPr>
      <w:bookmarkStart w:id="37" w:name="_neb416B9889_F648_464D_8CF7_0EA39CF704C6"/>
      <w:bookmarkStart w:id="38" w:name="_nebA610429F_BD6E_4BEB_BAE6_74134B5229C7"/>
      <w:r w:rsidRPr="00E03A41">
        <w:rPr>
          <w:rFonts w:ascii="Times New Roman" w:hAnsi="Times New Roman" w:cs="Times New Roman"/>
          <w:color w:val="000000"/>
          <w:kern w:val="0"/>
          <w:sz w:val="20"/>
          <w:szCs w:val="20"/>
        </w:rPr>
        <w:t xml:space="preserve">M. </w:t>
      </w:r>
      <w:proofErr w:type="spellStart"/>
      <w:r w:rsidRPr="00E03A41">
        <w:rPr>
          <w:rFonts w:ascii="Times New Roman" w:hAnsi="Times New Roman" w:cs="Times New Roman"/>
          <w:color w:val="000000"/>
          <w:kern w:val="0"/>
          <w:sz w:val="20"/>
          <w:szCs w:val="20"/>
        </w:rPr>
        <w:t>Courbariaux</w:t>
      </w:r>
      <w:proofErr w:type="spellEnd"/>
      <w:r w:rsidRPr="00E03A41">
        <w:rPr>
          <w:rFonts w:ascii="Times New Roman" w:hAnsi="Times New Roman" w:cs="Times New Roman"/>
          <w:color w:val="000000"/>
          <w:kern w:val="0"/>
          <w:sz w:val="20"/>
          <w:szCs w:val="20"/>
        </w:rPr>
        <w:t xml:space="preserve">, Y. </w:t>
      </w:r>
      <w:proofErr w:type="spellStart"/>
      <w:r w:rsidRPr="00E03A41">
        <w:rPr>
          <w:rFonts w:ascii="Times New Roman" w:hAnsi="Times New Roman" w:cs="Times New Roman"/>
          <w:color w:val="000000"/>
          <w:kern w:val="0"/>
          <w:sz w:val="20"/>
          <w:szCs w:val="20"/>
        </w:rPr>
        <w:t>Bengio</w:t>
      </w:r>
      <w:proofErr w:type="spellEnd"/>
      <w:r w:rsidRPr="00E03A41">
        <w:rPr>
          <w:rFonts w:ascii="Times New Roman" w:hAnsi="Times New Roman" w:cs="Times New Roman"/>
          <w:color w:val="000000"/>
          <w:kern w:val="0"/>
          <w:sz w:val="20"/>
          <w:szCs w:val="20"/>
        </w:rPr>
        <w:t xml:space="preserve"> and J. David, "</w:t>
      </w:r>
      <w:proofErr w:type="spellStart"/>
      <w:r w:rsidRPr="00E03A41">
        <w:rPr>
          <w:rFonts w:ascii="Times New Roman" w:hAnsi="Times New Roman" w:cs="Times New Roman"/>
          <w:color w:val="000000"/>
          <w:kern w:val="0"/>
          <w:sz w:val="20"/>
          <w:szCs w:val="20"/>
        </w:rPr>
        <w:t>BinaryConnect</w:t>
      </w:r>
      <w:proofErr w:type="spellEnd"/>
      <w:r w:rsidRPr="00E03A41">
        <w:rPr>
          <w:rFonts w:ascii="Times New Roman" w:hAnsi="Times New Roman" w:cs="Times New Roman"/>
          <w:color w:val="000000"/>
          <w:kern w:val="0"/>
          <w:sz w:val="20"/>
          <w:szCs w:val="20"/>
        </w:rPr>
        <w:t>: Training Deep Neural Networks with binary weights during propagations," 2015-01-01 2015.</w:t>
      </w:r>
      <w:bookmarkStart w:id="39" w:name="_nebD7359325_A012_4A74_9D96_28085B02DE32"/>
      <w:bookmarkEnd w:id="37"/>
    </w:p>
    <w:p w14:paraId="14DCCE32" w14:textId="77777777" w:rsidR="009F2351" w:rsidRPr="00BE703F" w:rsidRDefault="009F2351" w:rsidP="009F2351">
      <w:pPr>
        <w:pStyle w:val="a3"/>
        <w:numPr>
          <w:ilvl w:val="0"/>
          <w:numId w:val="3"/>
        </w:numPr>
        <w:autoSpaceDE w:val="0"/>
        <w:autoSpaceDN w:val="0"/>
        <w:adjustRightInd w:val="0"/>
        <w:ind w:firstLineChars="0"/>
        <w:rPr>
          <w:rFonts w:ascii="Times New Roman" w:hAnsi="Times New Roman" w:cs="Times New Roman"/>
          <w:color w:val="FF0000"/>
          <w:kern w:val="0"/>
          <w:sz w:val="20"/>
          <w:szCs w:val="20"/>
        </w:rPr>
      </w:pPr>
      <w:bookmarkStart w:id="40" w:name="_Ref29754672"/>
      <w:bookmarkEnd w:id="39"/>
      <w:proofErr w:type="spellStart"/>
      <w:r w:rsidRPr="00BE703F">
        <w:rPr>
          <w:color w:val="FF0000"/>
        </w:rPr>
        <w:t>DoReFa</w:t>
      </w:r>
      <w:proofErr w:type="spellEnd"/>
      <w:r w:rsidRPr="00BE703F">
        <w:rPr>
          <w:color w:val="FF0000"/>
        </w:rPr>
        <w:t xml:space="preserve">-Net: Training Low </w:t>
      </w:r>
      <w:proofErr w:type="spellStart"/>
      <w:r w:rsidRPr="00BE703F">
        <w:rPr>
          <w:color w:val="FF0000"/>
        </w:rPr>
        <w:t>Bitwidth</w:t>
      </w:r>
      <w:proofErr w:type="spellEnd"/>
      <w:r w:rsidRPr="00BE703F">
        <w:rPr>
          <w:color w:val="FF0000"/>
        </w:rPr>
        <w:t xml:space="preserve"> Convolutional Neural Networks with Low </w:t>
      </w:r>
      <w:proofErr w:type="spellStart"/>
      <w:r w:rsidRPr="00BE703F">
        <w:rPr>
          <w:color w:val="FF0000"/>
        </w:rPr>
        <w:t>Bitwidth</w:t>
      </w:r>
      <w:proofErr w:type="spellEnd"/>
      <w:r w:rsidRPr="00BE703F">
        <w:rPr>
          <w:color w:val="FF0000"/>
        </w:rPr>
        <w:t xml:space="preserve"> Gradients</w:t>
      </w:r>
      <w:bookmarkEnd w:id="40"/>
    </w:p>
    <w:p w14:paraId="41C699ED" w14:textId="301E9B5F" w:rsidR="009F2351" w:rsidRPr="009F2351" w:rsidRDefault="009F2351" w:rsidP="009F2351">
      <w:pPr>
        <w:pStyle w:val="a3"/>
        <w:numPr>
          <w:ilvl w:val="0"/>
          <w:numId w:val="3"/>
        </w:numPr>
        <w:autoSpaceDE w:val="0"/>
        <w:autoSpaceDN w:val="0"/>
        <w:adjustRightInd w:val="0"/>
        <w:ind w:firstLineChars="0"/>
        <w:rPr>
          <w:rFonts w:ascii="Times New Roman" w:hAnsi="Times New Roman" w:cs="Times New Roman"/>
          <w:kern w:val="0"/>
          <w:sz w:val="20"/>
          <w:szCs w:val="20"/>
        </w:rPr>
      </w:pPr>
      <w:bookmarkStart w:id="41" w:name="_Ref29913158"/>
      <w:r w:rsidRPr="00E03A41">
        <w:rPr>
          <w:rFonts w:ascii="Times New Roman" w:hAnsi="Times New Roman" w:cs="Times New Roman"/>
          <w:color w:val="000000"/>
          <w:kern w:val="0"/>
          <w:sz w:val="20"/>
          <w:szCs w:val="20"/>
        </w:rPr>
        <w:t xml:space="preserve">Y. Zhou, S. </w:t>
      </w:r>
      <w:proofErr w:type="spellStart"/>
      <w:r w:rsidRPr="00E03A41">
        <w:rPr>
          <w:rFonts w:ascii="Times New Roman" w:hAnsi="Times New Roman" w:cs="Times New Roman"/>
          <w:color w:val="000000"/>
          <w:kern w:val="0"/>
          <w:sz w:val="20"/>
          <w:szCs w:val="20"/>
        </w:rPr>
        <w:t>Moosavi-Dezfooli</w:t>
      </w:r>
      <w:proofErr w:type="spellEnd"/>
      <w:r w:rsidRPr="00E03A41">
        <w:rPr>
          <w:rFonts w:ascii="Times New Roman" w:hAnsi="Times New Roman" w:cs="Times New Roman"/>
          <w:color w:val="000000"/>
          <w:kern w:val="0"/>
          <w:sz w:val="20"/>
          <w:szCs w:val="20"/>
        </w:rPr>
        <w:t xml:space="preserve">, N. Cheung, and P. </w:t>
      </w:r>
      <w:proofErr w:type="spellStart"/>
      <w:r w:rsidRPr="00E03A41">
        <w:rPr>
          <w:rFonts w:ascii="Times New Roman" w:hAnsi="Times New Roman" w:cs="Times New Roman"/>
          <w:color w:val="000000"/>
          <w:kern w:val="0"/>
          <w:sz w:val="20"/>
          <w:szCs w:val="20"/>
        </w:rPr>
        <w:t>Frossard</w:t>
      </w:r>
      <w:proofErr w:type="spellEnd"/>
      <w:r w:rsidRPr="00E03A41">
        <w:rPr>
          <w:rFonts w:ascii="Times New Roman" w:hAnsi="Times New Roman" w:cs="Times New Roman"/>
          <w:color w:val="000000"/>
          <w:kern w:val="0"/>
          <w:sz w:val="20"/>
          <w:szCs w:val="20"/>
        </w:rPr>
        <w:t>, "Adaptive Quantization for Deep Neural Network," 2017-01-01 2017.</w:t>
      </w:r>
      <w:bookmarkEnd w:id="38"/>
      <w:bookmarkEnd w:id="41"/>
    </w:p>
    <w:bookmarkEnd w:id="25"/>
    <w:bookmarkEnd w:id="26"/>
    <w:bookmarkEnd w:id="30"/>
    <w:bookmarkEnd w:id="31"/>
    <w:bookmarkEnd w:id="32"/>
    <w:p w14:paraId="2FEF66DE" w14:textId="7EC7EE64" w:rsidR="00173BEC" w:rsidRDefault="00173BEC" w:rsidP="00173BEC">
      <w:pPr>
        <w:pStyle w:val="a3"/>
        <w:numPr>
          <w:ilvl w:val="0"/>
          <w:numId w:val="3"/>
        </w:numPr>
        <w:ind w:firstLineChars="0"/>
        <w:rPr>
          <w:rFonts w:ascii="Arial" w:hAnsi="Arial" w:cs="Arial"/>
          <w:color w:val="FF0000"/>
        </w:rPr>
      </w:pPr>
      <w:r w:rsidRPr="007B7F98">
        <w:rPr>
          <w:rFonts w:ascii="Arial" w:hAnsi="Arial" w:cs="Arial"/>
          <w:color w:val="FF0000"/>
        </w:rPr>
        <w:fldChar w:fldCharType="begin" w:fldLock="1"/>
      </w:r>
      <w:r w:rsidRPr="007B7F98">
        <w:rPr>
          <w:rFonts w:ascii="Arial" w:hAnsi="Arial" w:cs="Arial"/>
          <w:color w:val="FF0000"/>
        </w:rPr>
        <w:instrText>ADDIN CSL_CITATION {"citationItems":[{"id":"ITEM-1","itemData":{"DOI":"10.1109/5.726791","ISSN":"00189219","abstract":"Multilayer neural networks trained with the back-propagation algorithm constitute the best example of a successful gradient 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2D shapes, are shown to outperform all other techniques. Real-life document recognition systems are composed of multiple modules including field extraction, segmentation recognition, and language modeling. A new learning paradigm, called graph transformer networks (GTN),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cheque is also described. It uses convolutional neural network character recognizers combined with global training techniques to provide record accuracy on business and personal cheques. It is deployed commercially and reads several million cheques per day.","author":[{"dropping-particle":"","family":"Y","given":"LeCun","non-dropping-particle":"","parse-names":false,"suffix":""},{"dropping-particle":"","family":"L","given":"Bottou","non-dropping-particle":"","parse-names":false,"suffix":""},{"dropping-particle":"","family":"Y","given":"Bengio","non-dropping-particle":"","parse-names":false,"suffix":""},{"dropping-particle":"","family":"P","given":"Haffner","non-dropping-particle":"","parse-names":false,"suffix":""}],"container-title":"Proceedings of the IEEE","id":"ITEM-1","issue":"11","issued":{"date-parts":[["1998"]]},"page":"2278-2324","title":"Gradient-Based Learning Applied to Document Recognition","type":"article-journal","volume":"86"},"uris":["http://www.mendeley.com/documents/?uuid=4cbff5c3-21c9-4801-bf27-f0aeba16fdc9"]}],"mendeley":{"formattedCitation":"(Y, L, Y, &amp; P, 1998)","plainTextFormattedCitation":"(Y, L, Y, &amp; P, 1998)","previouslyFormattedCitation":"(Y, L, Y, &amp; P, 1998)"},"properties":{"noteIndex":0},"schema":"https://github.com/citation-style-language/schema/raw/master/csl-citation.json"}</w:instrText>
      </w:r>
      <w:r w:rsidRPr="007B7F98">
        <w:rPr>
          <w:rFonts w:ascii="Arial" w:hAnsi="Arial" w:cs="Arial"/>
          <w:color w:val="FF0000"/>
        </w:rPr>
        <w:fldChar w:fldCharType="separate"/>
      </w:r>
      <w:bookmarkStart w:id="42" w:name="_Ref28962750"/>
      <w:r w:rsidRPr="007B7F98">
        <w:rPr>
          <w:rFonts w:ascii="Arial" w:hAnsi="Arial" w:cs="Arial"/>
          <w:noProof/>
          <w:color w:val="FF0000"/>
        </w:rPr>
        <w:t>(Y, L, Y, &amp; P, 1998)</w:t>
      </w:r>
      <w:bookmarkEnd w:id="42"/>
      <w:r w:rsidRPr="007B7F98">
        <w:rPr>
          <w:rFonts w:ascii="Arial" w:hAnsi="Arial" w:cs="Arial"/>
          <w:color w:val="FF0000"/>
        </w:rPr>
        <w:fldChar w:fldCharType="end"/>
      </w:r>
    </w:p>
    <w:p w14:paraId="57116438" w14:textId="40893413" w:rsidR="00173BEC" w:rsidRPr="00173BEC" w:rsidRDefault="00173BEC" w:rsidP="00173BEC">
      <w:pPr>
        <w:pStyle w:val="a3"/>
        <w:numPr>
          <w:ilvl w:val="0"/>
          <w:numId w:val="3"/>
        </w:numPr>
        <w:ind w:firstLineChars="0"/>
        <w:rPr>
          <w:rFonts w:ascii="Arial" w:hAnsi="Arial" w:cs="Arial"/>
        </w:rPr>
      </w:pPr>
      <w:bookmarkStart w:id="43" w:name="_nebA501A4B8_560C_4B03_A073_FEFC51A7D3E4"/>
      <w:bookmarkStart w:id="44" w:name="_Ref29150794"/>
      <w:r w:rsidRPr="007B7F98">
        <w:rPr>
          <w:rFonts w:ascii="Times New Roman" w:eastAsia="宋体" w:hAnsi="Times New Roman" w:cs="Times New Roman"/>
          <w:color w:val="000000"/>
          <w:kern w:val="0"/>
          <w:sz w:val="20"/>
          <w:szCs w:val="20"/>
        </w:rPr>
        <w:t xml:space="preserve">K. He, X. Zhang, S. Ren, and J. Sun, "Deep Residual Learning for Image Recognition," in </w:t>
      </w:r>
      <w:r w:rsidRPr="007B7F98">
        <w:rPr>
          <w:rFonts w:ascii="Times New Roman" w:eastAsia="宋体" w:hAnsi="Times New Roman" w:cs="Times New Roman"/>
          <w:i/>
          <w:iCs/>
          <w:color w:val="000000"/>
          <w:kern w:val="0"/>
          <w:sz w:val="20"/>
          <w:szCs w:val="20"/>
        </w:rPr>
        <w:t>2016 IEEE Conference on Computer Vision and Pattern Recognition (CVPR)</w:t>
      </w:r>
      <w:r w:rsidRPr="007B7F98">
        <w:rPr>
          <w:rFonts w:ascii="Times New Roman" w:eastAsia="宋体" w:hAnsi="Times New Roman" w:cs="Times New Roman" w:hint="eastAsia"/>
          <w:kern w:val="0"/>
          <w:sz w:val="24"/>
          <w:szCs w:val="24"/>
        </w:rPr>
        <w:t>,</w:t>
      </w:r>
      <w:r w:rsidRPr="007B7F98">
        <w:rPr>
          <w:rFonts w:ascii="Times New Roman" w:eastAsia="宋体" w:hAnsi="Times New Roman" w:cs="Times New Roman"/>
          <w:i/>
          <w:iCs/>
          <w:color w:val="000000"/>
          <w:kern w:val="0"/>
          <w:sz w:val="20"/>
          <w:szCs w:val="20"/>
        </w:rPr>
        <w:t>2016 IEEE Conference on Computer Vision and Pattern Recognition (CVPR)</w:t>
      </w:r>
      <w:r w:rsidRPr="007B7F98">
        <w:rPr>
          <w:rFonts w:ascii="Times New Roman" w:eastAsia="宋体" w:hAnsi="Times New Roman" w:cs="Times New Roman"/>
          <w:color w:val="000000"/>
          <w:kern w:val="0"/>
          <w:sz w:val="20"/>
          <w:szCs w:val="20"/>
        </w:rPr>
        <w:t>, 2016, pp. 770-778.</w:t>
      </w:r>
      <w:bookmarkEnd w:id="43"/>
      <w:bookmarkEnd w:id="44"/>
    </w:p>
    <w:p w14:paraId="0E4A284B" w14:textId="77777777" w:rsidR="00173BEC" w:rsidRPr="007B7F98" w:rsidRDefault="00173BEC" w:rsidP="00173BEC">
      <w:pPr>
        <w:pStyle w:val="a3"/>
        <w:numPr>
          <w:ilvl w:val="0"/>
          <w:numId w:val="3"/>
        </w:numPr>
        <w:ind w:firstLineChars="0"/>
        <w:rPr>
          <w:rFonts w:ascii="Arial" w:hAnsi="Arial" w:cs="Arial"/>
          <w:color w:val="FF0000"/>
        </w:rPr>
      </w:pPr>
      <w:bookmarkStart w:id="45" w:name="_Ref29127877"/>
      <w:r w:rsidRPr="007B7F98">
        <w:rPr>
          <w:rFonts w:ascii="Arial" w:hAnsi="Arial" w:cs="Arial"/>
          <w:color w:val="FF0000"/>
        </w:rPr>
        <w:t xml:space="preserve">Esteban Real, Sherry Moore, Andrew </w:t>
      </w:r>
      <w:proofErr w:type="spellStart"/>
      <w:r w:rsidRPr="007B7F98">
        <w:rPr>
          <w:rFonts w:ascii="Arial" w:hAnsi="Arial" w:cs="Arial"/>
          <w:color w:val="FF0000"/>
        </w:rPr>
        <w:t>Selle</w:t>
      </w:r>
      <w:proofErr w:type="spellEnd"/>
      <w:r w:rsidRPr="007B7F98">
        <w:rPr>
          <w:rFonts w:ascii="Arial" w:hAnsi="Arial" w:cs="Arial"/>
          <w:color w:val="FF0000"/>
        </w:rPr>
        <w:t xml:space="preserve">, Saurabh Saxena, Yu- taka Leon Suematsu, Quoc Le, and Alex </w:t>
      </w:r>
      <w:proofErr w:type="spellStart"/>
      <w:r w:rsidRPr="007B7F98">
        <w:rPr>
          <w:rFonts w:ascii="Arial" w:hAnsi="Arial" w:cs="Arial"/>
          <w:color w:val="FF0000"/>
        </w:rPr>
        <w:t>Kurakin</w:t>
      </w:r>
      <w:proofErr w:type="spellEnd"/>
      <w:r w:rsidRPr="007B7F98">
        <w:rPr>
          <w:rFonts w:ascii="Arial" w:hAnsi="Arial" w:cs="Arial"/>
          <w:color w:val="FF0000"/>
        </w:rPr>
        <w:t xml:space="preserve">. Large-scale evolution of image classifiers. </w:t>
      </w:r>
      <w:proofErr w:type="spellStart"/>
      <w:r w:rsidRPr="007B7F98">
        <w:rPr>
          <w:rFonts w:ascii="Arial" w:hAnsi="Arial" w:cs="Arial"/>
          <w:color w:val="FF0000"/>
        </w:rPr>
        <w:t>arXiv</w:t>
      </w:r>
      <w:proofErr w:type="spellEnd"/>
      <w:r w:rsidRPr="007B7F98">
        <w:rPr>
          <w:rFonts w:ascii="Arial" w:hAnsi="Arial" w:cs="Arial"/>
          <w:color w:val="FF0000"/>
        </w:rPr>
        <w:t xml:space="preserve"> preprint:1703.01041, 2017.</w:t>
      </w:r>
      <w:bookmarkEnd w:id="45"/>
    </w:p>
    <w:p w14:paraId="5EB736AF" w14:textId="77777777" w:rsidR="00173BEC" w:rsidRPr="007B7F98" w:rsidRDefault="00173BEC" w:rsidP="00173BEC">
      <w:pPr>
        <w:pStyle w:val="a3"/>
        <w:numPr>
          <w:ilvl w:val="0"/>
          <w:numId w:val="3"/>
        </w:numPr>
        <w:ind w:firstLineChars="0"/>
        <w:rPr>
          <w:rFonts w:ascii="Arial" w:hAnsi="Arial" w:cs="Arial"/>
        </w:rPr>
      </w:pPr>
      <w:bookmarkStart w:id="46" w:name="_neb133D0DCC_9030_4378_B5DB_A7CA47AE3B4E"/>
      <w:bookmarkStart w:id="47" w:name="_Ref29230978"/>
      <w:r w:rsidRPr="007B7F98">
        <w:rPr>
          <w:rFonts w:ascii="Times New Roman" w:eastAsia="宋体" w:hAnsi="Times New Roman" w:cs="Times New Roman"/>
          <w:color w:val="000000"/>
          <w:kern w:val="0"/>
          <w:sz w:val="20"/>
          <w:szCs w:val="20"/>
        </w:rPr>
        <w:t>M. Pallavi and H. M. Chandrashek</w:t>
      </w:r>
      <w:bookmarkStart w:id="48" w:name="_GoBack"/>
      <w:bookmarkEnd w:id="48"/>
      <w:r w:rsidRPr="007B7F98">
        <w:rPr>
          <w:rFonts w:ascii="Times New Roman" w:eastAsia="宋体" w:hAnsi="Times New Roman" w:cs="Times New Roman"/>
          <w:color w:val="000000"/>
          <w:kern w:val="0"/>
          <w:sz w:val="20"/>
          <w:szCs w:val="20"/>
        </w:rPr>
        <w:t>ar, "Study and analysis of ECG compression algorithms,", 2016, pp. 2028-2032.</w:t>
      </w:r>
      <w:bookmarkEnd w:id="46"/>
    </w:p>
    <w:p w14:paraId="344A4DF8" w14:textId="77777777" w:rsidR="00173BEC" w:rsidRPr="00241A14" w:rsidRDefault="00173BEC" w:rsidP="00173BEC">
      <w:pPr>
        <w:pStyle w:val="a3"/>
        <w:numPr>
          <w:ilvl w:val="0"/>
          <w:numId w:val="3"/>
        </w:numPr>
        <w:ind w:firstLineChars="0"/>
        <w:rPr>
          <w:rFonts w:ascii="Arial" w:hAnsi="Arial" w:cs="Arial"/>
        </w:rPr>
      </w:pPr>
      <w:bookmarkStart w:id="49" w:name="_Ref29213201"/>
      <w:bookmarkStart w:id="50" w:name="_Ref29844952"/>
      <w:bookmarkEnd w:id="47"/>
      <w:r>
        <w:t>Minimum energy quantized neural networks</w:t>
      </w:r>
      <w:bookmarkEnd w:id="49"/>
      <w:bookmarkEnd w:id="50"/>
    </w:p>
    <w:p w14:paraId="219DE7CE" w14:textId="3A9AE903" w:rsidR="00173BEC" w:rsidRPr="00C84DD5" w:rsidRDefault="00173BEC" w:rsidP="00173BEC">
      <w:pPr>
        <w:pStyle w:val="a3"/>
        <w:numPr>
          <w:ilvl w:val="0"/>
          <w:numId w:val="3"/>
        </w:numPr>
        <w:ind w:firstLineChars="0"/>
        <w:rPr>
          <w:rFonts w:ascii="Arial" w:hAnsi="Arial" w:cs="Arial"/>
        </w:rPr>
      </w:pPr>
      <w:bookmarkStart w:id="51" w:name="_neb803B7C97_8E79_482B_82CC_857715475AFD"/>
      <w:bookmarkStart w:id="52" w:name="_Ref29301629"/>
      <w:r w:rsidRPr="007B7F98">
        <w:rPr>
          <w:rFonts w:ascii="Times New Roman" w:eastAsia="宋体" w:hAnsi="Times New Roman" w:cs="Times New Roman"/>
          <w:color w:val="000000"/>
          <w:kern w:val="0"/>
          <w:sz w:val="20"/>
          <w:szCs w:val="20"/>
        </w:rPr>
        <w:t xml:space="preserve">E. Park, S. </w:t>
      </w:r>
      <w:proofErr w:type="spellStart"/>
      <w:r w:rsidRPr="007B7F98">
        <w:rPr>
          <w:rFonts w:ascii="Times New Roman" w:eastAsia="宋体" w:hAnsi="Times New Roman" w:cs="Times New Roman"/>
          <w:color w:val="000000"/>
          <w:kern w:val="0"/>
          <w:sz w:val="20"/>
          <w:szCs w:val="20"/>
        </w:rPr>
        <w:t>Yoo</w:t>
      </w:r>
      <w:proofErr w:type="spellEnd"/>
      <w:r w:rsidRPr="007B7F98">
        <w:rPr>
          <w:rFonts w:ascii="Times New Roman" w:eastAsia="宋体" w:hAnsi="Times New Roman" w:cs="Times New Roman"/>
          <w:color w:val="000000"/>
          <w:kern w:val="0"/>
          <w:sz w:val="20"/>
          <w:szCs w:val="20"/>
        </w:rPr>
        <w:t xml:space="preserve"> and P. Vajda, "Value-aware Quantization for Training and Inference of Neural Networks," 2018-01-01 2018.</w:t>
      </w:r>
      <w:bookmarkEnd w:id="51"/>
    </w:p>
    <w:p w14:paraId="63E9E39E" w14:textId="73BFFF70" w:rsidR="00C84DD5" w:rsidRPr="00C84DD5" w:rsidRDefault="00C84DD5" w:rsidP="00C84DD5">
      <w:pPr>
        <w:pStyle w:val="a3"/>
        <w:numPr>
          <w:ilvl w:val="0"/>
          <w:numId w:val="3"/>
        </w:numPr>
        <w:ind w:firstLineChars="0"/>
        <w:rPr>
          <w:rFonts w:ascii="Arial" w:hAnsi="Arial" w:cs="Arial"/>
        </w:rPr>
      </w:pPr>
      <w:bookmarkStart w:id="53" w:name="_nebA7461BA9_D656_44D0_A4B6_6CF9FFBC1F6C"/>
      <w:r w:rsidRPr="007B7F98">
        <w:rPr>
          <w:rFonts w:ascii="Times New Roman" w:eastAsia="宋体" w:hAnsi="Times New Roman" w:cs="Times New Roman"/>
          <w:color w:val="000000"/>
          <w:kern w:val="0"/>
          <w:sz w:val="20"/>
          <w:szCs w:val="20"/>
        </w:rPr>
        <w:t xml:space="preserve">E. Park, J. </w:t>
      </w:r>
      <w:proofErr w:type="spellStart"/>
      <w:r w:rsidRPr="007B7F98">
        <w:rPr>
          <w:rFonts w:ascii="Times New Roman" w:eastAsia="宋体" w:hAnsi="Times New Roman" w:cs="Times New Roman"/>
          <w:color w:val="000000"/>
          <w:kern w:val="0"/>
          <w:sz w:val="20"/>
          <w:szCs w:val="20"/>
        </w:rPr>
        <w:t>Ahn</w:t>
      </w:r>
      <w:proofErr w:type="spellEnd"/>
      <w:r w:rsidRPr="007B7F98">
        <w:rPr>
          <w:rFonts w:ascii="Times New Roman" w:eastAsia="宋体" w:hAnsi="Times New Roman" w:cs="Times New Roman"/>
          <w:color w:val="000000"/>
          <w:kern w:val="0"/>
          <w:sz w:val="20"/>
          <w:szCs w:val="20"/>
        </w:rPr>
        <w:t xml:space="preserve"> and S. </w:t>
      </w:r>
      <w:proofErr w:type="spellStart"/>
      <w:r w:rsidRPr="007B7F98">
        <w:rPr>
          <w:rFonts w:ascii="Times New Roman" w:eastAsia="宋体" w:hAnsi="Times New Roman" w:cs="Times New Roman"/>
          <w:color w:val="000000"/>
          <w:kern w:val="0"/>
          <w:sz w:val="20"/>
          <w:szCs w:val="20"/>
        </w:rPr>
        <w:t>Yoo</w:t>
      </w:r>
      <w:proofErr w:type="spellEnd"/>
      <w:r w:rsidRPr="007B7F98">
        <w:rPr>
          <w:rFonts w:ascii="Times New Roman" w:eastAsia="宋体" w:hAnsi="Times New Roman" w:cs="Times New Roman"/>
          <w:color w:val="000000"/>
          <w:kern w:val="0"/>
          <w:sz w:val="20"/>
          <w:szCs w:val="20"/>
        </w:rPr>
        <w:t xml:space="preserve">, "Weighted-Entropy-Based Quantization for Deep Neural Networks," in </w:t>
      </w:r>
      <w:r w:rsidRPr="007B7F98">
        <w:rPr>
          <w:rFonts w:ascii="Times New Roman" w:eastAsia="宋体" w:hAnsi="Times New Roman" w:cs="Times New Roman"/>
          <w:i/>
          <w:iCs/>
          <w:color w:val="000000"/>
          <w:kern w:val="0"/>
          <w:sz w:val="20"/>
          <w:szCs w:val="20"/>
        </w:rPr>
        <w:t>2017 IEEE Conference on Computer Vision and Pattern Recognition (CVPR)</w:t>
      </w:r>
      <w:r w:rsidRPr="007B7F98">
        <w:rPr>
          <w:rFonts w:ascii="Times New Roman" w:eastAsia="宋体" w:hAnsi="Times New Roman" w:cs="Times New Roman" w:hint="eastAsia"/>
          <w:kern w:val="0"/>
          <w:sz w:val="24"/>
          <w:szCs w:val="24"/>
        </w:rPr>
        <w:t>,</w:t>
      </w:r>
      <w:r w:rsidRPr="007B7F98">
        <w:rPr>
          <w:rFonts w:ascii="Times New Roman" w:eastAsia="宋体" w:hAnsi="Times New Roman" w:cs="Times New Roman"/>
          <w:i/>
          <w:iCs/>
          <w:color w:val="000000"/>
          <w:kern w:val="0"/>
          <w:sz w:val="20"/>
          <w:szCs w:val="20"/>
        </w:rPr>
        <w:t>2017 IEEE Conference on Computer Vision and Pattern Recognition (CVPR)</w:t>
      </w:r>
      <w:r w:rsidRPr="007B7F98">
        <w:rPr>
          <w:rFonts w:ascii="Times New Roman" w:eastAsia="宋体" w:hAnsi="Times New Roman" w:cs="Times New Roman"/>
          <w:color w:val="000000"/>
          <w:kern w:val="0"/>
          <w:sz w:val="20"/>
          <w:szCs w:val="20"/>
        </w:rPr>
        <w:t>, 2017, pp. 7197-7205.</w:t>
      </w:r>
      <w:bookmarkEnd w:id="53"/>
    </w:p>
    <w:p w14:paraId="41D292F7" w14:textId="77777777" w:rsidR="00173BEC" w:rsidRPr="007B7F98" w:rsidRDefault="00173BEC" w:rsidP="00173BEC">
      <w:pPr>
        <w:pStyle w:val="a3"/>
        <w:numPr>
          <w:ilvl w:val="0"/>
          <w:numId w:val="3"/>
        </w:numPr>
        <w:ind w:firstLineChars="0"/>
        <w:rPr>
          <w:rFonts w:ascii="Arial" w:hAnsi="Arial" w:cs="Arial"/>
          <w:color w:val="FF0000"/>
        </w:rPr>
      </w:pPr>
      <w:bookmarkStart w:id="54" w:name="_Ref29844693"/>
      <w:proofErr w:type="spellStart"/>
      <w:r w:rsidRPr="007B7F98">
        <w:rPr>
          <w:rFonts w:ascii="Arial" w:hAnsi="Arial" w:cs="Arial"/>
          <w:color w:val="FF0000"/>
        </w:rPr>
        <w:t>Pławiak</w:t>
      </w:r>
      <w:proofErr w:type="spellEnd"/>
      <w:r w:rsidRPr="007B7F98">
        <w:rPr>
          <w:rFonts w:ascii="Arial" w:hAnsi="Arial" w:cs="Arial"/>
          <w:color w:val="FF0000"/>
        </w:rPr>
        <w:t xml:space="preserve">, </w:t>
      </w:r>
      <w:proofErr w:type="spellStart"/>
      <w:r w:rsidRPr="007B7F98">
        <w:rPr>
          <w:rFonts w:ascii="Arial" w:hAnsi="Arial" w:cs="Arial"/>
          <w:color w:val="FF0000"/>
        </w:rPr>
        <w:t>Paweł</w:t>
      </w:r>
      <w:proofErr w:type="spellEnd"/>
      <w:r w:rsidRPr="007B7F98">
        <w:rPr>
          <w:rFonts w:ascii="Arial" w:hAnsi="Arial" w:cs="Arial"/>
          <w:color w:val="FF0000"/>
        </w:rPr>
        <w:t>. (2017). ECG signals (1000 fragments). 10.13140/RG.2.2.21065.03685/1.</w:t>
      </w:r>
      <w:bookmarkEnd w:id="52"/>
      <w:bookmarkEnd w:id="54"/>
    </w:p>
    <w:p w14:paraId="465CF25C" w14:textId="5F126AC7" w:rsidR="00173BEC" w:rsidRDefault="00A95241" w:rsidP="00173BEC">
      <w:pPr>
        <w:pStyle w:val="a3"/>
        <w:numPr>
          <w:ilvl w:val="0"/>
          <w:numId w:val="3"/>
        </w:numPr>
        <w:ind w:firstLineChars="0"/>
        <w:rPr>
          <w:rFonts w:ascii="Arial" w:hAnsi="Arial" w:cs="Arial"/>
          <w:color w:val="FF0000"/>
        </w:rPr>
      </w:pPr>
      <w:bookmarkStart w:id="55" w:name="_Ref29300399"/>
      <w:r w:rsidRPr="00A95241">
        <w:rPr>
          <w:rFonts w:ascii="Times New Roman" w:eastAsia="宋体" w:hAnsi="Times New Roman" w:cs="Times New Roman"/>
          <w:color w:val="000000"/>
          <w:kern w:val="0"/>
          <w:sz w:val="20"/>
          <w:szCs w:val="20"/>
        </w:rPr>
        <w:t>G. B. Moody and R. G. Mark, “The impact of the MIT-BIH arrhythmia database,”</w:t>
      </w:r>
      <w:r w:rsidRPr="00A95241">
        <w:rPr>
          <w:rFonts w:ascii="Arial" w:hAnsi="Arial" w:cs="Arial"/>
          <w:color w:val="FF0000"/>
        </w:rPr>
        <w:t xml:space="preserve"> </w:t>
      </w:r>
      <w:r w:rsidRPr="00A95241">
        <w:rPr>
          <w:rFonts w:ascii="Times New Roman" w:eastAsia="宋体" w:hAnsi="Times New Roman" w:cs="Times New Roman"/>
          <w:i/>
          <w:iCs/>
          <w:color w:val="000000"/>
          <w:kern w:val="0"/>
          <w:sz w:val="20"/>
          <w:szCs w:val="20"/>
        </w:rPr>
        <w:t>IEEE Eng. Med. Biol., vol. 20, no. 3,</w:t>
      </w:r>
      <w:r w:rsidRPr="00A95241">
        <w:rPr>
          <w:rFonts w:ascii="Arial" w:hAnsi="Arial" w:cs="Arial"/>
          <w:color w:val="FF0000"/>
        </w:rPr>
        <w:t xml:space="preserve"> </w:t>
      </w:r>
      <w:r w:rsidRPr="00A95241">
        <w:rPr>
          <w:rFonts w:ascii="Times New Roman" w:eastAsia="宋体" w:hAnsi="Times New Roman" w:cs="Times New Roman"/>
          <w:color w:val="000000"/>
          <w:kern w:val="0"/>
          <w:sz w:val="20"/>
          <w:szCs w:val="20"/>
        </w:rPr>
        <w:t>pp. 45–50, May 2001.</w:t>
      </w:r>
      <w:bookmarkEnd w:id="55"/>
    </w:p>
    <w:p w14:paraId="0871B498" w14:textId="6AA4ACB8" w:rsidR="004E30F4" w:rsidRPr="00E03A41" w:rsidRDefault="00173BEC" w:rsidP="00173BEC">
      <w:pPr>
        <w:pStyle w:val="a3"/>
        <w:numPr>
          <w:ilvl w:val="0"/>
          <w:numId w:val="3"/>
        </w:numPr>
        <w:ind w:firstLineChars="0"/>
        <w:rPr>
          <w:rFonts w:ascii="Arial" w:hAnsi="Arial" w:cs="Arial"/>
        </w:rPr>
      </w:pPr>
      <w:bookmarkStart w:id="56" w:name="_Ref29844641"/>
      <w:r w:rsidRPr="007027B3">
        <w:rPr>
          <w:rFonts w:ascii="Times New Roman" w:eastAsia="宋体" w:hAnsi="Times New Roman" w:cs="Times New Roman"/>
          <w:color w:val="000000"/>
          <w:kern w:val="0"/>
          <w:sz w:val="20"/>
          <w:szCs w:val="20"/>
        </w:rPr>
        <w:t xml:space="preserve">P. </w:t>
      </w:r>
      <w:proofErr w:type="spellStart"/>
      <w:r w:rsidRPr="007027B3">
        <w:rPr>
          <w:rFonts w:ascii="Times New Roman" w:eastAsia="宋体" w:hAnsi="Times New Roman" w:cs="Times New Roman"/>
          <w:color w:val="000000"/>
          <w:kern w:val="0"/>
          <w:sz w:val="20"/>
          <w:szCs w:val="20"/>
        </w:rPr>
        <w:t>Pławiak</w:t>
      </w:r>
      <w:proofErr w:type="spellEnd"/>
      <w:r w:rsidRPr="007027B3">
        <w:rPr>
          <w:rFonts w:ascii="Times New Roman" w:eastAsia="宋体" w:hAnsi="Times New Roman" w:cs="Times New Roman"/>
          <w:color w:val="000000"/>
          <w:kern w:val="0"/>
          <w:sz w:val="20"/>
          <w:szCs w:val="20"/>
        </w:rPr>
        <w:t xml:space="preserve">, "Novel genetic ensembles of classifiers applied to myocardium dysfunction recognition based on ECG signals," </w:t>
      </w:r>
      <w:r w:rsidRPr="007027B3">
        <w:rPr>
          <w:rFonts w:ascii="Times New Roman" w:eastAsia="宋体" w:hAnsi="Times New Roman" w:cs="Times New Roman"/>
          <w:i/>
          <w:iCs/>
          <w:color w:val="000000"/>
          <w:kern w:val="0"/>
          <w:sz w:val="20"/>
          <w:szCs w:val="20"/>
        </w:rPr>
        <w:t xml:space="preserve">Swarm and Evolutionary Computation, </w:t>
      </w:r>
      <w:r w:rsidRPr="007027B3">
        <w:rPr>
          <w:rFonts w:ascii="Times New Roman" w:eastAsia="宋体" w:hAnsi="Times New Roman" w:cs="Times New Roman"/>
          <w:color w:val="000000"/>
          <w:kern w:val="0"/>
          <w:sz w:val="20"/>
          <w:szCs w:val="20"/>
        </w:rPr>
        <w:t>vol. 39, pp. 192-208, 2018.</w:t>
      </w:r>
      <w:bookmarkEnd w:id="56"/>
    </w:p>
    <w:sectPr w:rsidR="004E30F4" w:rsidRPr="00E03A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CAF938" w14:textId="77777777" w:rsidR="000B0BBB" w:rsidRDefault="000B0BBB" w:rsidP="00EA4BAB">
      <w:r>
        <w:separator/>
      </w:r>
    </w:p>
  </w:endnote>
  <w:endnote w:type="continuationSeparator" w:id="0">
    <w:p w14:paraId="3D03BA4E" w14:textId="77777777" w:rsidR="000B0BBB" w:rsidRDefault="000B0BBB" w:rsidP="00EA4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CE437C" w14:textId="77777777" w:rsidR="000B0BBB" w:rsidRDefault="000B0BBB" w:rsidP="00EA4BAB">
      <w:r>
        <w:separator/>
      </w:r>
    </w:p>
  </w:footnote>
  <w:footnote w:type="continuationSeparator" w:id="0">
    <w:p w14:paraId="6BCA61F6" w14:textId="77777777" w:rsidR="000B0BBB" w:rsidRDefault="000B0BBB" w:rsidP="00EA4B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56B74"/>
    <w:multiLevelType w:val="hybridMultilevel"/>
    <w:tmpl w:val="05D4145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091241"/>
    <w:multiLevelType w:val="hybridMultilevel"/>
    <w:tmpl w:val="CA2A5080"/>
    <w:lvl w:ilvl="0" w:tplc="A4B2BB0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C21260"/>
    <w:multiLevelType w:val="hybridMultilevel"/>
    <w:tmpl w:val="4A9246FC"/>
    <w:lvl w:ilvl="0" w:tplc="88A6AE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3D1C29"/>
    <w:multiLevelType w:val="hybridMultilevel"/>
    <w:tmpl w:val="EF287AC2"/>
    <w:lvl w:ilvl="0" w:tplc="0409001B">
      <w:start w:val="1"/>
      <w:numFmt w:val="lowerRoman"/>
      <w:lvlText w:val="%1."/>
      <w:lvlJc w:val="righ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66941069"/>
    <w:multiLevelType w:val="hybridMultilevel"/>
    <w:tmpl w:val="74F41BC4"/>
    <w:lvl w:ilvl="0" w:tplc="9AF89646">
      <w:start w:val="1"/>
      <w:numFmt w:val="decimal"/>
      <w:lvlText w:val="[%1]"/>
      <w:lvlJc w:val="left"/>
      <w:pPr>
        <w:ind w:left="420" w:hanging="420"/>
      </w:pPr>
      <w:rPr>
        <w:rFonts w:ascii="Times New Roman" w:hAnsi="Times New Roman"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D9F32C8"/>
    <w:multiLevelType w:val="hybridMultilevel"/>
    <w:tmpl w:val="D77AE72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D480124"/>
    <w:multiLevelType w:val="hybridMultilevel"/>
    <w:tmpl w:val="ED94E2F8"/>
    <w:lvl w:ilvl="0" w:tplc="0409001B">
      <w:start w:val="1"/>
      <w:numFmt w:val="lowerRoman"/>
      <w:lvlText w:val="%1."/>
      <w:lvlJc w:val="righ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7FD30E35"/>
    <w:multiLevelType w:val="hybridMultilevel"/>
    <w:tmpl w:val="856052E2"/>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4"/>
  </w:num>
  <w:num w:numId="4">
    <w:abstractNumId w:val="7"/>
  </w:num>
  <w:num w:numId="5">
    <w:abstractNumId w:val="6"/>
  </w:num>
  <w:num w:numId="6">
    <w:abstractNumId w:val="3"/>
  </w:num>
  <w:num w:numId="7">
    <w:abstractNumId w:val="5"/>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 Zhiqing">
    <w15:presenceInfo w15:providerId="Windows Live" w15:userId="f0f259698694ef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IwNzMzNLMwNDSyMDBX0lEKTi0uzszPAykwMa0FAFvZg1EtAAAA"/>
    <w:docVar w:name="EN.InstantFormat" w:val="&lt;ENInstantFormat&gt;&lt;Enabled&gt;1&lt;/Enabled&gt;&lt;ScanUnformatted&gt;1&lt;/ScanUnformatted&gt;&lt;ScanChanges&gt;1&lt;/ScanChanges&gt;&lt;Suspended&gt;0&lt;/Suspended&gt;&lt;/ENInstantFormat&gt;"/>
  </w:docVars>
  <w:rsids>
    <w:rsidRoot w:val="00704B74"/>
    <w:rsid w:val="0000231A"/>
    <w:rsid w:val="00002D00"/>
    <w:rsid w:val="00002D2D"/>
    <w:rsid w:val="00012ECB"/>
    <w:rsid w:val="0001403B"/>
    <w:rsid w:val="000143F7"/>
    <w:rsid w:val="00015E51"/>
    <w:rsid w:val="00020284"/>
    <w:rsid w:val="000205B7"/>
    <w:rsid w:val="000205FE"/>
    <w:rsid w:val="00020E0E"/>
    <w:rsid w:val="0002125A"/>
    <w:rsid w:val="00024FE7"/>
    <w:rsid w:val="00024FFB"/>
    <w:rsid w:val="0003611C"/>
    <w:rsid w:val="00042777"/>
    <w:rsid w:val="00046912"/>
    <w:rsid w:val="000509DD"/>
    <w:rsid w:val="00052861"/>
    <w:rsid w:val="000646E7"/>
    <w:rsid w:val="00065D3D"/>
    <w:rsid w:val="00071D95"/>
    <w:rsid w:val="00081C78"/>
    <w:rsid w:val="000837AC"/>
    <w:rsid w:val="000859D7"/>
    <w:rsid w:val="00086CE0"/>
    <w:rsid w:val="000B0BBB"/>
    <w:rsid w:val="000B30CC"/>
    <w:rsid w:val="000B36A3"/>
    <w:rsid w:val="000B37B9"/>
    <w:rsid w:val="000B4F51"/>
    <w:rsid w:val="000C67EC"/>
    <w:rsid w:val="000C7CB9"/>
    <w:rsid w:val="000D1433"/>
    <w:rsid w:val="000D2F00"/>
    <w:rsid w:val="000E04B9"/>
    <w:rsid w:val="000E39BD"/>
    <w:rsid w:val="000E56BD"/>
    <w:rsid w:val="000F7CB0"/>
    <w:rsid w:val="001003A7"/>
    <w:rsid w:val="001003D3"/>
    <w:rsid w:val="00103318"/>
    <w:rsid w:val="00117055"/>
    <w:rsid w:val="00120581"/>
    <w:rsid w:val="00124E59"/>
    <w:rsid w:val="0013149A"/>
    <w:rsid w:val="001529A7"/>
    <w:rsid w:val="00152F4A"/>
    <w:rsid w:val="0016588D"/>
    <w:rsid w:val="00173BEC"/>
    <w:rsid w:val="001A1600"/>
    <w:rsid w:val="001A4F63"/>
    <w:rsid w:val="001A5533"/>
    <w:rsid w:val="001B01E1"/>
    <w:rsid w:val="001B13D6"/>
    <w:rsid w:val="001B2BC3"/>
    <w:rsid w:val="001B336D"/>
    <w:rsid w:val="001B47A4"/>
    <w:rsid w:val="001C36DC"/>
    <w:rsid w:val="001C5F71"/>
    <w:rsid w:val="001C6A4F"/>
    <w:rsid w:val="001C77BD"/>
    <w:rsid w:val="001D4321"/>
    <w:rsid w:val="001D5CD5"/>
    <w:rsid w:val="001E5F55"/>
    <w:rsid w:val="001F0F7C"/>
    <w:rsid w:val="001F24C7"/>
    <w:rsid w:val="00206E80"/>
    <w:rsid w:val="0021254A"/>
    <w:rsid w:val="0022560B"/>
    <w:rsid w:val="002270E4"/>
    <w:rsid w:val="00227D63"/>
    <w:rsid w:val="00241A14"/>
    <w:rsid w:val="00243991"/>
    <w:rsid w:val="0024478B"/>
    <w:rsid w:val="002469EC"/>
    <w:rsid w:val="00246CCC"/>
    <w:rsid w:val="00247205"/>
    <w:rsid w:val="002512DB"/>
    <w:rsid w:val="00261933"/>
    <w:rsid w:val="0026384F"/>
    <w:rsid w:val="00271B92"/>
    <w:rsid w:val="00273DA2"/>
    <w:rsid w:val="00275574"/>
    <w:rsid w:val="00275BBD"/>
    <w:rsid w:val="00281224"/>
    <w:rsid w:val="002817F0"/>
    <w:rsid w:val="00283BC0"/>
    <w:rsid w:val="00287B82"/>
    <w:rsid w:val="00294D64"/>
    <w:rsid w:val="00296B41"/>
    <w:rsid w:val="00296E32"/>
    <w:rsid w:val="002A2ED3"/>
    <w:rsid w:val="002B5302"/>
    <w:rsid w:val="002C53D0"/>
    <w:rsid w:val="002E2DFB"/>
    <w:rsid w:val="002E5F40"/>
    <w:rsid w:val="002F3901"/>
    <w:rsid w:val="002F72B5"/>
    <w:rsid w:val="002F7627"/>
    <w:rsid w:val="00312FDB"/>
    <w:rsid w:val="00322592"/>
    <w:rsid w:val="00323BE1"/>
    <w:rsid w:val="003244D7"/>
    <w:rsid w:val="003346D4"/>
    <w:rsid w:val="00335F6F"/>
    <w:rsid w:val="00340E88"/>
    <w:rsid w:val="0034122A"/>
    <w:rsid w:val="00345D56"/>
    <w:rsid w:val="00355C87"/>
    <w:rsid w:val="00356A39"/>
    <w:rsid w:val="00357087"/>
    <w:rsid w:val="0035746E"/>
    <w:rsid w:val="00363282"/>
    <w:rsid w:val="00364CFB"/>
    <w:rsid w:val="00366CBD"/>
    <w:rsid w:val="00373F7C"/>
    <w:rsid w:val="00382040"/>
    <w:rsid w:val="00382FF3"/>
    <w:rsid w:val="00384551"/>
    <w:rsid w:val="00385B22"/>
    <w:rsid w:val="003873F0"/>
    <w:rsid w:val="00396595"/>
    <w:rsid w:val="003979F2"/>
    <w:rsid w:val="003A4E0A"/>
    <w:rsid w:val="003B2B2B"/>
    <w:rsid w:val="003B53BC"/>
    <w:rsid w:val="003B7B78"/>
    <w:rsid w:val="003C0973"/>
    <w:rsid w:val="003C7A37"/>
    <w:rsid w:val="003D24D7"/>
    <w:rsid w:val="003D513A"/>
    <w:rsid w:val="003D519C"/>
    <w:rsid w:val="003D7FF2"/>
    <w:rsid w:val="003E208A"/>
    <w:rsid w:val="003F73B5"/>
    <w:rsid w:val="004003E3"/>
    <w:rsid w:val="0040675C"/>
    <w:rsid w:val="00410411"/>
    <w:rsid w:val="0041257D"/>
    <w:rsid w:val="004125AA"/>
    <w:rsid w:val="00417183"/>
    <w:rsid w:val="00417792"/>
    <w:rsid w:val="0042139B"/>
    <w:rsid w:val="0042207C"/>
    <w:rsid w:val="00422F3A"/>
    <w:rsid w:val="00433D09"/>
    <w:rsid w:val="0043539A"/>
    <w:rsid w:val="0043567D"/>
    <w:rsid w:val="00440332"/>
    <w:rsid w:val="0044112C"/>
    <w:rsid w:val="00441E18"/>
    <w:rsid w:val="004447A4"/>
    <w:rsid w:val="00454479"/>
    <w:rsid w:val="004558F0"/>
    <w:rsid w:val="00455C6E"/>
    <w:rsid w:val="004562FF"/>
    <w:rsid w:val="0045653F"/>
    <w:rsid w:val="00462FEA"/>
    <w:rsid w:val="0046778B"/>
    <w:rsid w:val="004746BC"/>
    <w:rsid w:val="0048377B"/>
    <w:rsid w:val="00484AF2"/>
    <w:rsid w:val="00485EEA"/>
    <w:rsid w:val="00497C32"/>
    <w:rsid w:val="004A5711"/>
    <w:rsid w:val="004A6189"/>
    <w:rsid w:val="004B0D84"/>
    <w:rsid w:val="004B3912"/>
    <w:rsid w:val="004B7277"/>
    <w:rsid w:val="004B75A0"/>
    <w:rsid w:val="004C01CA"/>
    <w:rsid w:val="004C257D"/>
    <w:rsid w:val="004C71D2"/>
    <w:rsid w:val="004D72F9"/>
    <w:rsid w:val="004D769E"/>
    <w:rsid w:val="004E30F4"/>
    <w:rsid w:val="004E4712"/>
    <w:rsid w:val="004F137D"/>
    <w:rsid w:val="00510856"/>
    <w:rsid w:val="00514079"/>
    <w:rsid w:val="00514157"/>
    <w:rsid w:val="00514587"/>
    <w:rsid w:val="0051532A"/>
    <w:rsid w:val="00515BCD"/>
    <w:rsid w:val="00517684"/>
    <w:rsid w:val="005209C9"/>
    <w:rsid w:val="00525D70"/>
    <w:rsid w:val="00530899"/>
    <w:rsid w:val="005340B0"/>
    <w:rsid w:val="00535911"/>
    <w:rsid w:val="00537FF9"/>
    <w:rsid w:val="00551F9D"/>
    <w:rsid w:val="005545CD"/>
    <w:rsid w:val="005560C8"/>
    <w:rsid w:val="0056267D"/>
    <w:rsid w:val="00567BE9"/>
    <w:rsid w:val="005767FF"/>
    <w:rsid w:val="005773C2"/>
    <w:rsid w:val="00586B7A"/>
    <w:rsid w:val="005A2333"/>
    <w:rsid w:val="005A6939"/>
    <w:rsid w:val="005A774F"/>
    <w:rsid w:val="005B5F6C"/>
    <w:rsid w:val="005C3B13"/>
    <w:rsid w:val="005C44E9"/>
    <w:rsid w:val="005D01CC"/>
    <w:rsid w:val="005D10F9"/>
    <w:rsid w:val="005D2F12"/>
    <w:rsid w:val="005D362D"/>
    <w:rsid w:val="005D481E"/>
    <w:rsid w:val="005D6626"/>
    <w:rsid w:val="005E6203"/>
    <w:rsid w:val="005E6D53"/>
    <w:rsid w:val="005F10BE"/>
    <w:rsid w:val="005F15F4"/>
    <w:rsid w:val="005F1F9B"/>
    <w:rsid w:val="00601E6D"/>
    <w:rsid w:val="0060279A"/>
    <w:rsid w:val="00604D9F"/>
    <w:rsid w:val="006128D4"/>
    <w:rsid w:val="00613EB0"/>
    <w:rsid w:val="006165FF"/>
    <w:rsid w:val="00616606"/>
    <w:rsid w:val="0062507A"/>
    <w:rsid w:val="006301B9"/>
    <w:rsid w:val="006322C2"/>
    <w:rsid w:val="0063351D"/>
    <w:rsid w:val="00634EB1"/>
    <w:rsid w:val="00640547"/>
    <w:rsid w:val="00656F9E"/>
    <w:rsid w:val="006574C5"/>
    <w:rsid w:val="00661B67"/>
    <w:rsid w:val="006623E4"/>
    <w:rsid w:val="0066628F"/>
    <w:rsid w:val="00674E62"/>
    <w:rsid w:val="0067604D"/>
    <w:rsid w:val="0068003F"/>
    <w:rsid w:val="00681F83"/>
    <w:rsid w:val="00682526"/>
    <w:rsid w:val="00685760"/>
    <w:rsid w:val="006A19FA"/>
    <w:rsid w:val="006A2706"/>
    <w:rsid w:val="006B400D"/>
    <w:rsid w:val="006B56C1"/>
    <w:rsid w:val="006B7997"/>
    <w:rsid w:val="006E3C0A"/>
    <w:rsid w:val="006E4F57"/>
    <w:rsid w:val="006F0642"/>
    <w:rsid w:val="006F7BAD"/>
    <w:rsid w:val="00702E8A"/>
    <w:rsid w:val="00703CB2"/>
    <w:rsid w:val="00704B74"/>
    <w:rsid w:val="007075F7"/>
    <w:rsid w:val="00715F72"/>
    <w:rsid w:val="00723288"/>
    <w:rsid w:val="00726730"/>
    <w:rsid w:val="00733000"/>
    <w:rsid w:val="007345A1"/>
    <w:rsid w:val="00734B5B"/>
    <w:rsid w:val="00737753"/>
    <w:rsid w:val="0074169C"/>
    <w:rsid w:val="00747D5A"/>
    <w:rsid w:val="00750A81"/>
    <w:rsid w:val="007535C3"/>
    <w:rsid w:val="00755E54"/>
    <w:rsid w:val="007560B2"/>
    <w:rsid w:val="007617D1"/>
    <w:rsid w:val="00762491"/>
    <w:rsid w:val="00764C88"/>
    <w:rsid w:val="00766210"/>
    <w:rsid w:val="007705B9"/>
    <w:rsid w:val="00776439"/>
    <w:rsid w:val="0077652C"/>
    <w:rsid w:val="00780BA7"/>
    <w:rsid w:val="00782E83"/>
    <w:rsid w:val="00783757"/>
    <w:rsid w:val="007904AE"/>
    <w:rsid w:val="00793AE9"/>
    <w:rsid w:val="00795C74"/>
    <w:rsid w:val="007A4B3A"/>
    <w:rsid w:val="007B5741"/>
    <w:rsid w:val="007C12C6"/>
    <w:rsid w:val="007C524D"/>
    <w:rsid w:val="007C72C8"/>
    <w:rsid w:val="007C7E61"/>
    <w:rsid w:val="007D1CEF"/>
    <w:rsid w:val="007D25D9"/>
    <w:rsid w:val="007D31D5"/>
    <w:rsid w:val="007D5051"/>
    <w:rsid w:val="007D722A"/>
    <w:rsid w:val="007F41AD"/>
    <w:rsid w:val="007F51C8"/>
    <w:rsid w:val="007F51CF"/>
    <w:rsid w:val="007F619C"/>
    <w:rsid w:val="0080046B"/>
    <w:rsid w:val="008018CD"/>
    <w:rsid w:val="008117D7"/>
    <w:rsid w:val="008178FD"/>
    <w:rsid w:val="00821C3A"/>
    <w:rsid w:val="00822701"/>
    <w:rsid w:val="008329FF"/>
    <w:rsid w:val="00833600"/>
    <w:rsid w:val="00833DE9"/>
    <w:rsid w:val="00835DF3"/>
    <w:rsid w:val="008419B8"/>
    <w:rsid w:val="008428E1"/>
    <w:rsid w:val="0084488D"/>
    <w:rsid w:val="0085422C"/>
    <w:rsid w:val="00855A13"/>
    <w:rsid w:val="00862C7B"/>
    <w:rsid w:val="00864A5F"/>
    <w:rsid w:val="0086557D"/>
    <w:rsid w:val="00873BD3"/>
    <w:rsid w:val="008742A9"/>
    <w:rsid w:val="00882EBC"/>
    <w:rsid w:val="00883E5E"/>
    <w:rsid w:val="00885BED"/>
    <w:rsid w:val="00887BEF"/>
    <w:rsid w:val="00894E68"/>
    <w:rsid w:val="00895C8C"/>
    <w:rsid w:val="00897D4F"/>
    <w:rsid w:val="008A077C"/>
    <w:rsid w:val="008A459A"/>
    <w:rsid w:val="008A5CD2"/>
    <w:rsid w:val="008B5B43"/>
    <w:rsid w:val="008B6C6F"/>
    <w:rsid w:val="008C6C5C"/>
    <w:rsid w:val="008D0320"/>
    <w:rsid w:val="008D76C7"/>
    <w:rsid w:val="008E4154"/>
    <w:rsid w:val="008F3D52"/>
    <w:rsid w:val="0091319B"/>
    <w:rsid w:val="0091498A"/>
    <w:rsid w:val="00915E34"/>
    <w:rsid w:val="00922532"/>
    <w:rsid w:val="00942034"/>
    <w:rsid w:val="0094482D"/>
    <w:rsid w:val="00947B08"/>
    <w:rsid w:val="00956773"/>
    <w:rsid w:val="009601E2"/>
    <w:rsid w:val="00972A7D"/>
    <w:rsid w:val="009804C0"/>
    <w:rsid w:val="00980F0F"/>
    <w:rsid w:val="00981D62"/>
    <w:rsid w:val="0098489D"/>
    <w:rsid w:val="00987A93"/>
    <w:rsid w:val="00991FF9"/>
    <w:rsid w:val="00992E12"/>
    <w:rsid w:val="009A2E1C"/>
    <w:rsid w:val="009A5439"/>
    <w:rsid w:val="009B325E"/>
    <w:rsid w:val="009B5BE6"/>
    <w:rsid w:val="009B793B"/>
    <w:rsid w:val="009D1A6B"/>
    <w:rsid w:val="009D2B4B"/>
    <w:rsid w:val="009D4B08"/>
    <w:rsid w:val="009D5F38"/>
    <w:rsid w:val="009D6B7B"/>
    <w:rsid w:val="009D72E4"/>
    <w:rsid w:val="009E70D7"/>
    <w:rsid w:val="009F1869"/>
    <w:rsid w:val="009F2351"/>
    <w:rsid w:val="009F3E83"/>
    <w:rsid w:val="009F46A5"/>
    <w:rsid w:val="00A10F81"/>
    <w:rsid w:val="00A26C04"/>
    <w:rsid w:val="00A272EC"/>
    <w:rsid w:val="00A302AF"/>
    <w:rsid w:val="00A36117"/>
    <w:rsid w:val="00A374DE"/>
    <w:rsid w:val="00A45433"/>
    <w:rsid w:val="00A5571F"/>
    <w:rsid w:val="00A55ABD"/>
    <w:rsid w:val="00A56947"/>
    <w:rsid w:val="00A6308A"/>
    <w:rsid w:val="00A64129"/>
    <w:rsid w:val="00A71C30"/>
    <w:rsid w:val="00A763D7"/>
    <w:rsid w:val="00A773F6"/>
    <w:rsid w:val="00A909D6"/>
    <w:rsid w:val="00A95241"/>
    <w:rsid w:val="00AA0E9E"/>
    <w:rsid w:val="00AA1784"/>
    <w:rsid w:val="00AA3006"/>
    <w:rsid w:val="00AB57CE"/>
    <w:rsid w:val="00AC1515"/>
    <w:rsid w:val="00AC1E2C"/>
    <w:rsid w:val="00AE15D5"/>
    <w:rsid w:val="00AE2E19"/>
    <w:rsid w:val="00AE3D00"/>
    <w:rsid w:val="00AE3D5B"/>
    <w:rsid w:val="00AE5D8F"/>
    <w:rsid w:val="00AE7A75"/>
    <w:rsid w:val="00AF4524"/>
    <w:rsid w:val="00AF7439"/>
    <w:rsid w:val="00B0250B"/>
    <w:rsid w:val="00B16C8A"/>
    <w:rsid w:val="00B2017B"/>
    <w:rsid w:val="00B2386E"/>
    <w:rsid w:val="00B356F9"/>
    <w:rsid w:val="00B42217"/>
    <w:rsid w:val="00B444EF"/>
    <w:rsid w:val="00B45E02"/>
    <w:rsid w:val="00B56656"/>
    <w:rsid w:val="00B67F55"/>
    <w:rsid w:val="00B7200B"/>
    <w:rsid w:val="00B7626B"/>
    <w:rsid w:val="00B76422"/>
    <w:rsid w:val="00B76F97"/>
    <w:rsid w:val="00B87A14"/>
    <w:rsid w:val="00B94726"/>
    <w:rsid w:val="00B95501"/>
    <w:rsid w:val="00BA48EA"/>
    <w:rsid w:val="00BA5C25"/>
    <w:rsid w:val="00BB3933"/>
    <w:rsid w:val="00BC7D08"/>
    <w:rsid w:val="00BD01BC"/>
    <w:rsid w:val="00BD16D2"/>
    <w:rsid w:val="00BD27B0"/>
    <w:rsid w:val="00BD4118"/>
    <w:rsid w:val="00BD56AC"/>
    <w:rsid w:val="00BD6877"/>
    <w:rsid w:val="00BE703F"/>
    <w:rsid w:val="00BF2A94"/>
    <w:rsid w:val="00BF46E3"/>
    <w:rsid w:val="00C02021"/>
    <w:rsid w:val="00C03B0F"/>
    <w:rsid w:val="00C15868"/>
    <w:rsid w:val="00C1770F"/>
    <w:rsid w:val="00C17A21"/>
    <w:rsid w:val="00C23475"/>
    <w:rsid w:val="00C24B52"/>
    <w:rsid w:val="00C33829"/>
    <w:rsid w:val="00C33BE0"/>
    <w:rsid w:val="00C346D2"/>
    <w:rsid w:val="00C3632E"/>
    <w:rsid w:val="00C36B38"/>
    <w:rsid w:val="00C37519"/>
    <w:rsid w:val="00C60A8B"/>
    <w:rsid w:val="00C64DD7"/>
    <w:rsid w:val="00C73BA5"/>
    <w:rsid w:val="00C77967"/>
    <w:rsid w:val="00C835CD"/>
    <w:rsid w:val="00C84DD5"/>
    <w:rsid w:val="00C8610E"/>
    <w:rsid w:val="00C86FC9"/>
    <w:rsid w:val="00C90D44"/>
    <w:rsid w:val="00C935BE"/>
    <w:rsid w:val="00C957AB"/>
    <w:rsid w:val="00C95E99"/>
    <w:rsid w:val="00CA490F"/>
    <w:rsid w:val="00CA49FC"/>
    <w:rsid w:val="00CB082F"/>
    <w:rsid w:val="00CB29FF"/>
    <w:rsid w:val="00CC61FF"/>
    <w:rsid w:val="00CD2674"/>
    <w:rsid w:val="00CD357D"/>
    <w:rsid w:val="00CE0101"/>
    <w:rsid w:val="00CE3A21"/>
    <w:rsid w:val="00CE63AF"/>
    <w:rsid w:val="00CE7912"/>
    <w:rsid w:val="00CF1AF3"/>
    <w:rsid w:val="00D027EF"/>
    <w:rsid w:val="00D02A08"/>
    <w:rsid w:val="00D1303B"/>
    <w:rsid w:val="00D149A5"/>
    <w:rsid w:val="00D14A33"/>
    <w:rsid w:val="00D14A5E"/>
    <w:rsid w:val="00D1582F"/>
    <w:rsid w:val="00D16B68"/>
    <w:rsid w:val="00D1796F"/>
    <w:rsid w:val="00D21F2B"/>
    <w:rsid w:val="00D24AEE"/>
    <w:rsid w:val="00D31240"/>
    <w:rsid w:val="00D41788"/>
    <w:rsid w:val="00D4267C"/>
    <w:rsid w:val="00D45EEE"/>
    <w:rsid w:val="00D463F4"/>
    <w:rsid w:val="00D6031A"/>
    <w:rsid w:val="00D60D8D"/>
    <w:rsid w:val="00D646E9"/>
    <w:rsid w:val="00D74651"/>
    <w:rsid w:val="00D80DDF"/>
    <w:rsid w:val="00D83079"/>
    <w:rsid w:val="00D83275"/>
    <w:rsid w:val="00D92EAC"/>
    <w:rsid w:val="00DB7866"/>
    <w:rsid w:val="00DD2E3D"/>
    <w:rsid w:val="00DD62D3"/>
    <w:rsid w:val="00DE3CC7"/>
    <w:rsid w:val="00DE532C"/>
    <w:rsid w:val="00DF18C1"/>
    <w:rsid w:val="00DF7E28"/>
    <w:rsid w:val="00E0361F"/>
    <w:rsid w:val="00E03A41"/>
    <w:rsid w:val="00E057A1"/>
    <w:rsid w:val="00E075AC"/>
    <w:rsid w:val="00E1135B"/>
    <w:rsid w:val="00E115FA"/>
    <w:rsid w:val="00E13FF5"/>
    <w:rsid w:val="00E14C57"/>
    <w:rsid w:val="00E15555"/>
    <w:rsid w:val="00E15C70"/>
    <w:rsid w:val="00E23650"/>
    <w:rsid w:val="00E242BA"/>
    <w:rsid w:val="00E3023C"/>
    <w:rsid w:val="00E3478F"/>
    <w:rsid w:val="00E37A6C"/>
    <w:rsid w:val="00E37B04"/>
    <w:rsid w:val="00E4160C"/>
    <w:rsid w:val="00E439AA"/>
    <w:rsid w:val="00E51B61"/>
    <w:rsid w:val="00E52138"/>
    <w:rsid w:val="00E52DFB"/>
    <w:rsid w:val="00E57C8B"/>
    <w:rsid w:val="00E6029D"/>
    <w:rsid w:val="00E6053F"/>
    <w:rsid w:val="00E64E73"/>
    <w:rsid w:val="00E66E9B"/>
    <w:rsid w:val="00E67608"/>
    <w:rsid w:val="00E8094C"/>
    <w:rsid w:val="00E8160C"/>
    <w:rsid w:val="00E8299A"/>
    <w:rsid w:val="00E85AC7"/>
    <w:rsid w:val="00E85BC9"/>
    <w:rsid w:val="00E86027"/>
    <w:rsid w:val="00E9015D"/>
    <w:rsid w:val="00E904D3"/>
    <w:rsid w:val="00E90500"/>
    <w:rsid w:val="00E90507"/>
    <w:rsid w:val="00E9276B"/>
    <w:rsid w:val="00EA11E4"/>
    <w:rsid w:val="00EA4BAB"/>
    <w:rsid w:val="00EA52B4"/>
    <w:rsid w:val="00EA5F6F"/>
    <w:rsid w:val="00EA66DC"/>
    <w:rsid w:val="00EB3210"/>
    <w:rsid w:val="00EB45BF"/>
    <w:rsid w:val="00EB6A82"/>
    <w:rsid w:val="00EC0AFA"/>
    <w:rsid w:val="00EC1218"/>
    <w:rsid w:val="00EC4F5E"/>
    <w:rsid w:val="00EC7ABC"/>
    <w:rsid w:val="00ED24C6"/>
    <w:rsid w:val="00ED3CE6"/>
    <w:rsid w:val="00EE0707"/>
    <w:rsid w:val="00EE2D97"/>
    <w:rsid w:val="00EE672E"/>
    <w:rsid w:val="00EE7906"/>
    <w:rsid w:val="00EF66E0"/>
    <w:rsid w:val="00F0268B"/>
    <w:rsid w:val="00F0407E"/>
    <w:rsid w:val="00F07D60"/>
    <w:rsid w:val="00F11AE9"/>
    <w:rsid w:val="00F1563B"/>
    <w:rsid w:val="00F162D9"/>
    <w:rsid w:val="00F168A4"/>
    <w:rsid w:val="00F20553"/>
    <w:rsid w:val="00F20712"/>
    <w:rsid w:val="00F25EFC"/>
    <w:rsid w:val="00F2652D"/>
    <w:rsid w:val="00F311F6"/>
    <w:rsid w:val="00F31705"/>
    <w:rsid w:val="00F35A72"/>
    <w:rsid w:val="00F364AC"/>
    <w:rsid w:val="00F531EA"/>
    <w:rsid w:val="00F62C9F"/>
    <w:rsid w:val="00F67986"/>
    <w:rsid w:val="00F70491"/>
    <w:rsid w:val="00F71BC2"/>
    <w:rsid w:val="00F9551A"/>
    <w:rsid w:val="00FC7756"/>
    <w:rsid w:val="00FC7A29"/>
    <w:rsid w:val="00FD100A"/>
    <w:rsid w:val="00FD2972"/>
    <w:rsid w:val="00FD2F72"/>
    <w:rsid w:val="00FD3180"/>
    <w:rsid w:val="00FD3BD8"/>
    <w:rsid w:val="00FD5AB7"/>
    <w:rsid w:val="00FE0730"/>
    <w:rsid w:val="00FE1BCC"/>
    <w:rsid w:val="00FE1FF8"/>
    <w:rsid w:val="00FE3F2A"/>
    <w:rsid w:val="00FE7063"/>
    <w:rsid w:val="00FF2C1C"/>
    <w:rsid w:val="00FF4B19"/>
    <w:rsid w:val="00FF6A20"/>
    <w:rsid w:val="00FF7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B35C6"/>
  <w15:chartTrackingRefBased/>
  <w15:docId w15:val="{290349EB-F271-4516-9E21-C0F59A95A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37A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0BA7"/>
    <w:pPr>
      <w:ind w:firstLineChars="200" w:firstLine="420"/>
    </w:pPr>
  </w:style>
  <w:style w:type="paragraph" w:styleId="a4">
    <w:name w:val="Title"/>
    <w:basedOn w:val="a"/>
    <w:next w:val="a"/>
    <w:link w:val="a5"/>
    <w:uiPriority w:val="10"/>
    <w:qFormat/>
    <w:rsid w:val="004746BC"/>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4746BC"/>
    <w:rPr>
      <w:rFonts w:asciiTheme="majorHAnsi" w:eastAsiaTheme="majorEastAsia" w:hAnsiTheme="majorHAnsi" w:cstheme="majorBidi"/>
      <w:b/>
      <w:bCs/>
      <w:sz w:val="32"/>
      <w:szCs w:val="32"/>
    </w:rPr>
  </w:style>
  <w:style w:type="character" w:styleId="a6">
    <w:name w:val="annotation reference"/>
    <w:basedOn w:val="a0"/>
    <w:uiPriority w:val="99"/>
    <w:semiHidden/>
    <w:unhideWhenUsed/>
    <w:rsid w:val="009F1869"/>
    <w:rPr>
      <w:sz w:val="21"/>
      <w:szCs w:val="21"/>
    </w:rPr>
  </w:style>
  <w:style w:type="paragraph" w:styleId="a7">
    <w:name w:val="annotation text"/>
    <w:basedOn w:val="a"/>
    <w:link w:val="a8"/>
    <w:uiPriority w:val="99"/>
    <w:semiHidden/>
    <w:unhideWhenUsed/>
    <w:rsid w:val="009F1869"/>
    <w:pPr>
      <w:jc w:val="left"/>
    </w:pPr>
  </w:style>
  <w:style w:type="character" w:customStyle="1" w:styleId="a8">
    <w:name w:val="批注文字 字符"/>
    <w:basedOn w:val="a0"/>
    <w:link w:val="a7"/>
    <w:uiPriority w:val="99"/>
    <w:semiHidden/>
    <w:rsid w:val="009F1869"/>
  </w:style>
  <w:style w:type="paragraph" w:styleId="a9">
    <w:name w:val="annotation subject"/>
    <w:basedOn w:val="a7"/>
    <w:next w:val="a7"/>
    <w:link w:val="aa"/>
    <w:uiPriority w:val="99"/>
    <w:semiHidden/>
    <w:unhideWhenUsed/>
    <w:rsid w:val="009F1869"/>
    <w:rPr>
      <w:b/>
      <w:bCs/>
    </w:rPr>
  </w:style>
  <w:style w:type="character" w:customStyle="1" w:styleId="aa">
    <w:name w:val="批注主题 字符"/>
    <w:basedOn w:val="a8"/>
    <w:link w:val="a9"/>
    <w:uiPriority w:val="99"/>
    <w:semiHidden/>
    <w:rsid w:val="009F1869"/>
    <w:rPr>
      <w:b/>
      <w:bCs/>
    </w:rPr>
  </w:style>
  <w:style w:type="paragraph" w:styleId="ab">
    <w:name w:val="Balloon Text"/>
    <w:basedOn w:val="a"/>
    <w:link w:val="ac"/>
    <w:uiPriority w:val="99"/>
    <w:semiHidden/>
    <w:unhideWhenUsed/>
    <w:rsid w:val="009F1869"/>
    <w:rPr>
      <w:sz w:val="18"/>
      <w:szCs w:val="18"/>
    </w:rPr>
  </w:style>
  <w:style w:type="character" w:customStyle="1" w:styleId="ac">
    <w:name w:val="批注框文本 字符"/>
    <w:basedOn w:val="a0"/>
    <w:link w:val="ab"/>
    <w:uiPriority w:val="99"/>
    <w:semiHidden/>
    <w:rsid w:val="009F1869"/>
    <w:rPr>
      <w:sz w:val="18"/>
      <w:szCs w:val="18"/>
    </w:rPr>
  </w:style>
  <w:style w:type="paragraph" w:styleId="ad">
    <w:name w:val="header"/>
    <w:basedOn w:val="a"/>
    <w:link w:val="ae"/>
    <w:uiPriority w:val="99"/>
    <w:unhideWhenUsed/>
    <w:rsid w:val="00EA4BAB"/>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EA4BAB"/>
    <w:rPr>
      <w:sz w:val="18"/>
      <w:szCs w:val="18"/>
    </w:rPr>
  </w:style>
  <w:style w:type="paragraph" w:styleId="af">
    <w:name w:val="footer"/>
    <w:basedOn w:val="a"/>
    <w:link w:val="af0"/>
    <w:uiPriority w:val="99"/>
    <w:unhideWhenUsed/>
    <w:rsid w:val="00EA4BAB"/>
    <w:pPr>
      <w:tabs>
        <w:tab w:val="center" w:pos="4153"/>
        <w:tab w:val="right" w:pos="8306"/>
      </w:tabs>
      <w:snapToGrid w:val="0"/>
      <w:jc w:val="left"/>
    </w:pPr>
    <w:rPr>
      <w:sz w:val="18"/>
      <w:szCs w:val="18"/>
    </w:rPr>
  </w:style>
  <w:style w:type="character" w:customStyle="1" w:styleId="af0">
    <w:name w:val="页脚 字符"/>
    <w:basedOn w:val="a0"/>
    <w:link w:val="af"/>
    <w:uiPriority w:val="99"/>
    <w:rsid w:val="00EA4BAB"/>
    <w:rPr>
      <w:sz w:val="18"/>
      <w:szCs w:val="18"/>
    </w:rPr>
  </w:style>
  <w:style w:type="table" w:styleId="af1">
    <w:name w:val="Table Grid"/>
    <w:basedOn w:val="a1"/>
    <w:uiPriority w:val="39"/>
    <w:rsid w:val="00864A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Revision"/>
    <w:hidden/>
    <w:uiPriority w:val="99"/>
    <w:semiHidden/>
    <w:rsid w:val="00B16C8A"/>
  </w:style>
  <w:style w:type="character" w:styleId="af3">
    <w:name w:val="Hyperlink"/>
    <w:basedOn w:val="a0"/>
    <w:uiPriority w:val="99"/>
    <w:semiHidden/>
    <w:unhideWhenUsed/>
    <w:rsid w:val="00682526"/>
    <w:rPr>
      <w:color w:val="0000FF"/>
      <w:u w:val="single"/>
    </w:rPr>
  </w:style>
  <w:style w:type="character" w:styleId="af4">
    <w:name w:val="Emphasis"/>
    <w:basedOn w:val="a0"/>
    <w:uiPriority w:val="20"/>
    <w:qFormat/>
    <w:rsid w:val="00D4267C"/>
    <w:rPr>
      <w:i/>
      <w:iCs/>
    </w:rPr>
  </w:style>
  <w:style w:type="character" w:styleId="af5">
    <w:name w:val="Placeholder Text"/>
    <w:basedOn w:val="a0"/>
    <w:uiPriority w:val="99"/>
    <w:semiHidden/>
    <w:rsid w:val="000837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089004">
      <w:bodyDiv w:val="1"/>
      <w:marLeft w:val="0"/>
      <w:marRight w:val="0"/>
      <w:marTop w:val="0"/>
      <w:marBottom w:val="0"/>
      <w:divBdr>
        <w:top w:val="none" w:sz="0" w:space="0" w:color="auto"/>
        <w:left w:val="none" w:sz="0" w:space="0" w:color="auto"/>
        <w:bottom w:val="none" w:sz="0" w:space="0" w:color="auto"/>
        <w:right w:val="none" w:sz="0" w:space="0" w:color="auto"/>
      </w:divBdr>
    </w:div>
    <w:div w:id="419909461">
      <w:bodyDiv w:val="1"/>
      <w:marLeft w:val="0"/>
      <w:marRight w:val="0"/>
      <w:marTop w:val="0"/>
      <w:marBottom w:val="0"/>
      <w:divBdr>
        <w:top w:val="none" w:sz="0" w:space="0" w:color="auto"/>
        <w:left w:val="none" w:sz="0" w:space="0" w:color="auto"/>
        <w:bottom w:val="none" w:sz="0" w:space="0" w:color="auto"/>
        <w:right w:val="none" w:sz="0" w:space="0" w:color="auto"/>
      </w:divBdr>
    </w:div>
    <w:div w:id="977102656">
      <w:bodyDiv w:val="1"/>
      <w:marLeft w:val="0"/>
      <w:marRight w:val="0"/>
      <w:marTop w:val="0"/>
      <w:marBottom w:val="0"/>
      <w:divBdr>
        <w:top w:val="none" w:sz="0" w:space="0" w:color="auto"/>
        <w:left w:val="none" w:sz="0" w:space="0" w:color="auto"/>
        <w:bottom w:val="none" w:sz="0" w:space="0" w:color="auto"/>
        <w:right w:val="none" w:sz="0" w:space="0" w:color="auto"/>
      </w:divBdr>
    </w:div>
    <w:div w:id="177933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14.bin"/><Relationship Id="rId21" Type="http://schemas.openxmlformats.org/officeDocument/2006/relationships/oleObject" Target="embeddings/oleObject4.bin"/><Relationship Id="rId34" Type="http://schemas.openxmlformats.org/officeDocument/2006/relationships/image" Target="media/image16.wmf"/><Relationship Id="rId42" Type="http://schemas.openxmlformats.org/officeDocument/2006/relationships/image" Target="media/image19.wmf"/><Relationship Id="rId47" Type="http://schemas.openxmlformats.org/officeDocument/2006/relationships/oleObject" Target="embeddings/oleObject18.bin"/><Relationship Id="rId50" Type="http://schemas.openxmlformats.org/officeDocument/2006/relationships/image" Target="media/image23.wmf"/><Relationship Id="rId55" Type="http://schemas.openxmlformats.org/officeDocument/2006/relationships/image" Target="media/image25.wmf"/><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2.bin"/><Relationship Id="rId40" Type="http://schemas.openxmlformats.org/officeDocument/2006/relationships/image" Target="media/image18.wmf"/><Relationship Id="rId45" Type="http://schemas.openxmlformats.org/officeDocument/2006/relationships/oleObject" Target="embeddings/oleObject17.bin"/><Relationship Id="rId53" Type="http://schemas.openxmlformats.org/officeDocument/2006/relationships/image" Target="media/image24.wmf"/><Relationship Id="rId58" Type="http://schemas.openxmlformats.org/officeDocument/2006/relationships/chart" Target="charts/chart1.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oleObject" Target="embeddings/oleObject5.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9.bin"/><Relationship Id="rId57" Type="http://schemas.openxmlformats.org/officeDocument/2006/relationships/image" Target="media/image26.emf"/><Relationship Id="rId61" Type="http://schemas.openxmlformats.org/officeDocument/2006/relationships/image" Target="media/image29.svg"/><Relationship Id="rId10" Type="http://schemas.openxmlformats.org/officeDocument/2006/relationships/image" Target="media/image3.sv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20.wmf"/><Relationship Id="rId52" Type="http://schemas.openxmlformats.org/officeDocument/2006/relationships/oleObject" Target="embeddings/oleObject21.bin"/><Relationship Id="rId60" Type="http://schemas.openxmlformats.org/officeDocument/2006/relationships/image" Target="media/image28.png"/><Relationship Id="rId65" Type="http://schemas.openxmlformats.org/officeDocument/2006/relationships/hyperlink" Target="https://www.heart.org/en/health-topics/arrhythmia/symptoms-diagnosis--monitoring-of-arrhythmi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0.wmf"/><Relationship Id="rId27" Type="http://schemas.openxmlformats.org/officeDocument/2006/relationships/oleObject" Target="embeddings/oleObject7.bin"/><Relationship Id="rId30" Type="http://schemas.openxmlformats.org/officeDocument/2006/relationships/image" Target="media/image14.wmf"/><Relationship Id="rId35" Type="http://schemas.openxmlformats.org/officeDocument/2006/relationships/oleObject" Target="embeddings/oleObject11.bin"/><Relationship Id="rId43" Type="http://schemas.openxmlformats.org/officeDocument/2006/relationships/oleObject" Target="embeddings/oleObject16.bin"/><Relationship Id="rId48" Type="http://schemas.openxmlformats.org/officeDocument/2006/relationships/image" Target="media/image22.wmf"/><Relationship Id="rId56" Type="http://schemas.openxmlformats.org/officeDocument/2006/relationships/oleObject" Target="embeddings/oleObject23.bin"/><Relationship Id="rId64" Type="http://schemas.openxmlformats.org/officeDocument/2006/relationships/image" Target="media/image32.svg"/><Relationship Id="rId8" Type="http://schemas.openxmlformats.org/officeDocument/2006/relationships/image" Target="media/image1.png"/><Relationship Id="rId51"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package" Target="embeddings/Microsoft_Visio_Drawing.vsdx"/><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image" Target="media/image21.wmf"/><Relationship Id="rId59" Type="http://schemas.openxmlformats.org/officeDocument/2006/relationships/image" Target="media/image27.emf"/><Relationship Id="rId67" Type="http://schemas.microsoft.com/office/2011/relationships/people" Target="people.xml"/><Relationship Id="rId20" Type="http://schemas.openxmlformats.org/officeDocument/2006/relationships/image" Target="media/image9.wmf"/><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image" Target="media/image30.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s\Desktop\&#35770;&#25991;\&#34920;&#26684;\basic%20blocks%20vs.%20performanc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14947079989761"/>
          <c:y val="0.17245595367435398"/>
          <c:w val="0.7418843638247109"/>
          <c:h val="0.65852018341554897"/>
        </c:manualLayout>
      </c:layout>
      <c:lineChart>
        <c:grouping val="standard"/>
        <c:varyColors val="0"/>
        <c:ser>
          <c:idx val="1"/>
          <c:order val="1"/>
          <c:tx>
            <c:strRef>
              <c:f>'basic blocks'!$H$5</c:f>
              <c:strCache>
                <c:ptCount val="1"/>
                <c:pt idx="0">
                  <c:v>Memory Requirement</c:v>
                </c:pt>
              </c:strCache>
            </c:strRef>
          </c:tx>
          <c:spPr>
            <a:ln w="15875" cap="sq">
              <a:solidFill>
                <a:schemeClr val="accent1">
                  <a:lumMod val="50000"/>
                </a:schemeClr>
              </a:solidFill>
              <a:prstDash val="sysDot"/>
              <a:round/>
            </a:ln>
            <a:effectLst/>
          </c:spPr>
          <c:marker>
            <c:symbol val="square"/>
            <c:size val="4"/>
            <c:spPr>
              <a:solidFill>
                <a:schemeClr val="accent1">
                  <a:lumMod val="50000"/>
                </a:schemeClr>
              </a:solidFill>
              <a:ln w="22225">
                <a:solidFill>
                  <a:schemeClr val="accent1">
                    <a:lumMod val="50000"/>
                  </a:schemeClr>
                </a:solidFill>
              </a:ln>
              <a:effectLst/>
            </c:spPr>
          </c:marker>
          <c:val>
            <c:numRef>
              <c:f>'basic blocks'!$H$6:$H$13</c:f>
              <c:numCache>
                <c:formatCode>0</c:formatCode>
                <c:ptCount val="8"/>
                <c:pt idx="0">
                  <c:v>903.09765625</c:v>
                </c:pt>
                <c:pt idx="1">
                  <c:v>342.64453125</c:v>
                </c:pt>
                <c:pt idx="2">
                  <c:v>455.26953125</c:v>
                </c:pt>
                <c:pt idx="3">
                  <c:v>495.51953125</c:v>
                </c:pt>
                <c:pt idx="4">
                  <c:v>367.76953125</c:v>
                </c:pt>
                <c:pt idx="5">
                  <c:v>327.45703125</c:v>
                </c:pt>
                <c:pt idx="6">
                  <c:v>316.30078125</c:v>
                </c:pt>
                <c:pt idx="7">
                  <c:v>341.33203125</c:v>
                </c:pt>
              </c:numCache>
            </c:numRef>
          </c:val>
          <c:smooth val="0"/>
          <c:extLst>
            <c:ext xmlns:c16="http://schemas.microsoft.com/office/drawing/2014/chart" uri="{C3380CC4-5D6E-409C-BE32-E72D297353CC}">
              <c16:uniqueId val="{00000000-5CFA-4C68-BFA0-43543D97BD36}"/>
            </c:ext>
          </c:extLst>
        </c:ser>
        <c:dLbls>
          <c:showLegendKey val="0"/>
          <c:showVal val="0"/>
          <c:showCatName val="0"/>
          <c:showSerName val="0"/>
          <c:showPercent val="0"/>
          <c:showBubbleSize val="0"/>
        </c:dLbls>
        <c:marker val="1"/>
        <c:smooth val="0"/>
        <c:axId val="1543139728"/>
        <c:axId val="1543141808"/>
      </c:lineChart>
      <c:lineChart>
        <c:grouping val="standard"/>
        <c:varyColors val="0"/>
        <c:ser>
          <c:idx val="0"/>
          <c:order val="0"/>
          <c:tx>
            <c:strRef>
              <c:f>'basic blocks'!$F$5</c:f>
              <c:strCache>
                <c:ptCount val="1"/>
                <c:pt idx="0">
                  <c:v>OA</c:v>
                </c:pt>
              </c:strCache>
            </c:strRef>
          </c:tx>
          <c:spPr>
            <a:ln w="15875" cap="sq">
              <a:solidFill>
                <a:srgbClr val="FF0000"/>
              </a:solidFill>
              <a:prstDash val="sysDot"/>
              <a:bevel/>
            </a:ln>
            <a:effectLst/>
          </c:spPr>
          <c:marker>
            <c:symbol val="triangle"/>
            <c:size val="4"/>
            <c:spPr>
              <a:solidFill>
                <a:srgbClr val="FF0000"/>
              </a:solidFill>
              <a:ln w="22225">
                <a:solidFill>
                  <a:srgbClr val="FF0000"/>
                </a:solidFill>
              </a:ln>
              <a:effectLst/>
            </c:spPr>
          </c:marker>
          <c:cat>
            <c:strRef>
              <c:f>'basic blocks'!$E$5:$E$13</c:f>
              <c:strCache>
                <c:ptCount val="9"/>
                <c:pt idx="0">
                  <c:v>basic blocks</c:v>
                </c:pt>
                <c:pt idx="1">
                  <c:v>8</c:v>
                </c:pt>
                <c:pt idx="2">
                  <c:v>7</c:v>
                </c:pt>
                <c:pt idx="3">
                  <c:v>6</c:v>
                </c:pt>
                <c:pt idx="4">
                  <c:v>5</c:v>
                </c:pt>
                <c:pt idx="5">
                  <c:v>4</c:v>
                </c:pt>
                <c:pt idx="6">
                  <c:v>3</c:v>
                </c:pt>
                <c:pt idx="7">
                  <c:v>2</c:v>
                </c:pt>
                <c:pt idx="8">
                  <c:v>1</c:v>
                </c:pt>
              </c:strCache>
            </c:strRef>
          </c:cat>
          <c:val>
            <c:numRef>
              <c:f>'basic blocks'!$F$6:$F$13</c:f>
              <c:numCache>
                <c:formatCode>General</c:formatCode>
                <c:ptCount val="8"/>
                <c:pt idx="0">
                  <c:v>45.1</c:v>
                </c:pt>
                <c:pt idx="1">
                  <c:v>71.400000000000006</c:v>
                </c:pt>
                <c:pt idx="2">
                  <c:v>86.2</c:v>
                </c:pt>
                <c:pt idx="3">
                  <c:v>92.1</c:v>
                </c:pt>
                <c:pt idx="4">
                  <c:v>94.7</c:v>
                </c:pt>
                <c:pt idx="5">
                  <c:v>95.4</c:v>
                </c:pt>
                <c:pt idx="6">
                  <c:v>95.7</c:v>
                </c:pt>
                <c:pt idx="7">
                  <c:v>95.1</c:v>
                </c:pt>
              </c:numCache>
            </c:numRef>
          </c:val>
          <c:smooth val="0"/>
          <c:extLst>
            <c:ext xmlns:c16="http://schemas.microsoft.com/office/drawing/2014/chart" uri="{C3380CC4-5D6E-409C-BE32-E72D297353CC}">
              <c16:uniqueId val="{00000001-5CFA-4C68-BFA0-43543D97BD36}"/>
            </c:ext>
          </c:extLst>
        </c:ser>
        <c:dLbls>
          <c:showLegendKey val="0"/>
          <c:showVal val="0"/>
          <c:showCatName val="0"/>
          <c:showSerName val="0"/>
          <c:showPercent val="0"/>
          <c:showBubbleSize val="0"/>
        </c:dLbls>
        <c:upDownBars>
          <c:gapWidth val="150"/>
          <c:upBars>
            <c:spPr>
              <a:solidFill>
                <a:schemeClr val="lt1"/>
              </a:solidFill>
              <a:ln w="9525">
                <a:solidFill>
                  <a:schemeClr val="tx1">
                    <a:lumMod val="15000"/>
                    <a:lumOff val="85000"/>
                  </a:schemeClr>
                </a:solidFill>
              </a:ln>
              <a:effectLst/>
            </c:spPr>
          </c:upBars>
          <c:downBars>
            <c:spPr>
              <a:solidFill>
                <a:schemeClr val="dk1">
                  <a:lumMod val="65000"/>
                  <a:lumOff val="35000"/>
                </a:schemeClr>
              </a:solidFill>
              <a:ln w="9525">
                <a:solidFill>
                  <a:schemeClr val="tx1">
                    <a:lumMod val="65000"/>
                    <a:lumOff val="35000"/>
                  </a:schemeClr>
                </a:solidFill>
              </a:ln>
              <a:effectLst/>
            </c:spPr>
          </c:downBars>
        </c:upDownBars>
        <c:marker val="1"/>
        <c:smooth val="0"/>
        <c:axId val="1541991520"/>
        <c:axId val="1544569376"/>
      </c:lineChart>
      <c:catAx>
        <c:axId val="1543139728"/>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95000"/>
                        <a:lumOff val="5000"/>
                      </a:schemeClr>
                    </a:solidFill>
                    <a:latin typeface="Times New Roman" panose="02020603050405020304" pitchFamily="18" charset="0"/>
                    <a:ea typeface="+mn-ea"/>
                    <a:cs typeface="+mn-cs"/>
                  </a:defRPr>
                </a:pPr>
                <a:r>
                  <a:rPr lang="en-US" baseline="0">
                    <a:latin typeface="Times New Roman" panose="02020603050405020304" pitchFamily="18" charset="0"/>
                  </a:rPr>
                  <a:t>Basic Blocks</a:t>
                </a:r>
                <a:endParaRPr lang="zh-CN" baseline="0">
                  <a:latin typeface="Times New Roman" panose="02020603050405020304" pitchFamily="18" charset="0"/>
                </a:endParaRPr>
              </a:p>
            </c:rich>
          </c:tx>
          <c:layout>
            <c:manualLayout>
              <c:xMode val="edge"/>
              <c:yMode val="edge"/>
              <c:x val="0.39478329734777035"/>
              <c:y val="0.9050953025776235"/>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95000"/>
                      <a:lumOff val="5000"/>
                    </a:schemeClr>
                  </a:solidFill>
                  <a:latin typeface="Times New Roman" panose="02020603050405020304" pitchFamily="18" charset="0"/>
                  <a:ea typeface="+mn-ea"/>
                  <a:cs typeface="+mn-cs"/>
                </a:defRPr>
              </a:pPr>
              <a:endParaRPr lang="zh-CN"/>
            </a:p>
          </c:txPr>
        </c:title>
        <c:majorTickMark val="in"/>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chemeClr val="tx1">
                    <a:lumMod val="95000"/>
                    <a:lumOff val="5000"/>
                  </a:schemeClr>
                </a:solidFill>
                <a:latin typeface="Times New Roman" panose="02020603050405020304" pitchFamily="18" charset="0"/>
                <a:ea typeface="+mn-ea"/>
                <a:cs typeface="+mn-cs"/>
              </a:defRPr>
            </a:pPr>
            <a:endParaRPr lang="zh-CN"/>
          </a:p>
        </c:txPr>
        <c:crossAx val="1543141808"/>
        <c:crosses val="autoZero"/>
        <c:auto val="1"/>
        <c:lblAlgn val="ctr"/>
        <c:lblOffset val="100"/>
        <c:tickLblSkip val="1"/>
        <c:noMultiLvlLbl val="0"/>
      </c:catAx>
      <c:valAx>
        <c:axId val="1543141808"/>
        <c:scaling>
          <c:orientation val="minMax"/>
          <c:max val="1000"/>
          <c:min val="300"/>
        </c:scaling>
        <c:delete val="0"/>
        <c:axPos val="l"/>
        <c:title>
          <c:tx>
            <c:rich>
              <a:bodyPr rot="-5400000" spcFirstLastPara="1" vertOverflow="ellipsis" vert="horz" wrap="square" anchor="ctr" anchorCtr="1"/>
              <a:lstStyle/>
              <a:p>
                <a:pPr>
                  <a:defRPr sz="1100" b="0" i="0" u="none" strike="noStrike" kern="1200" baseline="0">
                    <a:solidFill>
                      <a:schemeClr val="tx1">
                        <a:lumMod val="95000"/>
                        <a:lumOff val="5000"/>
                      </a:schemeClr>
                    </a:solidFill>
                    <a:latin typeface="Times New Roman" panose="02020603050405020304" pitchFamily="18" charset="0"/>
                    <a:ea typeface="+mn-ea"/>
                    <a:cs typeface="+mn-cs"/>
                  </a:defRPr>
                </a:pPr>
                <a:r>
                  <a:rPr lang="en-US" baseline="0">
                    <a:latin typeface="Times New Roman" panose="02020603050405020304" pitchFamily="18" charset="0"/>
                  </a:rPr>
                  <a:t>Memory Consumption (</a:t>
                </a:r>
                <a:r>
                  <a:rPr lang="en-US" baseline="0">
                    <a:solidFill>
                      <a:schemeClr val="tx1">
                        <a:lumMod val="95000"/>
                        <a:lumOff val="5000"/>
                      </a:schemeClr>
                    </a:solidFill>
                    <a:latin typeface="Times New Roman" panose="02020603050405020304" pitchFamily="18" charset="0"/>
                  </a:rPr>
                  <a:t>KB</a:t>
                </a:r>
                <a:r>
                  <a:rPr lang="en-US" baseline="0">
                    <a:latin typeface="Times New Roman" panose="02020603050405020304" pitchFamily="18" charset="0"/>
                  </a:rPr>
                  <a:t>)</a:t>
                </a:r>
                <a:endParaRPr lang="zh-CN" baseline="0">
                  <a:latin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95000"/>
                      <a:lumOff val="5000"/>
                    </a:schemeClr>
                  </a:solidFill>
                  <a:latin typeface="Times New Roman" panose="02020603050405020304" pitchFamily="18" charset="0"/>
                  <a:ea typeface="+mn-ea"/>
                  <a:cs typeface="+mn-cs"/>
                </a:defRPr>
              </a:pPr>
              <a:endParaRPr lang="zh-CN"/>
            </a:p>
          </c:txPr>
        </c:title>
        <c:numFmt formatCode="0" sourceLinked="1"/>
        <c:majorTickMark val="in"/>
        <c:minorTickMark val="none"/>
        <c:tickLblPos val="nextTo"/>
        <c:spPr>
          <a:noFill/>
          <a:ln w="12700">
            <a:solidFill>
              <a:schemeClr val="tx1"/>
            </a:solidFill>
            <a:headEnd type="none"/>
            <a:tailEnd type="stealth"/>
          </a:ln>
          <a:effectLst/>
        </c:spPr>
        <c:txPr>
          <a:bodyPr rot="-60000000" spcFirstLastPara="1" vertOverflow="ellipsis" vert="horz" wrap="square" anchor="ctr" anchorCtr="1"/>
          <a:lstStyle/>
          <a:p>
            <a:pPr>
              <a:defRPr sz="1000" b="0" i="0" u="none" strike="noStrike" kern="1200" baseline="0">
                <a:solidFill>
                  <a:schemeClr val="tx1">
                    <a:lumMod val="95000"/>
                    <a:lumOff val="5000"/>
                  </a:schemeClr>
                </a:solidFill>
                <a:latin typeface="Times New Roman" panose="02020603050405020304" pitchFamily="18" charset="0"/>
                <a:ea typeface="+mn-ea"/>
                <a:cs typeface="+mn-cs"/>
              </a:defRPr>
            </a:pPr>
            <a:endParaRPr lang="zh-CN"/>
          </a:p>
        </c:txPr>
        <c:crossAx val="1543139728"/>
        <c:crossesAt val="1"/>
        <c:crossBetween val="midCat"/>
        <c:majorUnit val="100"/>
        <c:minorUnit val="20"/>
      </c:valAx>
      <c:valAx>
        <c:axId val="1544569376"/>
        <c:scaling>
          <c:orientation val="minMax"/>
          <c:max val="100"/>
          <c:min val="45"/>
        </c:scaling>
        <c:delete val="0"/>
        <c:axPos val="r"/>
        <c:majorGridlines>
          <c:spPr>
            <a:ln w="9525" cap="flat" cmpd="sng" algn="ctr">
              <a:solidFill>
                <a:schemeClr val="tx1">
                  <a:lumMod val="15000"/>
                  <a:lumOff val="85000"/>
                </a:schemeClr>
              </a:solidFill>
              <a:prstDash val="lgDash"/>
              <a:round/>
            </a:ln>
            <a:effectLst/>
          </c:spPr>
        </c:majorGridlines>
        <c:minorGridlines>
          <c:spPr>
            <a:ln w="9525" cap="flat" cmpd="sng" algn="ctr">
              <a:noFill/>
              <a:prstDash val="lgDash"/>
              <a:round/>
            </a:ln>
            <a:effectLst/>
          </c:spPr>
        </c:minorGridlines>
        <c:title>
          <c:tx>
            <c:rich>
              <a:bodyPr rot="-5400000" spcFirstLastPara="1" vertOverflow="ellipsis" vert="horz" wrap="square" anchor="ctr" anchorCtr="1"/>
              <a:lstStyle/>
              <a:p>
                <a:pPr>
                  <a:defRPr sz="1100" b="0" i="0" u="none" strike="noStrike" kern="1200" baseline="0">
                    <a:solidFill>
                      <a:schemeClr val="tx1">
                        <a:lumMod val="95000"/>
                        <a:lumOff val="5000"/>
                      </a:schemeClr>
                    </a:solidFill>
                    <a:latin typeface="Times New Roman" panose="02020603050405020304" pitchFamily="18" charset="0"/>
                    <a:ea typeface="+mn-ea"/>
                    <a:cs typeface="+mn-cs"/>
                  </a:defRPr>
                </a:pPr>
                <a:r>
                  <a:rPr lang="en-US" baseline="0">
                    <a:solidFill>
                      <a:schemeClr val="tx1">
                        <a:lumMod val="95000"/>
                        <a:lumOff val="5000"/>
                      </a:schemeClr>
                    </a:solidFill>
                    <a:latin typeface="Times New Roman" panose="02020603050405020304" pitchFamily="18" charset="0"/>
                  </a:rPr>
                  <a:t>Overall Accuracy (%)</a:t>
                </a:r>
                <a:endParaRPr lang="zh-CN" baseline="0">
                  <a:solidFill>
                    <a:schemeClr val="tx1">
                      <a:lumMod val="95000"/>
                      <a:lumOff val="5000"/>
                    </a:schemeClr>
                  </a:solidFill>
                  <a:latin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95000"/>
                      <a:lumOff val="5000"/>
                    </a:schemeClr>
                  </a:solidFill>
                  <a:latin typeface="Times New Roman" panose="02020603050405020304" pitchFamily="18" charset="0"/>
                  <a:ea typeface="+mn-ea"/>
                  <a:cs typeface="+mn-cs"/>
                </a:defRPr>
              </a:pPr>
              <a:endParaRPr lang="zh-CN"/>
            </a:p>
          </c:txPr>
        </c:title>
        <c:numFmt formatCode="General" sourceLinked="1"/>
        <c:majorTickMark val="in"/>
        <c:minorTickMark val="none"/>
        <c:tickLblPos val="nextTo"/>
        <c:spPr>
          <a:noFill/>
          <a:ln w="12700">
            <a:solidFill>
              <a:schemeClr val="tx1"/>
            </a:solidFill>
          </a:ln>
          <a:effectLst/>
        </c:spPr>
        <c:txPr>
          <a:bodyPr rot="-60000000" spcFirstLastPara="1" vertOverflow="ellipsis" vert="horz" wrap="square" anchor="ctr" anchorCtr="1"/>
          <a:lstStyle/>
          <a:p>
            <a:pPr>
              <a:defRPr sz="1100" b="0" i="0" u="none" strike="noStrike" kern="1200" baseline="0">
                <a:solidFill>
                  <a:schemeClr val="tx1">
                    <a:lumMod val="95000"/>
                    <a:lumOff val="5000"/>
                  </a:schemeClr>
                </a:solidFill>
                <a:latin typeface="Times New Roman" panose="02020603050405020304" pitchFamily="18" charset="0"/>
                <a:ea typeface="+mn-ea"/>
                <a:cs typeface="+mn-cs"/>
              </a:defRPr>
            </a:pPr>
            <a:endParaRPr lang="zh-CN"/>
          </a:p>
        </c:txPr>
        <c:crossAx val="1541991520"/>
        <c:crosses val="max"/>
        <c:crossBetween val="between"/>
        <c:majorUnit val="10"/>
      </c:valAx>
      <c:catAx>
        <c:axId val="1541991520"/>
        <c:scaling>
          <c:orientation val="minMax"/>
        </c:scaling>
        <c:delete val="1"/>
        <c:axPos val="b"/>
        <c:numFmt formatCode="General" sourceLinked="1"/>
        <c:majorTickMark val="out"/>
        <c:minorTickMark val="none"/>
        <c:tickLblPos val="nextTo"/>
        <c:crossAx val="1544569376"/>
        <c:crosses val="autoZero"/>
        <c:auto val="1"/>
        <c:lblAlgn val="ctr"/>
        <c:lblOffset val="100"/>
        <c:noMultiLvlLbl val="0"/>
      </c:catAx>
      <c:spPr>
        <a:noFill/>
        <a:ln w="15875">
          <a:noFill/>
        </a:ln>
        <a:effectLst/>
      </c:spPr>
    </c:plotArea>
    <c:legend>
      <c:legendPos val="t"/>
      <c:legendEntry>
        <c:idx val="0"/>
        <c:txPr>
          <a:bodyPr rot="0" spcFirstLastPara="1" vertOverflow="ellipsis" vert="horz" wrap="square" anchor="ctr" anchorCtr="1"/>
          <a:lstStyle/>
          <a:p>
            <a:pPr>
              <a:defRPr sz="800" b="0" i="0" u="none" strike="noStrike" kern="1200" baseline="0">
                <a:solidFill>
                  <a:schemeClr val="tx1">
                    <a:lumMod val="95000"/>
                    <a:lumOff val="5000"/>
                  </a:schemeClr>
                </a:solidFill>
                <a:latin typeface="Times New Roman" panose="02020603050405020304" pitchFamily="18" charset="0"/>
                <a:ea typeface="+mn-ea"/>
                <a:cs typeface="+mn-cs"/>
              </a:defRPr>
            </a:pPr>
            <a:endParaRPr lang="zh-CN"/>
          </a:p>
        </c:txPr>
      </c:legendEntry>
      <c:legendEntry>
        <c:idx val="1"/>
        <c:txPr>
          <a:bodyPr rot="0" spcFirstLastPara="1" vertOverflow="ellipsis" vert="horz" wrap="square" anchor="ctr" anchorCtr="1"/>
          <a:lstStyle/>
          <a:p>
            <a:pPr>
              <a:defRPr sz="800" b="0" i="0" u="none" strike="noStrike" kern="1200" baseline="0">
                <a:solidFill>
                  <a:schemeClr val="tx1">
                    <a:lumMod val="95000"/>
                    <a:lumOff val="5000"/>
                  </a:schemeClr>
                </a:solidFill>
                <a:latin typeface="Times New Roman" panose="02020603050405020304" pitchFamily="18" charset="0"/>
                <a:ea typeface="+mn-ea"/>
                <a:cs typeface="+mn-cs"/>
              </a:defRPr>
            </a:pPr>
            <a:endParaRPr lang="zh-CN"/>
          </a:p>
        </c:txPr>
      </c:legendEntry>
      <c:layout>
        <c:manualLayout>
          <c:xMode val="edge"/>
          <c:yMode val="edge"/>
          <c:x val="0.32942844381545999"/>
          <c:y val="2.6064224191037291E-2"/>
          <c:w val="0.35661713413930335"/>
          <c:h val="0.12823588134285763"/>
        </c:manualLayout>
      </c:layout>
      <c:overlay val="0"/>
      <c:spPr>
        <a:noFill/>
        <a:ln>
          <a:solidFill>
            <a:schemeClr val="tx1"/>
          </a:solidFill>
        </a:ln>
        <a:effectLst/>
      </c:spPr>
      <c:txPr>
        <a:bodyPr rot="0" spcFirstLastPara="1" vertOverflow="ellipsis" vert="horz" wrap="square" anchor="ctr" anchorCtr="1"/>
        <a:lstStyle/>
        <a:p>
          <a:pPr>
            <a:defRPr sz="800" b="0" i="0" u="none" strike="noStrike" kern="1200" baseline="0">
              <a:solidFill>
                <a:schemeClr val="tx1">
                  <a:lumMod val="95000"/>
                  <a:lumOff val="5000"/>
                </a:schemeClr>
              </a:solidFill>
              <a:latin typeface="Times New Roman" panose="02020603050405020304" pitchFamily="18" charset="0"/>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lgn="just">
        <a:defRPr sz="1100" baseline="0">
          <a:solidFill>
            <a:schemeClr val="tx1">
              <a:lumMod val="95000"/>
              <a:lumOff val="5000"/>
            </a:schemeClr>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076C11-7F6F-4CD6-B35D-1DE723371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10324</TotalTime>
  <Pages>18</Pages>
  <Words>7360</Words>
  <Characters>41953</Characters>
  <Application>Microsoft Office Word</Application>
  <DocSecurity>0</DocSecurity>
  <Lines>349</Lines>
  <Paragraphs>98</Paragraphs>
  <ScaleCrop>false</ScaleCrop>
  <Company/>
  <LinksUpToDate>false</LinksUpToDate>
  <CharactersWithSpaces>49215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Zhiqing</dc:creator>
  <cp:keywords/>
  <dc:description/>
  <cp:lastModifiedBy>Li Zhiqing</cp:lastModifiedBy>
  <cp:revision>48</cp:revision>
  <dcterms:created xsi:type="dcterms:W3CDTF">2019-12-27T02:56:00Z</dcterms:created>
  <dcterms:modified xsi:type="dcterms:W3CDTF">2020-04-05T14:30:00Z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d6a5c99d-4ef7-31c5-9ecf-ef314b57fa70</vt:lpwstr>
  </property>
  <property fmtid="{D5CDD505-2E9C-101B-9397-08002B2CF9AE}" pid="24" name="Mendeley Citation Style_1">
    <vt:lpwstr>http://www.zotero.org/styles/apa</vt:lpwstr>
  </property>
  <property fmtid="{D5CDD505-2E9C-101B-9397-08002B2CF9AE}" pid="25" name="MTWinEqns">
    <vt:bool>true</vt:bool>
  </property>
</Properties>
</file>